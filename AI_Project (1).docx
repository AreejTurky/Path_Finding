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C1C9D5" w14:textId="0F03448B" w:rsidR="000F3B35" w:rsidRDefault="000F3B35" w:rsidP="009D2467">
      <w:pPr>
        <w:pStyle w:val="NormalWeb"/>
        <w:shd w:val="clear" w:color="auto" w:fill="FFFFFF"/>
        <w:spacing w:before="0" w:beforeAutospacing="0" w:after="0" w:afterAutospacing="0"/>
        <w:ind w:left="1440" w:firstLine="720"/>
        <w:rPr>
          <w:rFonts w:ascii="HighTowerText" w:hAnsi="HighTowerText"/>
          <w:color w:val="72C6FF"/>
          <w:sz w:val="28"/>
          <w:szCs w:val="28"/>
        </w:rPr>
      </w:pPr>
      <w:r>
        <w:rPr>
          <w:rFonts w:ascii="HighTowerText" w:hAnsi="HighTowerText"/>
          <w:color w:val="72C6FF"/>
          <w:sz w:val="28"/>
          <w:szCs w:val="28"/>
        </w:rPr>
        <w:t xml:space="preserve">      Al Imam Mohammad Ibn Saud Islamic University</w:t>
      </w:r>
    </w:p>
    <w:p w14:paraId="3E7F3356" w14:textId="32C5C29B" w:rsidR="000F3B35" w:rsidRDefault="000F3B35" w:rsidP="000F3B35">
      <w:pPr>
        <w:pStyle w:val="NormalWeb"/>
        <w:shd w:val="clear" w:color="auto" w:fill="FFFFFF"/>
        <w:spacing w:before="0" w:beforeAutospacing="0" w:after="0" w:afterAutospacing="0"/>
        <w:ind w:left="1440" w:firstLine="720"/>
      </w:pPr>
      <w:r w:rsidRPr="000F3B35">
        <w:rPr>
          <w:rFonts w:ascii="HighTowerText" w:hAnsi="HighTowerText"/>
          <w:color w:val="72C6FF"/>
          <w:sz w:val="26"/>
        </w:rPr>
        <w:t>College of Computer and Information Sciences</w:t>
      </w:r>
    </w:p>
    <w:p w14:paraId="30E144C2" w14:textId="1391FEBF" w:rsidR="000F3B35" w:rsidRPr="000F3B35" w:rsidRDefault="000F3B35" w:rsidP="000F3B35">
      <w:pPr>
        <w:pStyle w:val="NormalWeb"/>
        <w:shd w:val="clear" w:color="auto" w:fill="FFFFFF"/>
        <w:spacing w:before="0" w:beforeAutospacing="0" w:after="0" w:afterAutospacing="0"/>
        <w:jc w:val="center"/>
        <w:rPr>
          <w:sz w:val="15"/>
          <w:szCs w:val="15"/>
        </w:rPr>
      </w:pPr>
      <w:r w:rsidRPr="000F3B35">
        <w:rPr>
          <w:rFonts w:ascii="HighTowerText" w:hAnsi="HighTowerText"/>
          <w:color w:val="72C6FF"/>
          <w:sz w:val="32"/>
          <w:szCs w:val="22"/>
        </w:rPr>
        <w:t>Computer Science Department</w:t>
      </w:r>
    </w:p>
    <w:p w14:paraId="6B7D324E" w14:textId="77777777" w:rsidR="000F3B35" w:rsidRPr="000F3B35" w:rsidRDefault="000F3B35" w:rsidP="000F3B35">
      <w:pPr>
        <w:pStyle w:val="NormalWeb"/>
        <w:shd w:val="clear" w:color="auto" w:fill="FFFFFF"/>
        <w:spacing w:before="0" w:beforeAutospacing="0" w:after="0" w:afterAutospacing="0"/>
        <w:jc w:val="center"/>
        <w:rPr>
          <w:rFonts w:ascii="HighTowerText" w:hAnsi="HighTowerText"/>
          <w:sz w:val="26"/>
        </w:rPr>
      </w:pPr>
      <w:r w:rsidRPr="000F3B35">
        <w:rPr>
          <w:rFonts w:ascii="HighTowerText" w:hAnsi="HighTowerText"/>
          <w:sz w:val="26"/>
        </w:rPr>
        <w:t xml:space="preserve">CS </w:t>
      </w:r>
      <w:r w:rsidRPr="000F3B35">
        <w:rPr>
          <w:rFonts w:ascii="HighTowerText" w:hAnsi="HighTowerText"/>
          <w:color w:val="FF0000"/>
          <w:sz w:val="26"/>
        </w:rPr>
        <w:t xml:space="preserve">361 </w:t>
      </w:r>
      <w:r w:rsidRPr="000F3B35">
        <w:rPr>
          <w:rFonts w:ascii="HighTowerText" w:hAnsi="HighTowerText"/>
          <w:sz w:val="26"/>
        </w:rPr>
        <w:t>– Artificial Intelligence</w:t>
      </w:r>
    </w:p>
    <w:p w14:paraId="3C368B7D" w14:textId="4748FC81" w:rsidR="000F3B35" w:rsidRPr="000F3B35" w:rsidRDefault="000F3B35" w:rsidP="000F3B35">
      <w:pPr>
        <w:pStyle w:val="NormalWeb"/>
        <w:shd w:val="clear" w:color="auto" w:fill="FFFFFF"/>
        <w:spacing w:before="0" w:beforeAutospacing="0" w:after="0" w:afterAutospacing="0"/>
        <w:jc w:val="center"/>
        <w:rPr>
          <w:rFonts w:ascii="HighTowerText" w:hAnsi="HighTowerText"/>
          <w:sz w:val="26"/>
        </w:rPr>
      </w:pPr>
      <w:r w:rsidRPr="000F3B35">
        <w:rPr>
          <w:rFonts w:ascii="HighTowerText" w:hAnsi="HighTowerText"/>
          <w:sz w:val="26"/>
        </w:rPr>
        <w:t>Fall 2021 - Semester Project</w:t>
      </w:r>
    </w:p>
    <w:p w14:paraId="4D178A23" w14:textId="560BB6A8" w:rsidR="000F3B35" w:rsidRPr="000F3B35" w:rsidRDefault="000F3B35" w:rsidP="000F3B35">
      <w:pPr>
        <w:pStyle w:val="NormalWeb"/>
        <w:shd w:val="clear" w:color="auto" w:fill="FFFFFF"/>
        <w:spacing w:before="0" w:beforeAutospacing="0" w:after="0" w:afterAutospacing="0"/>
        <w:jc w:val="center"/>
        <w:rPr>
          <w:sz w:val="22"/>
          <w:szCs w:val="22"/>
        </w:rPr>
      </w:pPr>
      <w:r w:rsidRPr="000F3B35">
        <w:rPr>
          <w:rFonts w:ascii="HighTowerText" w:hAnsi="HighTowerText"/>
          <w:sz w:val="26"/>
        </w:rPr>
        <w:t>Developing Interactive AI Tutorials</w:t>
      </w:r>
    </w:p>
    <w:p w14:paraId="52C9B7DA" w14:textId="77777777" w:rsidR="000F3B35" w:rsidRPr="000F3B35" w:rsidRDefault="000F3B35" w:rsidP="000F3B35">
      <w:pPr>
        <w:jc w:val="center"/>
        <w:rPr>
          <w:b/>
          <w:sz w:val="21"/>
          <w:szCs w:val="21"/>
        </w:rPr>
      </w:pPr>
    </w:p>
    <w:p w14:paraId="1F9F007C" w14:textId="3ADC02AF" w:rsidR="000F3B35" w:rsidRDefault="000F3B35" w:rsidP="000F3B35">
      <w:r>
        <w:rPr>
          <w:noProof/>
        </w:rPr>
        <mc:AlternateContent>
          <mc:Choice Requires="wps">
            <w:drawing>
              <wp:anchor distT="0" distB="0" distL="114300" distR="114300" simplePos="0" relativeHeight="251658240" behindDoc="0" locked="0" layoutInCell="1" allowOverlap="1" wp14:anchorId="255FC4E0" wp14:editId="079E101A">
                <wp:simplePos x="0" y="0"/>
                <wp:positionH relativeFrom="column">
                  <wp:posOffset>1248937</wp:posOffset>
                </wp:positionH>
                <wp:positionV relativeFrom="paragraph">
                  <wp:posOffset>124212</wp:posOffset>
                </wp:positionV>
                <wp:extent cx="3512634" cy="0"/>
                <wp:effectExtent l="0" t="12700" r="18415" b="12700"/>
                <wp:wrapNone/>
                <wp:docPr id="1" name="Straight Connector 1"/>
                <wp:cNvGraphicFramePr/>
                <a:graphic xmlns:a="http://schemas.openxmlformats.org/drawingml/2006/main">
                  <a:graphicData uri="http://schemas.microsoft.com/office/word/2010/wordprocessingShape">
                    <wps:wsp>
                      <wps:cNvCnPr/>
                      <wps:spPr>
                        <a:xfrm>
                          <a:off x="0" y="0"/>
                          <a:ext cx="3512634" cy="0"/>
                        </a:xfrm>
                        <a:prstGeom prst="line">
                          <a:avLst/>
                        </a:prstGeom>
                        <a:ln>
                          <a:solidFill>
                            <a:srgbClr val="00B0F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432458E1" id="Straight Connector 1"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98.35pt,9.8pt" to="374.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" strokecolor="#00b0f0" strokeweight="1.5pt">
                <v:stroke joinstyle="miter"/>
              </v:line>
            </w:pict>
          </mc:Fallback>
        </mc:AlternateContent>
      </w:r>
    </w:p>
    <w:p w14:paraId="301540EC" w14:textId="0B69329C" w:rsidR="000F3B35" w:rsidRDefault="000F3B35"/>
    <w:p w14:paraId="5DC7414B" w14:textId="4020C40C" w:rsidR="000F3B35" w:rsidRDefault="000F5BC1">
      <w:r>
        <w:rPr>
          <w:noProof/>
        </w:rPr>
        <w:drawing>
          <wp:anchor distT="0" distB="0" distL="114300" distR="114300" simplePos="0" relativeHeight="251658259" behindDoc="0" locked="0" layoutInCell="1" allowOverlap="1" wp14:anchorId="7160A45B" wp14:editId="555DA804">
            <wp:simplePos x="0" y="0"/>
            <wp:positionH relativeFrom="margin">
              <wp:align>center</wp:align>
            </wp:positionH>
            <wp:positionV relativeFrom="paragraph">
              <wp:posOffset>272142</wp:posOffset>
            </wp:positionV>
            <wp:extent cx="2107453" cy="1243106"/>
            <wp:effectExtent l="0" t="0" r="7620" b="0"/>
            <wp:wrapTopAndBottom/>
            <wp:docPr id="1200606036" name="Picture 1200606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2107453" cy="1243106"/>
                    </a:xfrm>
                    <a:prstGeom prst="rect">
                      <a:avLst/>
                    </a:prstGeom>
                  </pic:spPr>
                </pic:pic>
              </a:graphicData>
            </a:graphic>
          </wp:anchor>
        </w:drawing>
      </w:r>
    </w:p>
    <w:p w14:paraId="440DC61E" w14:textId="5F764ADB" w:rsidR="000F3B35" w:rsidRDefault="000F3B35"/>
    <w:p w14:paraId="5822AB38" w14:textId="452F00FB" w:rsidR="000F3B35" w:rsidRDefault="00FD59CD" w:rsidP="000F3B35">
      <w:pPr>
        <w:jc w:val="center"/>
      </w:pPr>
      <w:r>
        <w:t xml:space="preserve">              </w:t>
      </w:r>
    </w:p>
    <w:p w14:paraId="3271A3A7" w14:textId="632B09DE" w:rsidR="000F3B35" w:rsidRDefault="00F873AF" w:rsidP="000F3B35">
      <w:pPr>
        <w:bidi/>
        <w:jc w:val="center"/>
        <w:rPr>
          <w:b/>
          <w:bCs/>
          <w:sz w:val="40"/>
          <w:szCs w:val="40"/>
        </w:rPr>
      </w:pPr>
      <w:r>
        <w:rPr>
          <w:b/>
          <w:bCs/>
          <w:sz w:val="40"/>
          <w:szCs w:val="40"/>
        </w:rPr>
        <w:t>Drone Delivery</w:t>
      </w:r>
    </w:p>
    <w:p w14:paraId="6548A744" w14:textId="061271F6" w:rsidR="000F3B35" w:rsidRDefault="000F3B35" w:rsidP="000F3B35">
      <w:pPr>
        <w:bidi/>
        <w:jc w:val="center"/>
        <w:rPr>
          <w:b/>
          <w:bCs/>
          <w:sz w:val="40"/>
          <w:szCs w:val="40"/>
        </w:rPr>
      </w:pPr>
    </w:p>
    <w:p w14:paraId="0CAAA471" w14:textId="3C16A2AA" w:rsidR="000F3B35" w:rsidRDefault="000F3B35" w:rsidP="000F3B35">
      <w:pPr>
        <w:bidi/>
        <w:jc w:val="center"/>
        <w:rPr>
          <w:b/>
          <w:bCs/>
          <w:sz w:val="40"/>
          <w:szCs w:val="40"/>
        </w:rPr>
      </w:pPr>
    </w:p>
    <w:p w14:paraId="4B6B1C83" w14:textId="77777777" w:rsidR="000F3B35" w:rsidRDefault="000F3B35" w:rsidP="000F3B35">
      <w:pPr>
        <w:bidi/>
        <w:jc w:val="center"/>
        <w:rPr>
          <w:b/>
          <w:bCs/>
          <w:sz w:val="40"/>
          <w:szCs w:val="40"/>
        </w:rPr>
      </w:pPr>
    </w:p>
    <w:p w14:paraId="22AF59D9" w14:textId="77777777" w:rsidR="000F3B35" w:rsidRDefault="000F3B35" w:rsidP="000F3B35">
      <w:pPr>
        <w:bidi/>
        <w:jc w:val="center"/>
        <w:rPr>
          <w:b/>
          <w:bCs/>
          <w:sz w:val="40"/>
          <w:szCs w:val="40"/>
        </w:rPr>
      </w:pPr>
    </w:p>
    <w:tbl>
      <w:tblPr>
        <w:tblW w:w="1025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46"/>
        <w:gridCol w:w="3204"/>
        <w:gridCol w:w="3204"/>
      </w:tblGrid>
      <w:tr w:rsidR="002A61F9" w14:paraId="384C8B9C" w14:textId="77777777" w:rsidTr="005624B7">
        <w:trPr>
          <w:trHeight w:val="436"/>
        </w:trPr>
        <w:tc>
          <w:tcPr>
            <w:tcW w:w="3846" w:type="dxa"/>
          </w:tcPr>
          <w:p w14:paraId="75D066E5" w14:textId="77777777" w:rsidR="000F3B35" w:rsidRPr="002147DD" w:rsidRDefault="000F3B35" w:rsidP="00371F34">
            <w:pPr>
              <w:jc w:val="center"/>
              <w:rPr>
                <w:rFonts w:ascii="Calibri" w:eastAsia="Calibri" w:hAnsi="Calibri" w:cs="Calibri"/>
                <w:b/>
                <w:sz w:val="22"/>
                <w:szCs w:val="22"/>
              </w:rPr>
            </w:pPr>
            <w:r w:rsidRPr="002147DD">
              <w:rPr>
                <w:b/>
              </w:rPr>
              <w:t>Student</w:t>
            </w:r>
            <w:r>
              <w:rPr>
                <w:b/>
              </w:rPr>
              <w:t>’s</w:t>
            </w:r>
            <w:r w:rsidRPr="002147DD">
              <w:rPr>
                <w:b/>
              </w:rPr>
              <w:t xml:space="preserve"> Name</w:t>
            </w:r>
          </w:p>
        </w:tc>
        <w:tc>
          <w:tcPr>
            <w:tcW w:w="3204" w:type="dxa"/>
          </w:tcPr>
          <w:p w14:paraId="57085FB1" w14:textId="77777777" w:rsidR="000F3B35" w:rsidRPr="002147DD" w:rsidRDefault="000F3B35" w:rsidP="00371F34">
            <w:pPr>
              <w:jc w:val="center"/>
              <w:rPr>
                <w:b/>
              </w:rPr>
            </w:pPr>
            <w:r w:rsidRPr="002147DD">
              <w:rPr>
                <w:b/>
              </w:rPr>
              <w:t>Student</w:t>
            </w:r>
            <w:r>
              <w:rPr>
                <w:b/>
              </w:rPr>
              <w:t>’s</w:t>
            </w:r>
            <w:r w:rsidRPr="002147DD">
              <w:rPr>
                <w:b/>
              </w:rPr>
              <w:t xml:space="preserve"> </w:t>
            </w:r>
            <w:r>
              <w:rPr>
                <w:b/>
              </w:rPr>
              <w:t>E-mail</w:t>
            </w:r>
          </w:p>
        </w:tc>
        <w:tc>
          <w:tcPr>
            <w:tcW w:w="3204" w:type="dxa"/>
          </w:tcPr>
          <w:p w14:paraId="774BF6EB" w14:textId="77777777" w:rsidR="000F3B35" w:rsidRPr="002147DD" w:rsidRDefault="000F3B35" w:rsidP="00371F34">
            <w:pPr>
              <w:jc w:val="center"/>
              <w:rPr>
                <w:rFonts w:ascii="Calibri" w:eastAsia="Calibri" w:hAnsi="Calibri" w:cs="Calibri"/>
                <w:b/>
                <w:sz w:val="22"/>
                <w:szCs w:val="22"/>
              </w:rPr>
            </w:pPr>
            <w:r w:rsidRPr="002147DD">
              <w:rPr>
                <w:b/>
              </w:rPr>
              <w:t>Student</w:t>
            </w:r>
            <w:r>
              <w:rPr>
                <w:b/>
              </w:rPr>
              <w:t>’s</w:t>
            </w:r>
            <w:r w:rsidRPr="002147DD">
              <w:rPr>
                <w:b/>
              </w:rPr>
              <w:t xml:space="preserve"> ID</w:t>
            </w:r>
          </w:p>
        </w:tc>
      </w:tr>
      <w:tr w:rsidR="002A61F9" w14:paraId="3FF70CC8" w14:textId="77777777" w:rsidTr="005624B7">
        <w:trPr>
          <w:trHeight w:val="436"/>
        </w:trPr>
        <w:tc>
          <w:tcPr>
            <w:tcW w:w="3846" w:type="dxa"/>
          </w:tcPr>
          <w:p w14:paraId="6B94AB6C" w14:textId="77777777" w:rsidR="000F3B35" w:rsidRPr="00F330E5" w:rsidRDefault="000F3B35" w:rsidP="00371F34">
            <w:pPr>
              <w:jc w:val="center"/>
              <w:rPr>
                <w:rFonts w:asciiTheme="majorBidi" w:hAnsiTheme="majorBidi" w:cstheme="majorBidi"/>
              </w:rPr>
            </w:pPr>
            <w:r w:rsidRPr="00F330E5">
              <w:rPr>
                <w:rFonts w:asciiTheme="majorBidi" w:hAnsiTheme="majorBidi" w:cstheme="majorBidi"/>
                <w:color w:val="252423"/>
                <w:shd w:val="clear" w:color="auto" w:fill="F3F2F1"/>
              </w:rPr>
              <w:t>Areej Turky Alotaibi</w:t>
            </w:r>
          </w:p>
        </w:tc>
        <w:tc>
          <w:tcPr>
            <w:tcW w:w="3204" w:type="dxa"/>
          </w:tcPr>
          <w:p w14:paraId="41814093" w14:textId="77777777" w:rsidR="000F3B35" w:rsidRPr="009D5632" w:rsidRDefault="000F3B35" w:rsidP="00371F34">
            <w:pPr>
              <w:jc w:val="center"/>
              <w:rPr>
                <w:sz w:val="22"/>
                <w:szCs w:val="22"/>
              </w:rPr>
            </w:pPr>
            <w:r w:rsidRPr="009D5632">
              <w:rPr>
                <w:sz w:val="22"/>
                <w:szCs w:val="22"/>
              </w:rPr>
              <w:t>atsalotaibi03@sm.imamu.edu.sa</w:t>
            </w:r>
          </w:p>
        </w:tc>
        <w:tc>
          <w:tcPr>
            <w:tcW w:w="3204" w:type="dxa"/>
          </w:tcPr>
          <w:p w14:paraId="16972870" w14:textId="77777777" w:rsidR="000F3B35" w:rsidRDefault="000F3B35" w:rsidP="00371F34">
            <w:pPr>
              <w:jc w:val="center"/>
              <w:rPr>
                <w:rFonts w:ascii="Calibri" w:eastAsia="Calibri" w:hAnsi="Calibri" w:cs="Calibri"/>
                <w:b/>
                <w:sz w:val="22"/>
                <w:szCs w:val="22"/>
              </w:rPr>
            </w:pPr>
            <w:r w:rsidRPr="00CF1210">
              <w:t>440023303</w:t>
            </w:r>
          </w:p>
        </w:tc>
      </w:tr>
      <w:tr w:rsidR="002A61F9" w14:paraId="0095B648" w14:textId="77777777" w:rsidTr="005624B7">
        <w:trPr>
          <w:trHeight w:val="421"/>
        </w:trPr>
        <w:tc>
          <w:tcPr>
            <w:tcW w:w="3846" w:type="dxa"/>
          </w:tcPr>
          <w:p w14:paraId="03B22210" w14:textId="77777777" w:rsidR="000F3B35" w:rsidRPr="00F330E5" w:rsidRDefault="000F3B35" w:rsidP="00371F34">
            <w:pPr>
              <w:jc w:val="center"/>
              <w:rPr>
                <w:rFonts w:asciiTheme="majorBidi" w:hAnsiTheme="majorBidi" w:cstheme="majorBidi"/>
              </w:rPr>
            </w:pPr>
            <w:r w:rsidRPr="00F330E5">
              <w:rPr>
                <w:rFonts w:asciiTheme="majorBidi" w:hAnsiTheme="majorBidi" w:cstheme="majorBidi"/>
                <w:color w:val="252423"/>
                <w:shd w:val="clear" w:color="auto" w:fill="F3F2F1"/>
              </w:rPr>
              <w:t xml:space="preserve">Raghad Adel </w:t>
            </w:r>
            <w:proofErr w:type="spellStart"/>
            <w:r w:rsidRPr="00F330E5">
              <w:rPr>
                <w:rFonts w:asciiTheme="majorBidi" w:hAnsiTheme="majorBidi" w:cstheme="majorBidi"/>
                <w:color w:val="252423"/>
                <w:shd w:val="clear" w:color="auto" w:fill="F3F2F1"/>
              </w:rPr>
              <w:t>Alshabana</w:t>
            </w:r>
            <w:proofErr w:type="spellEnd"/>
          </w:p>
        </w:tc>
        <w:tc>
          <w:tcPr>
            <w:tcW w:w="3204" w:type="dxa"/>
          </w:tcPr>
          <w:p w14:paraId="63D16546" w14:textId="77777777" w:rsidR="000F3B35" w:rsidRPr="007959B7" w:rsidRDefault="000F3B35" w:rsidP="00371F34">
            <w:pPr>
              <w:jc w:val="center"/>
              <w:rPr>
                <w:rFonts w:asciiTheme="majorBidi" w:hAnsiTheme="majorBidi" w:cstheme="majorBidi"/>
                <w:sz w:val="22"/>
                <w:szCs w:val="22"/>
              </w:rPr>
            </w:pPr>
            <w:r w:rsidRPr="007959B7">
              <w:rPr>
                <w:rFonts w:asciiTheme="majorBidi" w:hAnsiTheme="majorBidi" w:cstheme="majorBidi"/>
                <w:sz w:val="22"/>
                <w:szCs w:val="22"/>
              </w:rPr>
              <w:t>raaalshabana@sm.imamu.ed</w:t>
            </w:r>
            <w:r w:rsidRPr="009D5632">
              <w:rPr>
                <w:rFonts w:asciiTheme="majorBidi" w:hAnsiTheme="majorBidi" w:cstheme="majorBidi"/>
                <w:sz w:val="22"/>
                <w:szCs w:val="22"/>
              </w:rPr>
              <w:t>u.sa</w:t>
            </w:r>
          </w:p>
          <w:p w14:paraId="732727BC" w14:textId="77777777" w:rsidR="000F3B35" w:rsidRPr="009D5632" w:rsidRDefault="000F3B35" w:rsidP="00371F34">
            <w:pPr>
              <w:jc w:val="center"/>
              <w:rPr>
                <w:rFonts w:asciiTheme="majorBidi" w:hAnsiTheme="majorBidi" w:cstheme="majorBidi"/>
                <w:sz w:val="22"/>
                <w:szCs w:val="22"/>
              </w:rPr>
            </w:pPr>
          </w:p>
        </w:tc>
        <w:tc>
          <w:tcPr>
            <w:tcW w:w="3204" w:type="dxa"/>
          </w:tcPr>
          <w:p w14:paraId="402C5A6C" w14:textId="77777777" w:rsidR="000F3B35" w:rsidRPr="00523300" w:rsidRDefault="000F3B35" w:rsidP="00371F34">
            <w:pPr>
              <w:jc w:val="center"/>
              <w:rPr>
                <w:rFonts w:asciiTheme="majorBidi" w:eastAsia="Calibri" w:hAnsiTheme="majorBidi" w:cstheme="majorBidi"/>
                <w:b/>
                <w:sz w:val="22"/>
                <w:szCs w:val="22"/>
              </w:rPr>
            </w:pPr>
            <w:r w:rsidRPr="00523300">
              <w:rPr>
                <w:rFonts w:asciiTheme="majorBidi" w:hAnsiTheme="majorBidi" w:cstheme="majorBidi"/>
              </w:rPr>
              <w:t>440021235</w:t>
            </w:r>
          </w:p>
        </w:tc>
      </w:tr>
      <w:tr w:rsidR="002A61F9" w14:paraId="663A12B4" w14:textId="77777777" w:rsidTr="005624B7">
        <w:trPr>
          <w:trHeight w:val="436"/>
        </w:trPr>
        <w:tc>
          <w:tcPr>
            <w:tcW w:w="3846" w:type="dxa"/>
          </w:tcPr>
          <w:p w14:paraId="0A7EA1DB" w14:textId="77777777" w:rsidR="000F3B35" w:rsidRPr="00F330E5" w:rsidRDefault="000F3B35" w:rsidP="00371F34">
            <w:pPr>
              <w:jc w:val="center"/>
              <w:rPr>
                <w:rFonts w:asciiTheme="majorBidi" w:hAnsiTheme="majorBidi" w:cstheme="majorBidi"/>
              </w:rPr>
            </w:pPr>
            <w:proofErr w:type="spellStart"/>
            <w:r w:rsidRPr="00F330E5">
              <w:rPr>
                <w:rFonts w:asciiTheme="majorBidi" w:hAnsiTheme="majorBidi" w:cstheme="majorBidi"/>
                <w:color w:val="252423"/>
                <w:shd w:val="clear" w:color="auto" w:fill="F3F2F1"/>
              </w:rPr>
              <w:t>Slima</w:t>
            </w:r>
            <w:proofErr w:type="spellEnd"/>
            <w:r w:rsidRPr="00F330E5">
              <w:rPr>
                <w:rFonts w:asciiTheme="majorBidi" w:hAnsiTheme="majorBidi" w:cstheme="majorBidi"/>
                <w:color w:val="252423"/>
                <w:shd w:val="clear" w:color="auto" w:fill="F3F2F1"/>
              </w:rPr>
              <w:t xml:space="preserve"> Mohammed </w:t>
            </w:r>
            <w:proofErr w:type="spellStart"/>
            <w:r w:rsidRPr="00F330E5">
              <w:rPr>
                <w:rFonts w:asciiTheme="majorBidi" w:hAnsiTheme="majorBidi" w:cstheme="majorBidi"/>
                <w:color w:val="252423"/>
                <w:shd w:val="clear" w:color="auto" w:fill="F3F2F1"/>
              </w:rPr>
              <w:t>bnous</w:t>
            </w:r>
            <w:proofErr w:type="spellEnd"/>
          </w:p>
        </w:tc>
        <w:tc>
          <w:tcPr>
            <w:tcW w:w="3204" w:type="dxa"/>
          </w:tcPr>
          <w:p w14:paraId="3713FCCB" w14:textId="77777777" w:rsidR="000F3B35" w:rsidRPr="00405B98" w:rsidRDefault="000F3B35" w:rsidP="00371F34">
            <w:pPr>
              <w:jc w:val="center"/>
              <w:rPr>
                <w:rFonts w:asciiTheme="majorBidi" w:eastAsia="Calibri" w:hAnsiTheme="majorBidi" w:cstheme="majorBidi"/>
                <w:sz w:val="22"/>
                <w:szCs w:val="22"/>
              </w:rPr>
            </w:pPr>
            <w:r w:rsidRPr="00405B98">
              <w:rPr>
                <w:rFonts w:asciiTheme="majorBidi" w:eastAsia="Calibri" w:hAnsiTheme="majorBidi" w:cstheme="majorBidi"/>
                <w:sz w:val="22"/>
                <w:szCs w:val="22"/>
              </w:rPr>
              <w:t>smbjlal@sm.imamu.edu.sa</w:t>
            </w:r>
          </w:p>
        </w:tc>
        <w:tc>
          <w:tcPr>
            <w:tcW w:w="3204" w:type="dxa"/>
          </w:tcPr>
          <w:p w14:paraId="14D5B980" w14:textId="77777777" w:rsidR="000F3B35" w:rsidRDefault="000F3B35" w:rsidP="00371F34">
            <w:pPr>
              <w:jc w:val="center"/>
              <w:rPr>
                <w:rFonts w:ascii="Calibri" w:eastAsia="Calibri" w:hAnsi="Calibri" w:cs="Calibri"/>
                <w:b/>
                <w:bCs/>
                <w:sz w:val="22"/>
                <w:szCs w:val="22"/>
              </w:rPr>
            </w:pPr>
            <w:r w:rsidRPr="696B745D">
              <w:rPr>
                <w:rFonts w:ascii="Calibri" w:eastAsia="Calibri" w:hAnsi="Calibri" w:cs="Calibri"/>
                <w:b/>
                <w:bCs/>
                <w:sz w:val="22"/>
                <w:szCs w:val="22"/>
              </w:rPr>
              <w:t xml:space="preserve"> </w:t>
            </w:r>
            <w:r w:rsidRPr="5DF602B8">
              <w:rPr>
                <w:rFonts w:eastAsia="Calibri"/>
              </w:rPr>
              <w:t>439049380</w:t>
            </w:r>
          </w:p>
        </w:tc>
      </w:tr>
      <w:tr w:rsidR="002A61F9" w14:paraId="476FB2D7" w14:textId="77777777" w:rsidTr="005624B7">
        <w:trPr>
          <w:trHeight w:val="421"/>
        </w:trPr>
        <w:tc>
          <w:tcPr>
            <w:tcW w:w="3846" w:type="dxa"/>
          </w:tcPr>
          <w:p w14:paraId="5CEC6DDD" w14:textId="77777777" w:rsidR="000F3B35" w:rsidRPr="00F330E5" w:rsidRDefault="000F3B35" w:rsidP="00371F34">
            <w:pPr>
              <w:jc w:val="center"/>
              <w:rPr>
                <w:rFonts w:asciiTheme="majorBidi" w:eastAsia="Calibri" w:hAnsiTheme="majorBidi" w:cstheme="majorBidi"/>
                <w:sz w:val="32"/>
                <w:szCs w:val="32"/>
              </w:rPr>
            </w:pPr>
            <w:proofErr w:type="spellStart"/>
            <w:r w:rsidRPr="00F330E5">
              <w:rPr>
                <w:rFonts w:asciiTheme="majorBidi" w:hAnsiTheme="majorBidi" w:cstheme="majorBidi"/>
                <w:color w:val="252423"/>
                <w:shd w:val="clear" w:color="auto" w:fill="F3F2F1"/>
              </w:rPr>
              <w:t>Shoroog</w:t>
            </w:r>
            <w:proofErr w:type="spellEnd"/>
            <w:r w:rsidRPr="00F330E5">
              <w:rPr>
                <w:rFonts w:asciiTheme="majorBidi" w:hAnsiTheme="majorBidi" w:cstheme="majorBidi"/>
                <w:color w:val="252423"/>
                <w:shd w:val="clear" w:color="auto" w:fill="F3F2F1"/>
              </w:rPr>
              <w:t xml:space="preserve"> Saad </w:t>
            </w:r>
            <w:proofErr w:type="spellStart"/>
            <w:r w:rsidRPr="00F330E5">
              <w:rPr>
                <w:rFonts w:asciiTheme="majorBidi" w:hAnsiTheme="majorBidi" w:cstheme="majorBidi"/>
                <w:color w:val="252423"/>
                <w:shd w:val="clear" w:color="auto" w:fill="F3F2F1"/>
              </w:rPr>
              <w:t>Alarifi</w:t>
            </w:r>
            <w:proofErr w:type="spellEnd"/>
          </w:p>
        </w:tc>
        <w:tc>
          <w:tcPr>
            <w:tcW w:w="3204" w:type="dxa"/>
          </w:tcPr>
          <w:p w14:paraId="753F9564" w14:textId="77777777" w:rsidR="000F3B35" w:rsidRPr="009D5632" w:rsidRDefault="000F3B35" w:rsidP="00371F34">
            <w:pPr>
              <w:jc w:val="center"/>
              <w:rPr>
                <w:rStyle w:val="normaltextrun"/>
                <w:rFonts w:asciiTheme="majorBidi" w:hAnsiTheme="majorBidi" w:cstheme="majorBidi"/>
                <w:sz w:val="22"/>
                <w:szCs w:val="22"/>
              </w:rPr>
            </w:pPr>
            <w:r w:rsidRPr="009D5632">
              <w:rPr>
                <w:rStyle w:val="normaltextrun"/>
                <w:rFonts w:asciiTheme="majorBidi" w:hAnsiTheme="majorBidi" w:cstheme="majorBidi"/>
                <w:sz w:val="22"/>
                <w:szCs w:val="22"/>
              </w:rPr>
              <w:t>sssalarifi@sm.imamu.edu.sa</w:t>
            </w:r>
          </w:p>
        </w:tc>
        <w:tc>
          <w:tcPr>
            <w:tcW w:w="3204" w:type="dxa"/>
          </w:tcPr>
          <w:p w14:paraId="235322ED" w14:textId="77777777" w:rsidR="000F3B35" w:rsidRPr="00523300" w:rsidRDefault="000F3B35" w:rsidP="00371F34">
            <w:pPr>
              <w:jc w:val="center"/>
              <w:rPr>
                <w:rFonts w:asciiTheme="majorBidi" w:eastAsia="Calibri" w:hAnsiTheme="majorBidi" w:cstheme="majorBidi"/>
                <w:b/>
                <w:sz w:val="22"/>
                <w:szCs w:val="22"/>
              </w:rPr>
            </w:pPr>
            <w:r w:rsidRPr="00523300">
              <w:rPr>
                <w:rStyle w:val="normaltextrun"/>
                <w:rFonts w:asciiTheme="majorBidi" w:hAnsiTheme="majorBidi" w:cstheme="majorBidi"/>
              </w:rPr>
              <w:t>440022128</w:t>
            </w:r>
            <w:r w:rsidRPr="00523300">
              <w:rPr>
                <w:rStyle w:val="eop"/>
                <w:rFonts w:asciiTheme="majorBidi" w:hAnsiTheme="majorBidi" w:cstheme="majorBidi"/>
              </w:rPr>
              <w:t> </w:t>
            </w:r>
          </w:p>
        </w:tc>
      </w:tr>
    </w:tbl>
    <w:p w14:paraId="7D9A057F" w14:textId="6ECE64B5" w:rsidR="000F3B35" w:rsidRDefault="000F3B35" w:rsidP="000F3B35">
      <w:pPr>
        <w:bidi/>
        <w:rPr>
          <w:b/>
          <w:bCs/>
          <w:sz w:val="40"/>
          <w:szCs w:val="40"/>
        </w:rPr>
      </w:pPr>
    </w:p>
    <w:p w14:paraId="7EFA7441" w14:textId="694ACF3B" w:rsidR="000F3B35" w:rsidRDefault="000F3B35" w:rsidP="000F3B35">
      <w:pPr>
        <w:bidi/>
        <w:jc w:val="center"/>
        <w:rPr>
          <w:b/>
          <w:bCs/>
          <w:sz w:val="40"/>
          <w:szCs w:val="40"/>
        </w:rPr>
      </w:pPr>
    </w:p>
    <w:p w14:paraId="75FD00BE" w14:textId="77777777" w:rsidR="000F3B35" w:rsidRDefault="000F3B35" w:rsidP="000F3B35">
      <w:pPr>
        <w:bidi/>
        <w:jc w:val="center"/>
        <w:rPr>
          <w:b/>
          <w:bCs/>
          <w:sz w:val="40"/>
          <w:szCs w:val="40"/>
        </w:rPr>
      </w:pPr>
    </w:p>
    <w:p w14:paraId="095ED40E" w14:textId="035E53C5" w:rsidR="000F3B35" w:rsidRDefault="3D053043" w:rsidP="000F3B35">
      <w:pPr>
        <w:pBdr>
          <w:top w:val="nil"/>
          <w:left w:val="nil"/>
          <w:bottom w:val="nil"/>
          <w:right w:val="nil"/>
          <w:between w:val="nil"/>
        </w:pBdr>
        <w:spacing w:after="76"/>
        <w:jc w:val="center"/>
        <w:rPr>
          <w:color w:val="000000"/>
        </w:rPr>
      </w:pPr>
      <w:r w:rsidRPr="3D053043">
        <w:rPr>
          <w:b/>
          <w:bCs/>
          <w:color w:val="000000" w:themeColor="text1"/>
        </w:rPr>
        <w:t>Supervisor</w:t>
      </w:r>
      <w:r w:rsidRPr="3D053043">
        <w:rPr>
          <w:color w:val="000000" w:themeColor="text1"/>
        </w:rPr>
        <w:t xml:space="preserve">: Amjad </w:t>
      </w:r>
      <w:proofErr w:type="spellStart"/>
      <w:r w:rsidRPr="3D053043">
        <w:rPr>
          <w:color w:val="000000" w:themeColor="text1"/>
        </w:rPr>
        <w:t>Alamr</w:t>
      </w:r>
      <w:proofErr w:type="spellEnd"/>
    </w:p>
    <w:p w14:paraId="7FD1D1F1" w14:textId="2F6FFC38" w:rsidR="00FD59CD" w:rsidRDefault="00FD59CD" w:rsidP="000F3B35">
      <w:pPr>
        <w:pBdr>
          <w:top w:val="nil"/>
          <w:left w:val="nil"/>
          <w:bottom w:val="nil"/>
          <w:right w:val="nil"/>
          <w:between w:val="nil"/>
        </w:pBdr>
        <w:spacing w:after="76"/>
        <w:jc w:val="center"/>
        <w:rPr>
          <w:color w:val="000000"/>
        </w:rPr>
      </w:pPr>
    </w:p>
    <w:p w14:paraId="762BB8F2" w14:textId="77777777" w:rsidR="00FD59CD" w:rsidRPr="002F04F5" w:rsidRDefault="00FD59CD" w:rsidP="000F3B35">
      <w:pPr>
        <w:pBdr>
          <w:top w:val="nil"/>
          <w:left w:val="nil"/>
          <w:bottom w:val="nil"/>
          <w:right w:val="nil"/>
          <w:between w:val="nil"/>
        </w:pBdr>
        <w:spacing w:after="76"/>
        <w:jc w:val="center"/>
        <w:rPr>
          <w:sz w:val="28"/>
          <w:szCs w:val="28"/>
        </w:rPr>
      </w:pPr>
    </w:p>
    <w:p w14:paraId="7915FFEE" w14:textId="41396D2B" w:rsidR="000F3B35" w:rsidRDefault="000F3B35" w:rsidP="000F3B35">
      <w:pPr>
        <w:bidi/>
        <w:jc w:val="center"/>
        <w:rPr>
          <w:b/>
          <w:bCs/>
          <w:sz w:val="40"/>
          <w:szCs w:val="40"/>
        </w:rPr>
      </w:pPr>
    </w:p>
    <w:sdt>
      <w:sdtPr>
        <w:rPr>
          <w:rFonts w:ascii="Times New Roman" w:eastAsia="Times New Roman" w:hAnsi="Times New Roman" w:cs="Times New Roman"/>
          <w:b/>
          <w:bCs/>
          <w:color w:val="auto"/>
          <w:sz w:val="24"/>
          <w:szCs w:val="24"/>
        </w:rPr>
        <w:id w:val="1205446952"/>
        <w:docPartObj>
          <w:docPartGallery w:val="Table of Contents"/>
          <w:docPartUnique/>
        </w:docPartObj>
      </w:sdtPr>
      <w:sdtEndPr>
        <w:rPr>
          <w:b w:val="0"/>
          <w:bCs w:val="0"/>
          <w:i w:val="0"/>
          <w:iCs w:val="0"/>
          <w:noProof w:val="0"/>
        </w:rPr>
      </w:sdtEndPr>
      <w:sdtContent>
        <w:p w14:paraId="283A4F68" w14:textId="61B492CA" w:rsidR="00C7100F" w:rsidRDefault="002C5528">
          <w:pPr>
            <w:pStyle w:val="TOC1"/>
            <w:rPr>
              <w:ins w:id="0" w:author="Areej Turky Sahu Alotaibi" w:date="2022-01-24T20:07:00Z"/>
              <w:rFonts w:eastAsiaTheme="minorEastAsia" w:cstheme="minorBidi"/>
              <w:i w:val="0"/>
              <w:iCs w:val="0"/>
              <w:color w:val="auto"/>
              <w:sz w:val="22"/>
              <w:szCs w:val="22"/>
            </w:rPr>
          </w:pPr>
          <w:r w:rsidRPr="00D27A44">
            <w:rPr>
              <w:sz w:val="40"/>
              <w:szCs w:val="40"/>
            </w:rPr>
            <w:t>Table of Contents</w:t>
          </w:r>
          <w:r w:rsidR="003310A6" w:rsidRPr="00D27A44">
            <w:t xml:space="preserve"> </w:t>
          </w:r>
          <w:r w:rsidRPr="00D27A44">
            <w:rPr>
              <w:rFonts w:asciiTheme="majorHAnsi" w:hAnsiTheme="majorHAnsi" w:cstheme="majorBidi"/>
              <w:b/>
              <w:bCs/>
              <w:color w:val="2F5496" w:themeColor="accent1" w:themeShade="BF"/>
              <w:sz w:val="28"/>
              <w:szCs w:val="28"/>
            </w:rPr>
            <w:fldChar w:fldCharType="begin"/>
          </w:r>
          <w:r w:rsidRPr="00D27A44">
            <w:instrText xml:space="preserve"> TOC \o "1-3" \h \z \u </w:instrText>
          </w:r>
          <w:r w:rsidRPr="00D27A44">
            <w:rPr>
              <w:rFonts w:asciiTheme="majorHAnsi" w:hAnsiTheme="majorHAnsi" w:cstheme="majorBidi"/>
              <w:b/>
              <w:bCs/>
              <w:color w:val="2F5496" w:themeColor="accent1" w:themeShade="BF"/>
              <w:sz w:val="28"/>
              <w:szCs w:val="28"/>
            </w:rPr>
            <w:fldChar w:fldCharType="separate"/>
          </w:r>
          <w:ins w:id="1" w:author="Areej Turky Sahu Alotaibi" w:date="2022-01-24T20:07:00Z">
            <w:r w:rsidR="00C7100F" w:rsidRPr="00051FCC">
              <w:rPr>
                <w:rStyle w:val="Hyperlink"/>
              </w:rPr>
              <w:fldChar w:fldCharType="begin"/>
            </w:r>
            <w:r w:rsidR="00C7100F" w:rsidRPr="00051FCC">
              <w:rPr>
                <w:rStyle w:val="Hyperlink"/>
              </w:rPr>
              <w:instrText xml:space="preserve"> </w:instrText>
            </w:r>
            <w:r w:rsidR="00C7100F">
              <w:instrText>HYPERLINK \l "_Toc93947266"</w:instrText>
            </w:r>
            <w:r w:rsidR="00C7100F" w:rsidRPr="00051FCC">
              <w:rPr>
                <w:rStyle w:val="Hyperlink"/>
              </w:rPr>
              <w:instrText xml:space="preserve"> </w:instrText>
            </w:r>
            <w:r w:rsidR="00C7100F" w:rsidRPr="00051FCC">
              <w:rPr>
                <w:rStyle w:val="Hyperlink"/>
              </w:rPr>
            </w:r>
            <w:r w:rsidR="00C7100F" w:rsidRPr="00051FCC">
              <w:rPr>
                <w:rStyle w:val="Hyperlink"/>
              </w:rPr>
              <w:fldChar w:fldCharType="separate"/>
            </w:r>
            <w:r w:rsidR="00C7100F" w:rsidRPr="00051FCC">
              <w:rPr>
                <w:rStyle w:val="Hyperlink"/>
              </w:rPr>
              <w:t>1. Theoretical part</w:t>
            </w:r>
            <w:r w:rsidR="00C7100F">
              <w:rPr>
                <w:webHidden/>
              </w:rPr>
              <w:tab/>
            </w:r>
            <w:r w:rsidR="00C7100F">
              <w:rPr>
                <w:webHidden/>
              </w:rPr>
              <w:fldChar w:fldCharType="begin"/>
            </w:r>
            <w:r w:rsidR="00C7100F">
              <w:rPr>
                <w:webHidden/>
              </w:rPr>
              <w:instrText xml:space="preserve"> PAGEREF _Toc93947266 \h </w:instrText>
            </w:r>
            <w:r w:rsidR="00C7100F">
              <w:rPr>
                <w:webHidden/>
              </w:rPr>
            </w:r>
          </w:ins>
          <w:r w:rsidR="00C7100F">
            <w:rPr>
              <w:webHidden/>
            </w:rPr>
            <w:fldChar w:fldCharType="separate"/>
          </w:r>
          <w:ins w:id="2" w:author="Areej Turky Sahu Alotaibi" w:date="2022-01-24T20:07:00Z">
            <w:r w:rsidR="00C7100F">
              <w:rPr>
                <w:webHidden/>
              </w:rPr>
              <w:t>2</w:t>
            </w:r>
            <w:r w:rsidR="00C7100F">
              <w:rPr>
                <w:webHidden/>
              </w:rPr>
              <w:fldChar w:fldCharType="end"/>
            </w:r>
            <w:r w:rsidR="00C7100F" w:rsidRPr="00051FCC">
              <w:rPr>
                <w:rStyle w:val="Hyperlink"/>
              </w:rPr>
              <w:fldChar w:fldCharType="end"/>
            </w:r>
          </w:ins>
        </w:p>
        <w:p w14:paraId="6005088B" w14:textId="05750265" w:rsidR="00C7100F" w:rsidRDefault="00C7100F">
          <w:pPr>
            <w:pStyle w:val="TOC2"/>
            <w:rPr>
              <w:ins w:id="3" w:author="Areej Turky Sahu Alotaibi" w:date="2022-01-24T20:07:00Z"/>
              <w:rFonts w:eastAsiaTheme="minorEastAsia" w:cstheme="minorBidi"/>
              <w:b w:val="0"/>
              <w:bCs w:val="0"/>
              <w:sz w:val="22"/>
              <w:szCs w:val="22"/>
            </w:rPr>
          </w:pPr>
          <w:ins w:id="4" w:author="Areej Turky Sahu Alotaibi" w:date="2022-01-24T20:07:00Z">
            <w:r w:rsidRPr="00051FCC">
              <w:rPr>
                <w:rStyle w:val="Hyperlink"/>
              </w:rPr>
              <w:fldChar w:fldCharType="begin"/>
            </w:r>
            <w:r w:rsidRPr="00051FCC">
              <w:rPr>
                <w:rStyle w:val="Hyperlink"/>
              </w:rPr>
              <w:instrText xml:space="preserve"> </w:instrText>
            </w:r>
            <w:r>
              <w:instrText>HYPERLINK \l "_Toc93947267"</w:instrText>
            </w:r>
            <w:r w:rsidRPr="00051FCC">
              <w:rPr>
                <w:rStyle w:val="Hyperlink"/>
              </w:rPr>
              <w:instrText xml:space="preserve"> </w:instrText>
            </w:r>
            <w:r w:rsidRPr="00051FCC">
              <w:rPr>
                <w:rStyle w:val="Hyperlink"/>
              </w:rPr>
            </w:r>
            <w:r w:rsidRPr="00051FCC">
              <w:rPr>
                <w:rStyle w:val="Hyperlink"/>
              </w:rPr>
              <w:fldChar w:fldCharType="separate"/>
            </w:r>
            <w:r w:rsidRPr="00051FCC">
              <w:rPr>
                <w:rStyle w:val="Hyperlink"/>
              </w:rPr>
              <w:t>1.1 Introduction</w:t>
            </w:r>
            <w:r>
              <w:rPr>
                <w:webHidden/>
              </w:rPr>
              <w:tab/>
            </w:r>
            <w:r>
              <w:rPr>
                <w:webHidden/>
              </w:rPr>
              <w:fldChar w:fldCharType="begin"/>
            </w:r>
            <w:r>
              <w:rPr>
                <w:webHidden/>
              </w:rPr>
              <w:instrText xml:space="preserve"> PAGEREF _Toc93947267 \h </w:instrText>
            </w:r>
            <w:r>
              <w:rPr>
                <w:webHidden/>
              </w:rPr>
            </w:r>
          </w:ins>
          <w:r>
            <w:rPr>
              <w:webHidden/>
            </w:rPr>
            <w:fldChar w:fldCharType="separate"/>
          </w:r>
          <w:ins w:id="5" w:author="Areej Turky Sahu Alotaibi" w:date="2022-01-24T20:07:00Z">
            <w:r>
              <w:rPr>
                <w:webHidden/>
              </w:rPr>
              <w:t>3</w:t>
            </w:r>
            <w:r>
              <w:rPr>
                <w:webHidden/>
              </w:rPr>
              <w:fldChar w:fldCharType="end"/>
            </w:r>
            <w:r w:rsidRPr="00051FCC">
              <w:rPr>
                <w:rStyle w:val="Hyperlink"/>
              </w:rPr>
              <w:fldChar w:fldCharType="end"/>
            </w:r>
          </w:ins>
        </w:p>
        <w:p w14:paraId="3C25AC71" w14:textId="2E73838E" w:rsidR="00C7100F" w:rsidRDefault="00C7100F">
          <w:pPr>
            <w:pStyle w:val="TOC3"/>
            <w:tabs>
              <w:tab w:val="right" w:leader="dot" w:pos="9350"/>
            </w:tabs>
            <w:rPr>
              <w:ins w:id="6" w:author="Areej Turky Sahu Alotaibi" w:date="2022-01-24T20:07:00Z"/>
              <w:rFonts w:eastAsiaTheme="minorEastAsia" w:cstheme="minorBidi"/>
              <w:noProof/>
              <w:sz w:val="22"/>
              <w:szCs w:val="22"/>
            </w:rPr>
          </w:pPr>
          <w:ins w:id="7" w:author="Areej Turky Sahu Alotaibi" w:date="2022-01-24T20:07:00Z">
            <w:r w:rsidRPr="00051FCC">
              <w:rPr>
                <w:rStyle w:val="Hyperlink"/>
                <w:rFonts w:eastAsiaTheme="majorEastAsia"/>
                <w:noProof/>
              </w:rPr>
              <w:fldChar w:fldCharType="begin"/>
            </w:r>
            <w:r w:rsidRPr="00051FCC">
              <w:rPr>
                <w:rStyle w:val="Hyperlink"/>
                <w:rFonts w:eastAsiaTheme="majorEastAsia"/>
                <w:noProof/>
              </w:rPr>
              <w:instrText xml:space="preserve"> </w:instrText>
            </w:r>
            <w:r>
              <w:rPr>
                <w:noProof/>
              </w:rPr>
              <w:instrText>HYPERLINK \l "_Toc93947268"</w:instrText>
            </w:r>
            <w:r w:rsidRPr="00051FCC">
              <w:rPr>
                <w:rStyle w:val="Hyperlink"/>
                <w:rFonts w:eastAsiaTheme="majorEastAsia"/>
                <w:noProof/>
              </w:rPr>
              <w:instrText xml:space="preserve"> </w:instrText>
            </w:r>
            <w:r w:rsidRPr="00051FCC">
              <w:rPr>
                <w:rStyle w:val="Hyperlink"/>
                <w:rFonts w:eastAsiaTheme="majorEastAsia"/>
                <w:noProof/>
              </w:rPr>
            </w:r>
            <w:r w:rsidRPr="00051FCC">
              <w:rPr>
                <w:rStyle w:val="Hyperlink"/>
                <w:rFonts w:eastAsiaTheme="majorEastAsia"/>
                <w:noProof/>
              </w:rPr>
              <w:fldChar w:fldCharType="separate"/>
            </w:r>
            <w:r w:rsidRPr="00051FCC">
              <w:rPr>
                <w:rStyle w:val="Hyperlink"/>
                <w:rFonts w:eastAsiaTheme="majorEastAsia"/>
                <w:noProof/>
              </w:rPr>
              <w:t>1.1.1 Objectives and main concepts</w:t>
            </w:r>
            <w:r>
              <w:rPr>
                <w:noProof/>
                <w:webHidden/>
              </w:rPr>
              <w:tab/>
            </w:r>
            <w:r>
              <w:rPr>
                <w:noProof/>
                <w:webHidden/>
              </w:rPr>
              <w:fldChar w:fldCharType="begin"/>
            </w:r>
            <w:r>
              <w:rPr>
                <w:noProof/>
                <w:webHidden/>
              </w:rPr>
              <w:instrText xml:space="preserve"> PAGEREF _Toc93947268 \h </w:instrText>
            </w:r>
            <w:r>
              <w:rPr>
                <w:noProof/>
                <w:webHidden/>
              </w:rPr>
            </w:r>
          </w:ins>
          <w:r>
            <w:rPr>
              <w:noProof/>
              <w:webHidden/>
            </w:rPr>
            <w:fldChar w:fldCharType="separate"/>
          </w:r>
          <w:ins w:id="8" w:author="Areej Turky Sahu Alotaibi" w:date="2022-01-24T20:07:00Z">
            <w:r>
              <w:rPr>
                <w:noProof/>
                <w:webHidden/>
              </w:rPr>
              <w:t>3</w:t>
            </w:r>
            <w:r>
              <w:rPr>
                <w:noProof/>
                <w:webHidden/>
              </w:rPr>
              <w:fldChar w:fldCharType="end"/>
            </w:r>
            <w:r w:rsidRPr="00051FCC">
              <w:rPr>
                <w:rStyle w:val="Hyperlink"/>
                <w:rFonts w:eastAsiaTheme="majorEastAsia"/>
                <w:noProof/>
              </w:rPr>
              <w:fldChar w:fldCharType="end"/>
            </w:r>
          </w:ins>
        </w:p>
        <w:p w14:paraId="0C552CC4" w14:textId="47DC73EA" w:rsidR="00C7100F" w:rsidRDefault="00C7100F">
          <w:pPr>
            <w:pStyle w:val="TOC2"/>
            <w:rPr>
              <w:ins w:id="9" w:author="Areej Turky Sahu Alotaibi" w:date="2022-01-24T20:07:00Z"/>
              <w:rFonts w:eastAsiaTheme="minorEastAsia" w:cstheme="minorBidi"/>
              <w:b w:val="0"/>
              <w:bCs w:val="0"/>
              <w:sz w:val="22"/>
              <w:szCs w:val="22"/>
            </w:rPr>
          </w:pPr>
          <w:ins w:id="10" w:author="Areej Turky Sahu Alotaibi" w:date="2022-01-24T20:07:00Z">
            <w:r w:rsidRPr="00051FCC">
              <w:rPr>
                <w:rStyle w:val="Hyperlink"/>
              </w:rPr>
              <w:fldChar w:fldCharType="begin"/>
            </w:r>
            <w:r w:rsidRPr="00051FCC">
              <w:rPr>
                <w:rStyle w:val="Hyperlink"/>
              </w:rPr>
              <w:instrText xml:space="preserve"> </w:instrText>
            </w:r>
            <w:r>
              <w:instrText>HYPERLINK \l "_Toc93947269"</w:instrText>
            </w:r>
            <w:r w:rsidRPr="00051FCC">
              <w:rPr>
                <w:rStyle w:val="Hyperlink"/>
              </w:rPr>
              <w:instrText xml:space="preserve"> </w:instrText>
            </w:r>
            <w:r w:rsidRPr="00051FCC">
              <w:rPr>
                <w:rStyle w:val="Hyperlink"/>
              </w:rPr>
            </w:r>
            <w:r w:rsidRPr="00051FCC">
              <w:rPr>
                <w:rStyle w:val="Hyperlink"/>
              </w:rPr>
              <w:fldChar w:fldCharType="separate"/>
            </w:r>
            <w:r w:rsidRPr="00051FCC">
              <w:rPr>
                <w:rStyle w:val="Hyperlink"/>
              </w:rPr>
              <w:t>1.2 Our problem</w:t>
            </w:r>
            <w:r>
              <w:rPr>
                <w:webHidden/>
              </w:rPr>
              <w:tab/>
            </w:r>
            <w:r>
              <w:rPr>
                <w:webHidden/>
              </w:rPr>
              <w:fldChar w:fldCharType="begin"/>
            </w:r>
            <w:r>
              <w:rPr>
                <w:webHidden/>
              </w:rPr>
              <w:instrText xml:space="preserve"> PAGEREF _Toc93947269 \h </w:instrText>
            </w:r>
            <w:r>
              <w:rPr>
                <w:webHidden/>
              </w:rPr>
            </w:r>
          </w:ins>
          <w:r>
            <w:rPr>
              <w:webHidden/>
            </w:rPr>
            <w:fldChar w:fldCharType="separate"/>
          </w:r>
          <w:ins w:id="11" w:author="Areej Turky Sahu Alotaibi" w:date="2022-01-24T20:07:00Z">
            <w:r>
              <w:rPr>
                <w:webHidden/>
              </w:rPr>
              <w:t>4</w:t>
            </w:r>
            <w:r>
              <w:rPr>
                <w:webHidden/>
              </w:rPr>
              <w:fldChar w:fldCharType="end"/>
            </w:r>
            <w:r w:rsidRPr="00051FCC">
              <w:rPr>
                <w:rStyle w:val="Hyperlink"/>
              </w:rPr>
              <w:fldChar w:fldCharType="end"/>
            </w:r>
          </w:ins>
        </w:p>
        <w:p w14:paraId="3AA31A25" w14:textId="2D2DF038" w:rsidR="00C7100F" w:rsidRDefault="00C7100F">
          <w:pPr>
            <w:pStyle w:val="TOC3"/>
            <w:tabs>
              <w:tab w:val="right" w:leader="dot" w:pos="9350"/>
            </w:tabs>
            <w:rPr>
              <w:ins w:id="12" w:author="Areej Turky Sahu Alotaibi" w:date="2022-01-24T20:07:00Z"/>
              <w:rFonts w:eastAsiaTheme="minorEastAsia" w:cstheme="minorBidi"/>
              <w:noProof/>
              <w:sz w:val="22"/>
              <w:szCs w:val="22"/>
            </w:rPr>
          </w:pPr>
          <w:ins w:id="13" w:author="Areej Turky Sahu Alotaibi" w:date="2022-01-24T20:07:00Z">
            <w:r w:rsidRPr="00051FCC">
              <w:rPr>
                <w:rStyle w:val="Hyperlink"/>
                <w:rFonts w:eastAsiaTheme="majorEastAsia"/>
                <w:noProof/>
              </w:rPr>
              <w:fldChar w:fldCharType="begin"/>
            </w:r>
            <w:r w:rsidRPr="00051FCC">
              <w:rPr>
                <w:rStyle w:val="Hyperlink"/>
                <w:rFonts w:eastAsiaTheme="majorEastAsia"/>
                <w:noProof/>
              </w:rPr>
              <w:instrText xml:space="preserve"> </w:instrText>
            </w:r>
            <w:r>
              <w:rPr>
                <w:noProof/>
              </w:rPr>
              <w:instrText>HYPERLINK \l "_Toc93947270"</w:instrText>
            </w:r>
            <w:r w:rsidRPr="00051FCC">
              <w:rPr>
                <w:rStyle w:val="Hyperlink"/>
                <w:rFonts w:eastAsiaTheme="majorEastAsia"/>
                <w:noProof/>
              </w:rPr>
              <w:instrText xml:space="preserve"> </w:instrText>
            </w:r>
            <w:r w:rsidRPr="00051FCC">
              <w:rPr>
                <w:rStyle w:val="Hyperlink"/>
                <w:rFonts w:eastAsiaTheme="majorEastAsia"/>
                <w:noProof/>
              </w:rPr>
            </w:r>
            <w:r w:rsidRPr="00051FCC">
              <w:rPr>
                <w:rStyle w:val="Hyperlink"/>
                <w:rFonts w:eastAsiaTheme="majorEastAsia"/>
                <w:noProof/>
              </w:rPr>
              <w:fldChar w:fldCharType="separate"/>
            </w:r>
            <w:r w:rsidRPr="00051FCC">
              <w:rPr>
                <w:rStyle w:val="Hyperlink"/>
                <w:rFonts w:eastAsiaTheme="majorEastAsia"/>
                <w:noProof/>
              </w:rPr>
              <w:t>1.2.1 Case Study</w:t>
            </w:r>
            <w:r>
              <w:rPr>
                <w:noProof/>
                <w:webHidden/>
              </w:rPr>
              <w:tab/>
            </w:r>
            <w:r>
              <w:rPr>
                <w:noProof/>
                <w:webHidden/>
              </w:rPr>
              <w:fldChar w:fldCharType="begin"/>
            </w:r>
            <w:r>
              <w:rPr>
                <w:noProof/>
                <w:webHidden/>
              </w:rPr>
              <w:instrText xml:space="preserve"> PAGEREF _Toc93947270 \h </w:instrText>
            </w:r>
            <w:r>
              <w:rPr>
                <w:noProof/>
                <w:webHidden/>
              </w:rPr>
            </w:r>
          </w:ins>
          <w:r>
            <w:rPr>
              <w:noProof/>
              <w:webHidden/>
            </w:rPr>
            <w:fldChar w:fldCharType="separate"/>
          </w:r>
          <w:ins w:id="14" w:author="Areej Turky Sahu Alotaibi" w:date="2022-01-24T20:07:00Z">
            <w:r>
              <w:rPr>
                <w:noProof/>
                <w:webHidden/>
              </w:rPr>
              <w:t>4</w:t>
            </w:r>
            <w:r>
              <w:rPr>
                <w:noProof/>
                <w:webHidden/>
              </w:rPr>
              <w:fldChar w:fldCharType="end"/>
            </w:r>
            <w:r w:rsidRPr="00051FCC">
              <w:rPr>
                <w:rStyle w:val="Hyperlink"/>
                <w:rFonts w:eastAsiaTheme="majorEastAsia"/>
                <w:noProof/>
              </w:rPr>
              <w:fldChar w:fldCharType="end"/>
            </w:r>
          </w:ins>
        </w:p>
        <w:p w14:paraId="1E2EC719" w14:textId="5410E9A2" w:rsidR="00C7100F" w:rsidRDefault="00C7100F">
          <w:pPr>
            <w:pStyle w:val="TOC3"/>
            <w:tabs>
              <w:tab w:val="right" w:leader="dot" w:pos="9350"/>
            </w:tabs>
            <w:rPr>
              <w:ins w:id="15" w:author="Areej Turky Sahu Alotaibi" w:date="2022-01-24T20:07:00Z"/>
              <w:rFonts w:eastAsiaTheme="minorEastAsia" w:cstheme="minorBidi"/>
              <w:noProof/>
              <w:sz w:val="22"/>
              <w:szCs w:val="22"/>
            </w:rPr>
          </w:pPr>
          <w:ins w:id="16" w:author="Areej Turky Sahu Alotaibi" w:date="2022-01-24T20:07:00Z">
            <w:r w:rsidRPr="00051FCC">
              <w:rPr>
                <w:rStyle w:val="Hyperlink"/>
                <w:rFonts w:eastAsiaTheme="majorEastAsia"/>
                <w:noProof/>
              </w:rPr>
              <w:fldChar w:fldCharType="begin"/>
            </w:r>
            <w:r w:rsidRPr="00051FCC">
              <w:rPr>
                <w:rStyle w:val="Hyperlink"/>
                <w:rFonts w:eastAsiaTheme="majorEastAsia"/>
                <w:noProof/>
              </w:rPr>
              <w:instrText xml:space="preserve"> </w:instrText>
            </w:r>
            <w:r>
              <w:rPr>
                <w:noProof/>
              </w:rPr>
              <w:instrText>HYPERLINK \l "_Toc93947271"</w:instrText>
            </w:r>
            <w:r w:rsidRPr="00051FCC">
              <w:rPr>
                <w:rStyle w:val="Hyperlink"/>
                <w:rFonts w:eastAsiaTheme="majorEastAsia"/>
                <w:noProof/>
              </w:rPr>
              <w:instrText xml:space="preserve"> </w:instrText>
            </w:r>
            <w:r w:rsidRPr="00051FCC">
              <w:rPr>
                <w:rStyle w:val="Hyperlink"/>
                <w:rFonts w:eastAsiaTheme="majorEastAsia"/>
                <w:noProof/>
              </w:rPr>
            </w:r>
            <w:r w:rsidRPr="00051FCC">
              <w:rPr>
                <w:rStyle w:val="Hyperlink"/>
                <w:rFonts w:eastAsiaTheme="majorEastAsia"/>
                <w:noProof/>
              </w:rPr>
              <w:fldChar w:fldCharType="separate"/>
            </w:r>
            <w:r w:rsidRPr="00051FCC">
              <w:rPr>
                <w:rStyle w:val="Hyperlink"/>
                <w:rFonts w:eastAsiaTheme="majorEastAsia"/>
                <w:noProof/>
              </w:rPr>
              <w:t>1.2.2 problem formulation</w:t>
            </w:r>
            <w:r>
              <w:rPr>
                <w:noProof/>
                <w:webHidden/>
              </w:rPr>
              <w:tab/>
            </w:r>
            <w:r>
              <w:rPr>
                <w:noProof/>
                <w:webHidden/>
              </w:rPr>
              <w:fldChar w:fldCharType="begin"/>
            </w:r>
            <w:r>
              <w:rPr>
                <w:noProof/>
                <w:webHidden/>
              </w:rPr>
              <w:instrText xml:space="preserve"> PAGEREF _Toc93947271 \h </w:instrText>
            </w:r>
            <w:r>
              <w:rPr>
                <w:noProof/>
                <w:webHidden/>
              </w:rPr>
            </w:r>
          </w:ins>
          <w:r>
            <w:rPr>
              <w:noProof/>
              <w:webHidden/>
            </w:rPr>
            <w:fldChar w:fldCharType="separate"/>
          </w:r>
          <w:ins w:id="17" w:author="Areej Turky Sahu Alotaibi" w:date="2022-01-24T20:07:00Z">
            <w:r>
              <w:rPr>
                <w:noProof/>
                <w:webHidden/>
              </w:rPr>
              <w:t>4</w:t>
            </w:r>
            <w:r>
              <w:rPr>
                <w:noProof/>
                <w:webHidden/>
              </w:rPr>
              <w:fldChar w:fldCharType="end"/>
            </w:r>
            <w:r w:rsidRPr="00051FCC">
              <w:rPr>
                <w:rStyle w:val="Hyperlink"/>
                <w:rFonts w:eastAsiaTheme="majorEastAsia"/>
                <w:noProof/>
              </w:rPr>
              <w:fldChar w:fldCharType="end"/>
            </w:r>
          </w:ins>
        </w:p>
        <w:p w14:paraId="0398D2C4" w14:textId="77D63DB2" w:rsidR="00C7100F" w:rsidRDefault="00C7100F">
          <w:pPr>
            <w:pStyle w:val="TOC3"/>
            <w:tabs>
              <w:tab w:val="right" w:leader="dot" w:pos="9350"/>
            </w:tabs>
            <w:rPr>
              <w:ins w:id="18" w:author="Areej Turky Sahu Alotaibi" w:date="2022-01-24T20:07:00Z"/>
              <w:rFonts w:eastAsiaTheme="minorEastAsia" w:cstheme="minorBidi"/>
              <w:noProof/>
              <w:sz w:val="22"/>
              <w:szCs w:val="22"/>
            </w:rPr>
          </w:pPr>
          <w:ins w:id="19" w:author="Areej Turky Sahu Alotaibi" w:date="2022-01-24T20:07:00Z">
            <w:r w:rsidRPr="00051FCC">
              <w:rPr>
                <w:rStyle w:val="Hyperlink"/>
                <w:rFonts w:eastAsiaTheme="majorEastAsia"/>
                <w:noProof/>
              </w:rPr>
              <w:fldChar w:fldCharType="begin"/>
            </w:r>
            <w:r w:rsidRPr="00051FCC">
              <w:rPr>
                <w:rStyle w:val="Hyperlink"/>
                <w:rFonts w:eastAsiaTheme="majorEastAsia"/>
                <w:noProof/>
              </w:rPr>
              <w:instrText xml:space="preserve"> </w:instrText>
            </w:r>
            <w:r>
              <w:rPr>
                <w:noProof/>
              </w:rPr>
              <w:instrText>HYPERLINK \l "_Toc93947272"</w:instrText>
            </w:r>
            <w:r w:rsidRPr="00051FCC">
              <w:rPr>
                <w:rStyle w:val="Hyperlink"/>
                <w:rFonts w:eastAsiaTheme="majorEastAsia"/>
                <w:noProof/>
              </w:rPr>
              <w:instrText xml:space="preserve"> </w:instrText>
            </w:r>
            <w:r w:rsidRPr="00051FCC">
              <w:rPr>
                <w:rStyle w:val="Hyperlink"/>
                <w:rFonts w:eastAsiaTheme="majorEastAsia"/>
                <w:noProof/>
              </w:rPr>
            </w:r>
            <w:r w:rsidRPr="00051FCC">
              <w:rPr>
                <w:rStyle w:val="Hyperlink"/>
                <w:rFonts w:eastAsiaTheme="majorEastAsia"/>
                <w:noProof/>
              </w:rPr>
              <w:fldChar w:fldCharType="separate"/>
            </w:r>
            <w:r w:rsidRPr="00051FCC">
              <w:rPr>
                <w:rStyle w:val="Hyperlink"/>
                <w:rFonts w:eastAsiaTheme="majorEastAsia"/>
                <w:noProof/>
              </w:rPr>
              <w:t>1.2.3 A* Algorithm</w:t>
            </w:r>
            <w:r>
              <w:rPr>
                <w:noProof/>
                <w:webHidden/>
              </w:rPr>
              <w:tab/>
            </w:r>
            <w:r>
              <w:rPr>
                <w:noProof/>
                <w:webHidden/>
              </w:rPr>
              <w:fldChar w:fldCharType="begin"/>
            </w:r>
            <w:r>
              <w:rPr>
                <w:noProof/>
                <w:webHidden/>
              </w:rPr>
              <w:instrText xml:space="preserve"> PAGEREF _Toc93947272 \h </w:instrText>
            </w:r>
            <w:r>
              <w:rPr>
                <w:noProof/>
                <w:webHidden/>
              </w:rPr>
            </w:r>
          </w:ins>
          <w:r>
            <w:rPr>
              <w:noProof/>
              <w:webHidden/>
            </w:rPr>
            <w:fldChar w:fldCharType="separate"/>
          </w:r>
          <w:ins w:id="20" w:author="Areej Turky Sahu Alotaibi" w:date="2022-01-24T20:07:00Z">
            <w:r>
              <w:rPr>
                <w:noProof/>
                <w:webHidden/>
              </w:rPr>
              <w:t>5</w:t>
            </w:r>
            <w:r>
              <w:rPr>
                <w:noProof/>
                <w:webHidden/>
              </w:rPr>
              <w:fldChar w:fldCharType="end"/>
            </w:r>
            <w:r w:rsidRPr="00051FCC">
              <w:rPr>
                <w:rStyle w:val="Hyperlink"/>
                <w:rFonts w:eastAsiaTheme="majorEastAsia"/>
                <w:noProof/>
              </w:rPr>
              <w:fldChar w:fldCharType="end"/>
            </w:r>
          </w:ins>
        </w:p>
        <w:p w14:paraId="18DA6406" w14:textId="796DAEFF" w:rsidR="00C7100F" w:rsidRDefault="00C7100F">
          <w:pPr>
            <w:pStyle w:val="TOC3"/>
            <w:tabs>
              <w:tab w:val="right" w:leader="dot" w:pos="9350"/>
            </w:tabs>
            <w:rPr>
              <w:ins w:id="21" w:author="Areej Turky Sahu Alotaibi" w:date="2022-01-24T20:07:00Z"/>
              <w:rFonts w:eastAsiaTheme="minorEastAsia" w:cstheme="minorBidi"/>
              <w:noProof/>
              <w:sz w:val="22"/>
              <w:szCs w:val="22"/>
            </w:rPr>
          </w:pPr>
          <w:ins w:id="22" w:author="Areej Turky Sahu Alotaibi" w:date="2022-01-24T20:07:00Z">
            <w:r w:rsidRPr="00051FCC">
              <w:rPr>
                <w:rStyle w:val="Hyperlink"/>
                <w:rFonts w:eastAsiaTheme="majorEastAsia"/>
                <w:noProof/>
              </w:rPr>
              <w:fldChar w:fldCharType="begin"/>
            </w:r>
            <w:r w:rsidRPr="00051FCC">
              <w:rPr>
                <w:rStyle w:val="Hyperlink"/>
                <w:rFonts w:eastAsiaTheme="majorEastAsia"/>
                <w:noProof/>
              </w:rPr>
              <w:instrText xml:space="preserve"> </w:instrText>
            </w:r>
            <w:r>
              <w:rPr>
                <w:noProof/>
              </w:rPr>
              <w:instrText>HYPERLINK \l "_Toc93947273"</w:instrText>
            </w:r>
            <w:r w:rsidRPr="00051FCC">
              <w:rPr>
                <w:rStyle w:val="Hyperlink"/>
                <w:rFonts w:eastAsiaTheme="majorEastAsia"/>
                <w:noProof/>
              </w:rPr>
              <w:instrText xml:space="preserve"> </w:instrText>
            </w:r>
            <w:r w:rsidRPr="00051FCC">
              <w:rPr>
                <w:rStyle w:val="Hyperlink"/>
                <w:rFonts w:eastAsiaTheme="majorEastAsia"/>
                <w:noProof/>
              </w:rPr>
            </w:r>
            <w:r w:rsidRPr="00051FCC">
              <w:rPr>
                <w:rStyle w:val="Hyperlink"/>
                <w:rFonts w:eastAsiaTheme="majorEastAsia"/>
                <w:noProof/>
              </w:rPr>
              <w:fldChar w:fldCharType="separate"/>
            </w:r>
            <w:r w:rsidRPr="00051FCC">
              <w:rPr>
                <w:rStyle w:val="Hyperlink"/>
                <w:rFonts w:eastAsiaTheme="majorEastAsia"/>
                <w:noProof/>
              </w:rPr>
              <w:t>1.2.4 Heuristic Function</w:t>
            </w:r>
            <w:r>
              <w:rPr>
                <w:noProof/>
                <w:webHidden/>
              </w:rPr>
              <w:tab/>
            </w:r>
            <w:r>
              <w:rPr>
                <w:noProof/>
                <w:webHidden/>
              </w:rPr>
              <w:fldChar w:fldCharType="begin"/>
            </w:r>
            <w:r>
              <w:rPr>
                <w:noProof/>
                <w:webHidden/>
              </w:rPr>
              <w:instrText xml:space="preserve"> PAGEREF _Toc93947273 \h </w:instrText>
            </w:r>
            <w:r>
              <w:rPr>
                <w:noProof/>
                <w:webHidden/>
              </w:rPr>
            </w:r>
          </w:ins>
          <w:r>
            <w:rPr>
              <w:noProof/>
              <w:webHidden/>
            </w:rPr>
            <w:fldChar w:fldCharType="separate"/>
          </w:r>
          <w:ins w:id="23" w:author="Areej Turky Sahu Alotaibi" w:date="2022-01-24T20:07:00Z">
            <w:r>
              <w:rPr>
                <w:noProof/>
                <w:webHidden/>
              </w:rPr>
              <w:t>5</w:t>
            </w:r>
            <w:r>
              <w:rPr>
                <w:noProof/>
                <w:webHidden/>
              </w:rPr>
              <w:fldChar w:fldCharType="end"/>
            </w:r>
            <w:r w:rsidRPr="00051FCC">
              <w:rPr>
                <w:rStyle w:val="Hyperlink"/>
                <w:rFonts w:eastAsiaTheme="majorEastAsia"/>
                <w:noProof/>
              </w:rPr>
              <w:fldChar w:fldCharType="end"/>
            </w:r>
          </w:ins>
        </w:p>
        <w:p w14:paraId="0D3C0436" w14:textId="6025AAAF" w:rsidR="00C7100F" w:rsidRDefault="00C7100F">
          <w:pPr>
            <w:pStyle w:val="TOC2"/>
            <w:rPr>
              <w:ins w:id="24" w:author="Areej Turky Sahu Alotaibi" w:date="2022-01-24T20:07:00Z"/>
              <w:rFonts w:eastAsiaTheme="minorEastAsia" w:cstheme="minorBidi"/>
              <w:b w:val="0"/>
              <w:bCs w:val="0"/>
              <w:sz w:val="22"/>
              <w:szCs w:val="22"/>
            </w:rPr>
          </w:pPr>
          <w:ins w:id="25" w:author="Areej Turky Sahu Alotaibi" w:date="2022-01-24T20:07:00Z">
            <w:r w:rsidRPr="00051FCC">
              <w:rPr>
                <w:rStyle w:val="Hyperlink"/>
              </w:rPr>
              <w:fldChar w:fldCharType="begin"/>
            </w:r>
            <w:r w:rsidRPr="00051FCC">
              <w:rPr>
                <w:rStyle w:val="Hyperlink"/>
              </w:rPr>
              <w:instrText xml:space="preserve"> </w:instrText>
            </w:r>
            <w:r>
              <w:instrText>HYPERLINK \l "_Toc93947274"</w:instrText>
            </w:r>
            <w:r w:rsidRPr="00051FCC">
              <w:rPr>
                <w:rStyle w:val="Hyperlink"/>
              </w:rPr>
              <w:instrText xml:space="preserve"> </w:instrText>
            </w:r>
            <w:r w:rsidRPr="00051FCC">
              <w:rPr>
                <w:rStyle w:val="Hyperlink"/>
              </w:rPr>
            </w:r>
            <w:r w:rsidRPr="00051FCC">
              <w:rPr>
                <w:rStyle w:val="Hyperlink"/>
              </w:rPr>
              <w:fldChar w:fldCharType="separate"/>
            </w:r>
            <w:r w:rsidRPr="00051FCC">
              <w:rPr>
                <w:rStyle w:val="Hyperlink"/>
              </w:rPr>
              <w:t>1.3 Traveling salesman problem implementation Using A* algorithm</w:t>
            </w:r>
            <w:r>
              <w:rPr>
                <w:webHidden/>
              </w:rPr>
              <w:tab/>
            </w:r>
            <w:r>
              <w:rPr>
                <w:webHidden/>
              </w:rPr>
              <w:fldChar w:fldCharType="begin"/>
            </w:r>
            <w:r>
              <w:rPr>
                <w:webHidden/>
              </w:rPr>
              <w:instrText xml:space="preserve"> PAGEREF _Toc93947274 \h </w:instrText>
            </w:r>
            <w:r>
              <w:rPr>
                <w:webHidden/>
              </w:rPr>
            </w:r>
          </w:ins>
          <w:r>
            <w:rPr>
              <w:webHidden/>
            </w:rPr>
            <w:fldChar w:fldCharType="separate"/>
          </w:r>
          <w:ins w:id="26" w:author="Areej Turky Sahu Alotaibi" w:date="2022-01-24T20:07:00Z">
            <w:r>
              <w:rPr>
                <w:webHidden/>
              </w:rPr>
              <w:t>7</w:t>
            </w:r>
            <w:r>
              <w:rPr>
                <w:webHidden/>
              </w:rPr>
              <w:fldChar w:fldCharType="end"/>
            </w:r>
            <w:r w:rsidRPr="00051FCC">
              <w:rPr>
                <w:rStyle w:val="Hyperlink"/>
              </w:rPr>
              <w:fldChar w:fldCharType="end"/>
            </w:r>
          </w:ins>
        </w:p>
        <w:p w14:paraId="527A50C6" w14:textId="5F86DBF9" w:rsidR="00C7100F" w:rsidRDefault="00C7100F">
          <w:pPr>
            <w:pStyle w:val="TOC1"/>
            <w:rPr>
              <w:ins w:id="27" w:author="Areej Turky Sahu Alotaibi" w:date="2022-01-24T20:07:00Z"/>
              <w:rFonts w:eastAsiaTheme="minorEastAsia" w:cstheme="minorBidi"/>
              <w:i w:val="0"/>
              <w:iCs w:val="0"/>
              <w:color w:val="auto"/>
              <w:sz w:val="22"/>
              <w:szCs w:val="22"/>
            </w:rPr>
          </w:pPr>
          <w:ins w:id="28" w:author="Areej Turky Sahu Alotaibi" w:date="2022-01-24T20:07:00Z">
            <w:r w:rsidRPr="00051FCC">
              <w:rPr>
                <w:rStyle w:val="Hyperlink"/>
              </w:rPr>
              <w:fldChar w:fldCharType="begin"/>
            </w:r>
            <w:r w:rsidRPr="00051FCC">
              <w:rPr>
                <w:rStyle w:val="Hyperlink"/>
              </w:rPr>
              <w:instrText xml:space="preserve"> </w:instrText>
            </w:r>
            <w:r>
              <w:instrText>HYPERLINK \l "_Toc93947275"</w:instrText>
            </w:r>
            <w:r w:rsidRPr="00051FCC">
              <w:rPr>
                <w:rStyle w:val="Hyperlink"/>
              </w:rPr>
              <w:instrText xml:space="preserve"> </w:instrText>
            </w:r>
            <w:r w:rsidRPr="00051FCC">
              <w:rPr>
                <w:rStyle w:val="Hyperlink"/>
              </w:rPr>
            </w:r>
            <w:r w:rsidRPr="00051FCC">
              <w:rPr>
                <w:rStyle w:val="Hyperlink"/>
              </w:rPr>
              <w:fldChar w:fldCharType="separate"/>
            </w:r>
            <w:r w:rsidRPr="00051FCC">
              <w:rPr>
                <w:rStyle w:val="Hyperlink"/>
              </w:rPr>
              <w:t>2. Practical part</w:t>
            </w:r>
            <w:r>
              <w:rPr>
                <w:webHidden/>
              </w:rPr>
              <w:tab/>
            </w:r>
            <w:r>
              <w:rPr>
                <w:webHidden/>
              </w:rPr>
              <w:fldChar w:fldCharType="begin"/>
            </w:r>
            <w:r>
              <w:rPr>
                <w:webHidden/>
              </w:rPr>
              <w:instrText xml:space="preserve"> PAGEREF _Toc93947275 \h </w:instrText>
            </w:r>
            <w:r>
              <w:rPr>
                <w:webHidden/>
              </w:rPr>
            </w:r>
          </w:ins>
          <w:r>
            <w:rPr>
              <w:webHidden/>
            </w:rPr>
            <w:fldChar w:fldCharType="separate"/>
          </w:r>
          <w:ins w:id="29" w:author="Areej Turky Sahu Alotaibi" w:date="2022-01-24T20:07:00Z">
            <w:r>
              <w:rPr>
                <w:webHidden/>
              </w:rPr>
              <w:t>8</w:t>
            </w:r>
            <w:r>
              <w:rPr>
                <w:webHidden/>
              </w:rPr>
              <w:fldChar w:fldCharType="end"/>
            </w:r>
            <w:r w:rsidRPr="00051FCC">
              <w:rPr>
                <w:rStyle w:val="Hyperlink"/>
              </w:rPr>
              <w:fldChar w:fldCharType="end"/>
            </w:r>
          </w:ins>
        </w:p>
        <w:p w14:paraId="3979AEDF" w14:textId="7FFD8738" w:rsidR="00C7100F" w:rsidRDefault="00C7100F">
          <w:pPr>
            <w:pStyle w:val="TOC2"/>
            <w:rPr>
              <w:ins w:id="30" w:author="Areej Turky Sahu Alotaibi" w:date="2022-01-24T20:07:00Z"/>
              <w:rFonts w:eastAsiaTheme="minorEastAsia" w:cstheme="minorBidi"/>
              <w:b w:val="0"/>
              <w:bCs w:val="0"/>
              <w:sz w:val="22"/>
              <w:szCs w:val="22"/>
            </w:rPr>
          </w:pPr>
          <w:ins w:id="31" w:author="Areej Turky Sahu Alotaibi" w:date="2022-01-24T20:07:00Z">
            <w:r w:rsidRPr="00051FCC">
              <w:rPr>
                <w:rStyle w:val="Hyperlink"/>
              </w:rPr>
              <w:fldChar w:fldCharType="begin"/>
            </w:r>
            <w:r w:rsidRPr="00051FCC">
              <w:rPr>
                <w:rStyle w:val="Hyperlink"/>
              </w:rPr>
              <w:instrText xml:space="preserve"> </w:instrText>
            </w:r>
            <w:r>
              <w:instrText>HYPERLINK \l "_Toc93947276"</w:instrText>
            </w:r>
            <w:r w:rsidRPr="00051FCC">
              <w:rPr>
                <w:rStyle w:val="Hyperlink"/>
              </w:rPr>
              <w:instrText xml:space="preserve"> </w:instrText>
            </w:r>
            <w:r w:rsidRPr="00051FCC">
              <w:rPr>
                <w:rStyle w:val="Hyperlink"/>
              </w:rPr>
            </w:r>
            <w:r w:rsidRPr="00051FCC">
              <w:rPr>
                <w:rStyle w:val="Hyperlink"/>
              </w:rPr>
              <w:fldChar w:fldCharType="separate"/>
            </w:r>
            <w:r w:rsidRPr="00051FCC">
              <w:rPr>
                <w:rStyle w:val="Hyperlink"/>
              </w:rPr>
              <w:t>2.1 The algorithm</w:t>
            </w:r>
            <w:r>
              <w:rPr>
                <w:webHidden/>
              </w:rPr>
              <w:tab/>
            </w:r>
            <w:r>
              <w:rPr>
                <w:webHidden/>
              </w:rPr>
              <w:fldChar w:fldCharType="begin"/>
            </w:r>
            <w:r>
              <w:rPr>
                <w:webHidden/>
              </w:rPr>
              <w:instrText xml:space="preserve"> PAGEREF _Toc93947276 \h </w:instrText>
            </w:r>
            <w:r>
              <w:rPr>
                <w:webHidden/>
              </w:rPr>
            </w:r>
          </w:ins>
          <w:r>
            <w:rPr>
              <w:webHidden/>
            </w:rPr>
            <w:fldChar w:fldCharType="separate"/>
          </w:r>
          <w:ins w:id="32" w:author="Areej Turky Sahu Alotaibi" w:date="2022-01-24T20:07:00Z">
            <w:r>
              <w:rPr>
                <w:webHidden/>
              </w:rPr>
              <w:t>8</w:t>
            </w:r>
            <w:r>
              <w:rPr>
                <w:webHidden/>
              </w:rPr>
              <w:fldChar w:fldCharType="end"/>
            </w:r>
            <w:r w:rsidRPr="00051FCC">
              <w:rPr>
                <w:rStyle w:val="Hyperlink"/>
              </w:rPr>
              <w:fldChar w:fldCharType="end"/>
            </w:r>
          </w:ins>
        </w:p>
        <w:p w14:paraId="0C366CEB" w14:textId="033C80D6" w:rsidR="00C7100F" w:rsidRDefault="00C7100F">
          <w:pPr>
            <w:pStyle w:val="TOC3"/>
            <w:tabs>
              <w:tab w:val="right" w:leader="dot" w:pos="9350"/>
            </w:tabs>
            <w:rPr>
              <w:ins w:id="33" w:author="Areej Turky Sahu Alotaibi" w:date="2022-01-24T20:07:00Z"/>
              <w:rFonts w:eastAsiaTheme="minorEastAsia" w:cstheme="minorBidi"/>
              <w:noProof/>
              <w:sz w:val="22"/>
              <w:szCs w:val="22"/>
            </w:rPr>
          </w:pPr>
          <w:ins w:id="34" w:author="Areej Turky Sahu Alotaibi" w:date="2022-01-24T20:07:00Z">
            <w:r w:rsidRPr="00051FCC">
              <w:rPr>
                <w:rStyle w:val="Hyperlink"/>
                <w:rFonts w:eastAsiaTheme="majorEastAsia"/>
                <w:noProof/>
              </w:rPr>
              <w:fldChar w:fldCharType="begin"/>
            </w:r>
            <w:r w:rsidRPr="00051FCC">
              <w:rPr>
                <w:rStyle w:val="Hyperlink"/>
                <w:rFonts w:eastAsiaTheme="majorEastAsia"/>
                <w:noProof/>
              </w:rPr>
              <w:instrText xml:space="preserve"> </w:instrText>
            </w:r>
            <w:r>
              <w:rPr>
                <w:noProof/>
              </w:rPr>
              <w:instrText>HYPERLINK \l "_Toc93947277"</w:instrText>
            </w:r>
            <w:r w:rsidRPr="00051FCC">
              <w:rPr>
                <w:rStyle w:val="Hyperlink"/>
                <w:rFonts w:eastAsiaTheme="majorEastAsia"/>
                <w:noProof/>
              </w:rPr>
              <w:instrText xml:space="preserve"> </w:instrText>
            </w:r>
            <w:r w:rsidRPr="00051FCC">
              <w:rPr>
                <w:rStyle w:val="Hyperlink"/>
                <w:rFonts w:eastAsiaTheme="majorEastAsia"/>
                <w:noProof/>
              </w:rPr>
            </w:r>
            <w:r w:rsidRPr="00051FCC">
              <w:rPr>
                <w:rStyle w:val="Hyperlink"/>
                <w:rFonts w:eastAsiaTheme="majorEastAsia"/>
                <w:noProof/>
              </w:rPr>
              <w:fldChar w:fldCharType="separate"/>
            </w:r>
            <w:r w:rsidRPr="00051FCC">
              <w:rPr>
                <w:rStyle w:val="Hyperlink"/>
                <w:rFonts w:eastAsiaTheme="majorEastAsia"/>
                <w:noProof/>
              </w:rPr>
              <w:t>2.1.1 Explanation</w:t>
            </w:r>
            <w:r>
              <w:rPr>
                <w:noProof/>
                <w:webHidden/>
              </w:rPr>
              <w:tab/>
            </w:r>
            <w:r>
              <w:rPr>
                <w:noProof/>
                <w:webHidden/>
              </w:rPr>
              <w:fldChar w:fldCharType="begin"/>
            </w:r>
            <w:r>
              <w:rPr>
                <w:noProof/>
                <w:webHidden/>
              </w:rPr>
              <w:instrText xml:space="preserve"> PAGEREF _Toc93947277 \h </w:instrText>
            </w:r>
            <w:r>
              <w:rPr>
                <w:noProof/>
                <w:webHidden/>
              </w:rPr>
            </w:r>
          </w:ins>
          <w:r>
            <w:rPr>
              <w:noProof/>
              <w:webHidden/>
            </w:rPr>
            <w:fldChar w:fldCharType="separate"/>
          </w:r>
          <w:ins w:id="35" w:author="Areej Turky Sahu Alotaibi" w:date="2022-01-24T20:07:00Z">
            <w:r>
              <w:rPr>
                <w:noProof/>
                <w:webHidden/>
              </w:rPr>
              <w:t>8</w:t>
            </w:r>
            <w:r>
              <w:rPr>
                <w:noProof/>
                <w:webHidden/>
              </w:rPr>
              <w:fldChar w:fldCharType="end"/>
            </w:r>
            <w:r w:rsidRPr="00051FCC">
              <w:rPr>
                <w:rStyle w:val="Hyperlink"/>
                <w:rFonts w:eastAsiaTheme="majorEastAsia"/>
                <w:noProof/>
              </w:rPr>
              <w:fldChar w:fldCharType="end"/>
            </w:r>
          </w:ins>
        </w:p>
        <w:p w14:paraId="1EFD26ED" w14:textId="26A5BC4B" w:rsidR="00C7100F" w:rsidRDefault="00C7100F">
          <w:pPr>
            <w:pStyle w:val="TOC3"/>
            <w:tabs>
              <w:tab w:val="right" w:leader="dot" w:pos="9350"/>
            </w:tabs>
            <w:rPr>
              <w:ins w:id="36" w:author="Areej Turky Sahu Alotaibi" w:date="2022-01-24T20:07:00Z"/>
              <w:rFonts w:eastAsiaTheme="minorEastAsia" w:cstheme="minorBidi"/>
              <w:noProof/>
              <w:sz w:val="22"/>
              <w:szCs w:val="22"/>
            </w:rPr>
          </w:pPr>
          <w:ins w:id="37" w:author="Areej Turky Sahu Alotaibi" w:date="2022-01-24T20:07:00Z">
            <w:r w:rsidRPr="00051FCC">
              <w:rPr>
                <w:rStyle w:val="Hyperlink"/>
                <w:rFonts w:eastAsiaTheme="majorEastAsia"/>
                <w:noProof/>
              </w:rPr>
              <w:fldChar w:fldCharType="begin"/>
            </w:r>
            <w:r w:rsidRPr="00051FCC">
              <w:rPr>
                <w:rStyle w:val="Hyperlink"/>
                <w:rFonts w:eastAsiaTheme="majorEastAsia"/>
                <w:noProof/>
              </w:rPr>
              <w:instrText xml:space="preserve"> </w:instrText>
            </w:r>
            <w:r>
              <w:rPr>
                <w:noProof/>
              </w:rPr>
              <w:instrText>HYPERLINK \l "_Toc93947278"</w:instrText>
            </w:r>
            <w:r w:rsidRPr="00051FCC">
              <w:rPr>
                <w:rStyle w:val="Hyperlink"/>
                <w:rFonts w:eastAsiaTheme="majorEastAsia"/>
                <w:noProof/>
              </w:rPr>
              <w:instrText xml:space="preserve"> </w:instrText>
            </w:r>
            <w:r w:rsidRPr="00051FCC">
              <w:rPr>
                <w:rStyle w:val="Hyperlink"/>
                <w:rFonts w:eastAsiaTheme="majorEastAsia"/>
                <w:noProof/>
              </w:rPr>
            </w:r>
            <w:r w:rsidRPr="00051FCC">
              <w:rPr>
                <w:rStyle w:val="Hyperlink"/>
                <w:rFonts w:eastAsiaTheme="majorEastAsia"/>
                <w:noProof/>
              </w:rPr>
              <w:fldChar w:fldCharType="separate"/>
            </w:r>
            <w:r w:rsidRPr="00051FCC">
              <w:rPr>
                <w:rStyle w:val="Hyperlink"/>
                <w:rFonts w:eastAsiaTheme="majorEastAsia"/>
                <w:noProof/>
              </w:rPr>
              <w:t>2.1.2 Implementation</w:t>
            </w:r>
            <w:r>
              <w:rPr>
                <w:noProof/>
                <w:webHidden/>
              </w:rPr>
              <w:tab/>
            </w:r>
            <w:r>
              <w:rPr>
                <w:noProof/>
                <w:webHidden/>
              </w:rPr>
              <w:fldChar w:fldCharType="begin"/>
            </w:r>
            <w:r>
              <w:rPr>
                <w:noProof/>
                <w:webHidden/>
              </w:rPr>
              <w:instrText xml:space="preserve"> PAGEREF _Toc93947278 \h </w:instrText>
            </w:r>
            <w:r>
              <w:rPr>
                <w:noProof/>
                <w:webHidden/>
              </w:rPr>
            </w:r>
          </w:ins>
          <w:r>
            <w:rPr>
              <w:noProof/>
              <w:webHidden/>
            </w:rPr>
            <w:fldChar w:fldCharType="separate"/>
          </w:r>
          <w:ins w:id="38" w:author="Areej Turky Sahu Alotaibi" w:date="2022-01-24T20:07:00Z">
            <w:r>
              <w:rPr>
                <w:noProof/>
                <w:webHidden/>
              </w:rPr>
              <w:t>9</w:t>
            </w:r>
            <w:r>
              <w:rPr>
                <w:noProof/>
                <w:webHidden/>
              </w:rPr>
              <w:fldChar w:fldCharType="end"/>
            </w:r>
            <w:r w:rsidRPr="00051FCC">
              <w:rPr>
                <w:rStyle w:val="Hyperlink"/>
                <w:rFonts w:eastAsiaTheme="majorEastAsia"/>
                <w:noProof/>
              </w:rPr>
              <w:fldChar w:fldCharType="end"/>
            </w:r>
          </w:ins>
        </w:p>
        <w:p w14:paraId="70CB045F" w14:textId="31C7BFEC" w:rsidR="00C7100F" w:rsidRDefault="00C7100F">
          <w:pPr>
            <w:pStyle w:val="TOC3"/>
            <w:tabs>
              <w:tab w:val="right" w:leader="dot" w:pos="9350"/>
            </w:tabs>
            <w:rPr>
              <w:ins w:id="39" w:author="Areej Turky Sahu Alotaibi" w:date="2022-01-24T20:07:00Z"/>
              <w:rFonts w:eastAsiaTheme="minorEastAsia" w:cstheme="minorBidi"/>
              <w:noProof/>
              <w:sz w:val="22"/>
              <w:szCs w:val="22"/>
            </w:rPr>
          </w:pPr>
          <w:ins w:id="40" w:author="Areej Turky Sahu Alotaibi" w:date="2022-01-24T20:07:00Z">
            <w:r w:rsidRPr="00051FCC">
              <w:rPr>
                <w:rStyle w:val="Hyperlink"/>
                <w:rFonts w:eastAsiaTheme="majorEastAsia"/>
                <w:noProof/>
              </w:rPr>
              <w:fldChar w:fldCharType="begin"/>
            </w:r>
            <w:r w:rsidRPr="00051FCC">
              <w:rPr>
                <w:rStyle w:val="Hyperlink"/>
                <w:rFonts w:eastAsiaTheme="majorEastAsia"/>
                <w:noProof/>
              </w:rPr>
              <w:instrText xml:space="preserve"> </w:instrText>
            </w:r>
            <w:r>
              <w:rPr>
                <w:noProof/>
              </w:rPr>
              <w:instrText>HYPERLINK \l "_Toc93947279"</w:instrText>
            </w:r>
            <w:r w:rsidRPr="00051FCC">
              <w:rPr>
                <w:rStyle w:val="Hyperlink"/>
                <w:rFonts w:eastAsiaTheme="majorEastAsia"/>
                <w:noProof/>
              </w:rPr>
              <w:instrText xml:space="preserve"> </w:instrText>
            </w:r>
            <w:r w:rsidRPr="00051FCC">
              <w:rPr>
                <w:rStyle w:val="Hyperlink"/>
                <w:rFonts w:eastAsiaTheme="majorEastAsia"/>
                <w:noProof/>
              </w:rPr>
            </w:r>
            <w:r w:rsidRPr="00051FCC">
              <w:rPr>
                <w:rStyle w:val="Hyperlink"/>
                <w:rFonts w:eastAsiaTheme="majorEastAsia"/>
                <w:noProof/>
              </w:rPr>
              <w:fldChar w:fldCharType="separate"/>
            </w:r>
            <w:r w:rsidRPr="00051FCC">
              <w:rPr>
                <w:rStyle w:val="Hyperlink"/>
                <w:rFonts w:eastAsiaTheme="majorEastAsia"/>
                <w:noProof/>
              </w:rPr>
              <w:t>2.1.4 Testing on several samples</w:t>
            </w:r>
            <w:r>
              <w:rPr>
                <w:noProof/>
                <w:webHidden/>
              </w:rPr>
              <w:tab/>
            </w:r>
            <w:r>
              <w:rPr>
                <w:noProof/>
                <w:webHidden/>
              </w:rPr>
              <w:fldChar w:fldCharType="begin"/>
            </w:r>
            <w:r>
              <w:rPr>
                <w:noProof/>
                <w:webHidden/>
              </w:rPr>
              <w:instrText xml:space="preserve"> PAGEREF _Toc93947279 \h </w:instrText>
            </w:r>
            <w:r>
              <w:rPr>
                <w:noProof/>
                <w:webHidden/>
              </w:rPr>
            </w:r>
          </w:ins>
          <w:r>
            <w:rPr>
              <w:noProof/>
              <w:webHidden/>
            </w:rPr>
            <w:fldChar w:fldCharType="separate"/>
          </w:r>
          <w:ins w:id="41" w:author="Areej Turky Sahu Alotaibi" w:date="2022-01-24T20:07:00Z">
            <w:r>
              <w:rPr>
                <w:noProof/>
                <w:webHidden/>
              </w:rPr>
              <w:t>16</w:t>
            </w:r>
            <w:r>
              <w:rPr>
                <w:noProof/>
                <w:webHidden/>
              </w:rPr>
              <w:fldChar w:fldCharType="end"/>
            </w:r>
            <w:r w:rsidRPr="00051FCC">
              <w:rPr>
                <w:rStyle w:val="Hyperlink"/>
                <w:rFonts w:eastAsiaTheme="majorEastAsia"/>
                <w:noProof/>
              </w:rPr>
              <w:fldChar w:fldCharType="end"/>
            </w:r>
          </w:ins>
        </w:p>
        <w:p w14:paraId="3773AC25" w14:textId="325A3847" w:rsidR="00C7100F" w:rsidRDefault="00C7100F">
          <w:pPr>
            <w:pStyle w:val="TOC1"/>
            <w:rPr>
              <w:ins w:id="42" w:author="Areej Turky Sahu Alotaibi" w:date="2022-01-24T20:07:00Z"/>
              <w:rFonts w:eastAsiaTheme="minorEastAsia" w:cstheme="minorBidi"/>
              <w:i w:val="0"/>
              <w:iCs w:val="0"/>
              <w:color w:val="auto"/>
              <w:sz w:val="22"/>
              <w:szCs w:val="22"/>
            </w:rPr>
          </w:pPr>
          <w:ins w:id="43" w:author="Areej Turky Sahu Alotaibi" w:date="2022-01-24T20:07:00Z">
            <w:r w:rsidRPr="00051FCC">
              <w:rPr>
                <w:rStyle w:val="Hyperlink"/>
              </w:rPr>
              <w:fldChar w:fldCharType="begin"/>
            </w:r>
            <w:r w:rsidRPr="00051FCC">
              <w:rPr>
                <w:rStyle w:val="Hyperlink"/>
              </w:rPr>
              <w:instrText xml:space="preserve"> </w:instrText>
            </w:r>
            <w:r>
              <w:instrText>HYPERLINK \l "_Toc93947280"</w:instrText>
            </w:r>
            <w:r w:rsidRPr="00051FCC">
              <w:rPr>
                <w:rStyle w:val="Hyperlink"/>
              </w:rPr>
              <w:instrText xml:space="preserve"> </w:instrText>
            </w:r>
            <w:r w:rsidRPr="00051FCC">
              <w:rPr>
                <w:rStyle w:val="Hyperlink"/>
              </w:rPr>
            </w:r>
            <w:r w:rsidRPr="00051FCC">
              <w:rPr>
                <w:rStyle w:val="Hyperlink"/>
              </w:rPr>
              <w:fldChar w:fldCharType="separate"/>
            </w:r>
            <w:r w:rsidRPr="00051FCC">
              <w:rPr>
                <w:rStyle w:val="Hyperlink"/>
              </w:rPr>
              <w:t>3. Real Sample</w:t>
            </w:r>
            <w:r>
              <w:rPr>
                <w:webHidden/>
              </w:rPr>
              <w:tab/>
            </w:r>
            <w:r>
              <w:rPr>
                <w:webHidden/>
              </w:rPr>
              <w:fldChar w:fldCharType="begin"/>
            </w:r>
            <w:r>
              <w:rPr>
                <w:webHidden/>
              </w:rPr>
              <w:instrText xml:space="preserve"> PAGEREF _Toc93947280 \h </w:instrText>
            </w:r>
            <w:r>
              <w:rPr>
                <w:webHidden/>
              </w:rPr>
            </w:r>
          </w:ins>
          <w:r>
            <w:rPr>
              <w:webHidden/>
            </w:rPr>
            <w:fldChar w:fldCharType="separate"/>
          </w:r>
          <w:ins w:id="44" w:author="Areej Turky Sahu Alotaibi" w:date="2022-01-24T20:07:00Z">
            <w:r>
              <w:rPr>
                <w:webHidden/>
              </w:rPr>
              <w:t>19</w:t>
            </w:r>
            <w:r>
              <w:rPr>
                <w:webHidden/>
              </w:rPr>
              <w:fldChar w:fldCharType="end"/>
            </w:r>
            <w:r w:rsidRPr="00051FCC">
              <w:rPr>
                <w:rStyle w:val="Hyperlink"/>
              </w:rPr>
              <w:fldChar w:fldCharType="end"/>
            </w:r>
          </w:ins>
        </w:p>
        <w:p w14:paraId="6B9FD630" w14:textId="654598AE" w:rsidR="00C7100F" w:rsidRDefault="00C7100F">
          <w:pPr>
            <w:pStyle w:val="TOC1"/>
            <w:rPr>
              <w:ins w:id="45" w:author="Areej Turky Sahu Alotaibi" w:date="2022-01-24T20:07:00Z"/>
              <w:rFonts w:eastAsiaTheme="minorEastAsia" w:cstheme="minorBidi"/>
              <w:i w:val="0"/>
              <w:iCs w:val="0"/>
              <w:color w:val="auto"/>
              <w:sz w:val="22"/>
              <w:szCs w:val="22"/>
            </w:rPr>
          </w:pPr>
          <w:ins w:id="46" w:author="Areej Turky Sahu Alotaibi" w:date="2022-01-24T20:07:00Z">
            <w:r w:rsidRPr="00051FCC">
              <w:rPr>
                <w:rStyle w:val="Hyperlink"/>
              </w:rPr>
              <w:fldChar w:fldCharType="begin"/>
            </w:r>
            <w:r w:rsidRPr="00051FCC">
              <w:rPr>
                <w:rStyle w:val="Hyperlink"/>
              </w:rPr>
              <w:instrText xml:space="preserve"> </w:instrText>
            </w:r>
            <w:r>
              <w:instrText>HYPERLINK \l "_Toc93947281"</w:instrText>
            </w:r>
            <w:r w:rsidRPr="00051FCC">
              <w:rPr>
                <w:rStyle w:val="Hyperlink"/>
              </w:rPr>
              <w:instrText xml:space="preserve"> </w:instrText>
            </w:r>
            <w:r w:rsidRPr="00051FCC">
              <w:rPr>
                <w:rStyle w:val="Hyperlink"/>
              </w:rPr>
            </w:r>
            <w:r w:rsidRPr="00051FCC">
              <w:rPr>
                <w:rStyle w:val="Hyperlink"/>
              </w:rPr>
              <w:fldChar w:fldCharType="separate"/>
            </w:r>
            <w:r w:rsidRPr="00051FCC">
              <w:rPr>
                <w:rStyle w:val="Hyperlink"/>
              </w:rPr>
              <w:t>4.futuerwork</w:t>
            </w:r>
            <w:r>
              <w:rPr>
                <w:webHidden/>
              </w:rPr>
              <w:tab/>
            </w:r>
            <w:r>
              <w:rPr>
                <w:webHidden/>
              </w:rPr>
              <w:fldChar w:fldCharType="begin"/>
            </w:r>
            <w:r>
              <w:rPr>
                <w:webHidden/>
              </w:rPr>
              <w:instrText xml:space="preserve"> PAGEREF _Toc93947281 \h </w:instrText>
            </w:r>
            <w:r>
              <w:rPr>
                <w:webHidden/>
              </w:rPr>
            </w:r>
          </w:ins>
          <w:r>
            <w:rPr>
              <w:webHidden/>
            </w:rPr>
            <w:fldChar w:fldCharType="separate"/>
          </w:r>
          <w:ins w:id="47" w:author="Areej Turky Sahu Alotaibi" w:date="2022-01-24T20:07:00Z">
            <w:r>
              <w:rPr>
                <w:webHidden/>
              </w:rPr>
              <w:t>20</w:t>
            </w:r>
            <w:r>
              <w:rPr>
                <w:webHidden/>
              </w:rPr>
              <w:fldChar w:fldCharType="end"/>
            </w:r>
            <w:r w:rsidRPr="00051FCC">
              <w:rPr>
                <w:rStyle w:val="Hyperlink"/>
              </w:rPr>
              <w:fldChar w:fldCharType="end"/>
            </w:r>
          </w:ins>
        </w:p>
        <w:p w14:paraId="6DE8EBF7" w14:textId="353540B2" w:rsidR="00C7100F" w:rsidRDefault="00C7100F">
          <w:pPr>
            <w:pStyle w:val="TOC2"/>
            <w:rPr>
              <w:ins w:id="48" w:author="Areej Turky Sahu Alotaibi" w:date="2022-01-24T20:07:00Z"/>
              <w:rFonts w:eastAsiaTheme="minorEastAsia" w:cstheme="minorBidi"/>
              <w:b w:val="0"/>
              <w:bCs w:val="0"/>
              <w:sz w:val="22"/>
              <w:szCs w:val="22"/>
            </w:rPr>
          </w:pPr>
          <w:ins w:id="49" w:author="Areej Turky Sahu Alotaibi" w:date="2022-01-24T20:07:00Z">
            <w:r w:rsidRPr="00051FCC">
              <w:rPr>
                <w:rStyle w:val="Hyperlink"/>
              </w:rPr>
              <w:fldChar w:fldCharType="begin"/>
            </w:r>
            <w:r w:rsidRPr="00051FCC">
              <w:rPr>
                <w:rStyle w:val="Hyperlink"/>
              </w:rPr>
              <w:instrText xml:space="preserve"> </w:instrText>
            </w:r>
            <w:r>
              <w:instrText>HYPERLINK \l "_Toc93947282"</w:instrText>
            </w:r>
            <w:r w:rsidRPr="00051FCC">
              <w:rPr>
                <w:rStyle w:val="Hyperlink"/>
              </w:rPr>
              <w:instrText xml:space="preserve"> </w:instrText>
            </w:r>
            <w:r w:rsidRPr="00051FCC">
              <w:rPr>
                <w:rStyle w:val="Hyperlink"/>
              </w:rPr>
            </w:r>
            <w:r w:rsidRPr="00051FCC">
              <w:rPr>
                <w:rStyle w:val="Hyperlink"/>
              </w:rPr>
              <w:fldChar w:fldCharType="separate"/>
            </w:r>
            <w:r w:rsidRPr="00051FCC">
              <w:rPr>
                <w:rStyle w:val="Hyperlink"/>
              </w:rPr>
              <w:t xml:space="preserve">4.1 Ant Colony Algorithm </w:t>
            </w:r>
            <w:r w:rsidRPr="00051FCC">
              <w:rPr>
                <w:rStyle w:val="Hyperlink"/>
                <w:rFonts w:asciiTheme="majorBidi" w:hAnsiTheme="majorBidi"/>
                <w:i/>
                <w:iCs/>
              </w:rPr>
              <w:t>:</w:t>
            </w:r>
            <w:r>
              <w:rPr>
                <w:webHidden/>
              </w:rPr>
              <w:tab/>
            </w:r>
            <w:r>
              <w:rPr>
                <w:webHidden/>
              </w:rPr>
              <w:fldChar w:fldCharType="begin"/>
            </w:r>
            <w:r>
              <w:rPr>
                <w:webHidden/>
              </w:rPr>
              <w:instrText xml:space="preserve"> PAGEREF _Toc93947282 \h </w:instrText>
            </w:r>
            <w:r>
              <w:rPr>
                <w:webHidden/>
              </w:rPr>
            </w:r>
          </w:ins>
          <w:r>
            <w:rPr>
              <w:webHidden/>
            </w:rPr>
            <w:fldChar w:fldCharType="separate"/>
          </w:r>
          <w:ins w:id="50" w:author="Areej Turky Sahu Alotaibi" w:date="2022-01-24T20:07:00Z">
            <w:r>
              <w:rPr>
                <w:webHidden/>
              </w:rPr>
              <w:t>20</w:t>
            </w:r>
            <w:r>
              <w:rPr>
                <w:webHidden/>
              </w:rPr>
              <w:fldChar w:fldCharType="end"/>
            </w:r>
            <w:r w:rsidRPr="00051FCC">
              <w:rPr>
                <w:rStyle w:val="Hyperlink"/>
              </w:rPr>
              <w:fldChar w:fldCharType="end"/>
            </w:r>
          </w:ins>
        </w:p>
        <w:p w14:paraId="1BB15EBD" w14:textId="744AD768" w:rsidR="00C7100F" w:rsidRDefault="00C7100F">
          <w:pPr>
            <w:pStyle w:val="TOC2"/>
            <w:rPr>
              <w:ins w:id="51" w:author="Areej Turky Sahu Alotaibi" w:date="2022-01-24T20:07:00Z"/>
              <w:rFonts w:eastAsiaTheme="minorEastAsia" w:cstheme="minorBidi"/>
              <w:b w:val="0"/>
              <w:bCs w:val="0"/>
              <w:sz w:val="22"/>
              <w:szCs w:val="22"/>
            </w:rPr>
          </w:pPr>
          <w:ins w:id="52" w:author="Areej Turky Sahu Alotaibi" w:date="2022-01-24T20:07:00Z">
            <w:r w:rsidRPr="00051FCC">
              <w:rPr>
                <w:rStyle w:val="Hyperlink"/>
              </w:rPr>
              <w:fldChar w:fldCharType="begin"/>
            </w:r>
            <w:r w:rsidRPr="00051FCC">
              <w:rPr>
                <w:rStyle w:val="Hyperlink"/>
              </w:rPr>
              <w:instrText xml:space="preserve"> </w:instrText>
            </w:r>
            <w:r>
              <w:instrText>HYPERLINK \l "_Toc93947283"</w:instrText>
            </w:r>
            <w:r w:rsidRPr="00051FCC">
              <w:rPr>
                <w:rStyle w:val="Hyperlink"/>
              </w:rPr>
              <w:instrText xml:space="preserve"> </w:instrText>
            </w:r>
            <w:r w:rsidRPr="00051FCC">
              <w:rPr>
                <w:rStyle w:val="Hyperlink"/>
              </w:rPr>
            </w:r>
            <w:r w:rsidRPr="00051FCC">
              <w:rPr>
                <w:rStyle w:val="Hyperlink"/>
              </w:rPr>
              <w:fldChar w:fldCharType="separate"/>
            </w:r>
            <w:r w:rsidRPr="00051FCC">
              <w:rPr>
                <w:rStyle w:val="Hyperlink"/>
                <w:shd w:val="clear" w:color="auto" w:fill="FFFFFF"/>
              </w:rPr>
              <w:t>4.2 Partial Swarm Optimization Algorith</w:t>
            </w:r>
            <w:r w:rsidRPr="00051FCC">
              <w:rPr>
                <w:rStyle w:val="Hyperlink"/>
                <w:rFonts w:ascii="ff4" w:hAnsi="ff4"/>
                <w:i/>
                <w:iCs/>
                <w:spacing w:val="-1"/>
                <w:shd w:val="clear" w:color="auto" w:fill="FFFFFF"/>
              </w:rPr>
              <w:t>m:</w:t>
            </w:r>
            <w:r>
              <w:rPr>
                <w:webHidden/>
              </w:rPr>
              <w:tab/>
            </w:r>
            <w:r>
              <w:rPr>
                <w:webHidden/>
              </w:rPr>
              <w:fldChar w:fldCharType="begin"/>
            </w:r>
            <w:r>
              <w:rPr>
                <w:webHidden/>
              </w:rPr>
              <w:instrText xml:space="preserve"> PAGEREF _Toc93947283 \h </w:instrText>
            </w:r>
            <w:r>
              <w:rPr>
                <w:webHidden/>
              </w:rPr>
            </w:r>
          </w:ins>
          <w:r>
            <w:rPr>
              <w:webHidden/>
            </w:rPr>
            <w:fldChar w:fldCharType="separate"/>
          </w:r>
          <w:ins w:id="53" w:author="Areej Turky Sahu Alotaibi" w:date="2022-01-24T20:07:00Z">
            <w:r>
              <w:rPr>
                <w:webHidden/>
              </w:rPr>
              <w:t>21</w:t>
            </w:r>
            <w:r>
              <w:rPr>
                <w:webHidden/>
              </w:rPr>
              <w:fldChar w:fldCharType="end"/>
            </w:r>
            <w:r w:rsidRPr="00051FCC">
              <w:rPr>
                <w:rStyle w:val="Hyperlink"/>
              </w:rPr>
              <w:fldChar w:fldCharType="end"/>
            </w:r>
          </w:ins>
        </w:p>
        <w:p w14:paraId="7E8C43CF" w14:textId="2190B6E4" w:rsidR="00C7100F" w:rsidRDefault="00C7100F">
          <w:pPr>
            <w:pStyle w:val="TOC1"/>
            <w:rPr>
              <w:ins w:id="54" w:author="Areej Turky Sahu Alotaibi" w:date="2022-01-24T20:07:00Z"/>
              <w:rFonts w:eastAsiaTheme="minorEastAsia" w:cstheme="minorBidi"/>
              <w:i w:val="0"/>
              <w:iCs w:val="0"/>
              <w:color w:val="auto"/>
              <w:sz w:val="22"/>
              <w:szCs w:val="22"/>
            </w:rPr>
          </w:pPr>
          <w:ins w:id="55" w:author="Areej Turky Sahu Alotaibi" w:date="2022-01-24T20:07:00Z">
            <w:r w:rsidRPr="00051FCC">
              <w:rPr>
                <w:rStyle w:val="Hyperlink"/>
              </w:rPr>
              <w:fldChar w:fldCharType="begin"/>
            </w:r>
            <w:r w:rsidRPr="00051FCC">
              <w:rPr>
                <w:rStyle w:val="Hyperlink"/>
              </w:rPr>
              <w:instrText xml:space="preserve"> </w:instrText>
            </w:r>
            <w:r>
              <w:instrText>HYPERLINK \l "_Toc93947284"</w:instrText>
            </w:r>
            <w:r w:rsidRPr="00051FCC">
              <w:rPr>
                <w:rStyle w:val="Hyperlink"/>
              </w:rPr>
              <w:instrText xml:space="preserve"> </w:instrText>
            </w:r>
            <w:r w:rsidRPr="00051FCC">
              <w:rPr>
                <w:rStyle w:val="Hyperlink"/>
              </w:rPr>
            </w:r>
            <w:r w:rsidRPr="00051FCC">
              <w:rPr>
                <w:rStyle w:val="Hyperlink"/>
              </w:rPr>
              <w:fldChar w:fldCharType="separate"/>
            </w:r>
            <w:r w:rsidRPr="00051FCC">
              <w:rPr>
                <w:rStyle w:val="Hyperlink"/>
              </w:rPr>
              <w:t>5. Table of Figures</w:t>
            </w:r>
            <w:r>
              <w:rPr>
                <w:webHidden/>
              </w:rPr>
              <w:tab/>
            </w:r>
            <w:r>
              <w:rPr>
                <w:webHidden/>
              </w:rPr>
              <w:fldChar w:fldCharType="begin"/>
            </w:r>
            <w:r>
              <w:rPr>
                <w:webHidden/>
              </w:rPr>
              <w:instrText xml:space="preserve"> PAGEREF _Toc93947284 \h </w:instrText>
            </w:r>
            <w:r>
              <w:rPr>
                <w:webHidden/>
              </w:rPr>
            </w:r>
          </w:ins>
          <w:r>
            <w:rPr>
              <w:webHidden/>
            </w:rPr>
            <w:fldChar w:fldCharType="separate"/>
          </w:r>
          <w:ins w:id="56" w:author="Areej Turky Sahu Alotaibi" w:date="2022-01-24T20:07:00Z">
            <w:r>
              <w:rPr>
                <w:webHidden/>
              </w:rPr>
              <w:t>22</w:t>
            </w:r>
            <w:r>
              <w:rPr>
                <w:webHidden/>
              </w:rPr>
              <w:fldChar w:fldCharType="end"/>
            </w:r>
            <w:r w:rsidRPr="00051FCC">
              <w:rPr>
                <w:rStyle w:val="Hyperlink"/>
              </w:rPr>
              <w:fldChar w:fldCharType="end"/>
            </w:r>
          </w:ins>
        </w:p>
        <w:p w14:paraId="66126385" w14:textId="3B39B272" w:rsidR="00C7100F" w:rsidRDefault="00C7100F">
          <w:pPr>
            <w:pStyle w:val="TOC1"/>
            <w:rPr>
              <w:ins w:id="57" w:author="Areej Turky Sahu Alotaibi" w:date="2022-01-24T20:07:00Z"/>
              <w:rFonts w:eastAsiaTheme="minorEastAsia" w:cstheme="minorBidi"/>
              <w:i w:val="0"/>
              <w:iCs w:val="0"/>
              <w:color w:val="auto"/>
              <w:sz w:val="22"/>
              <w:szCs w:val="22"/>
            </w:rPr>
          </w:pPr>
          <w:ins w:id="58" w:author="Areej Turky Sahu Alotaibi" w:date="2022-01-24T20:07:00Z">
            <w:r w:rsidRPr="00051FCC">
              <w:rPr>
                <w:rStyle w:val="Hyperlink"/>
              </w:rPr>
              <w:fldChar w:fldCharType="begin"/>
            </w:r>
            <w:r w:rsidRPr="00051FCC">
              <w:rPr>
                <w:rStyle w:val="Hyperlink"/>
              </w:rPr>
              <w:instrText xml:space="preserve"> </w:instrText>
            </w:r>
            <w:r>
              <w:instrText>HYPERLINK \l "_Toc93947285"</w:instrText>
            </w:r>
            <w:r w:rsidRPr="00051FCC">
              <w:rPr>
                <w:rStyle w:val="Hyperlink"/>
              </w:rPr>
              <w:instrText xml:space="preserve"> </w:instrText>
            </w:r>
            <w:r w:rsidRPr="00051FCC">
              <w:rPr>
                <w:rStyle w:val="Hyperlink"/>
              </w:rPr>
            </w:r>
            <w:r w:rsidRPr="00051FCC">
              <w:rPr>
                <w:rStyle w:val="Hyperlink"/>
              </w:rPr>
              <w:fldChar w:fldCharType="separate"/>
            </w:r>
            <w:r w:rsidRPr="00051FCC">
              <w:rPr>
                <w:rStyle w:val="Hyperlink"/>
              </w:rPr>
              <w:t>6. References and resources</w:t>
            </w:r>
            <w:r>
              <w:rPr>
                <w:webHidden/>
              </w:rPr>
              <w:tab/>
            </w:r>
            <w:r>
              <w:rPr>
                <w:webHidden/>
              </w:rPr>
              <w:fldChar w:fldCharType="begin"/>
            </w:r>
            <w:r>
              <w:rPr>
                <w:webHidden/>
              </w:rPr>
              <w:instrText xml:space="preserve"> PAGEREF _Toc93947285 \h </w:instrText>
            </w:r>
            <w:r>
              <w:rPr>
                <w:webHidden/>
              </w:rPr>
            </w:r>
          </w:ins>
          <w:r>
            <w:rPr>
              <w:webHidden/>
            </w:rPr>
            <w:fldChar w:fldCharType="separate"/>
          </w:r>
          <w:ins w:id="59" w:author="Areej Turky Sahu Alotaibi" w:date="2022-01-24T20:07:00Z">
            <w:r>
              <w:rPr>
                <w:webHidden/>
              </w:rPr>
              <w:t>22</w:t>
            </w:r>
            <w:r>
              <w:rPr>
                <w:webHidden/>
              </w:rPr>
              <w:fldChar w:fldCharType="end"/>
            </w:r>
            <w:r w:rsidRPr="00051FCC">
              <w:rPr>
                <w:rStyle w:val="Hyperlink"/>
              </w:rPr>
              <w:fldChar w:fldCharType="end"/>
            </w:r>
          </w:ins>
        </w:p>
        <w:p w14:paraId="004BF9B4" w14:textId="6A80C0F4" w:rsidR="00C7100F" w:rsidDel="00C7100F" w:rsidRDefault="00C7100F" w:rsidP="007E0EC6">
          <w:pPr>
            <w:pStyle w:val="TOCHeading"/>
            <w:rPr>
              <w:del w:id="60" w:author="Areej Turky Sahu Alotaibi" w:date="2022-01-24T20:07:00Z"/>
              <w:noProof/>
            </w:rPr>
          </w:pPr>
        </w:p>
        <w:p w14:paraId="7C18C8A4" w14:textId="74A886E5" w:rsidR="00D27A44" w:rsidRPr="00D27A44" w:rsidDel="00C7100F" w:rsidRDefault="00D27A44" w:rsidP="007E0EC6">
          <w:pPr>
            <w:pStyle w:val="TOCHeading"/>
            <w:rPr>
              <w:del w:id="61" w:author="Areej Turky Sahu Alotaibi" w:date="2022-01-24T20:07:00Z"/>
              <w:b w:val="0"/>
              <w:bCs w:val="0"/>
              <w:noProof/>
            </w:rPr>
          </w:pPr>
        </w:p>
        <w:p w14:paraId="261DD877" w14:textId="6EF21586" w:rsidR="00D27A44" w:rsidRPr="00D27A44" w:rsidDel="00C7100F" w:rsidRDefault="00D27A44">
          <w:pPr>
            <w:pStyle w:val="TOC1"/>
            <w:rPr>
              <w:del w:id="62" w:author="Areej Turky Sahu Alotaibi" w:date="2022-01-24T20:07:00Z"/>
              <w:rFonts w:eastAsiaTheme="minorEastAsia" w:cstheme="minorBidi"/>
              <w:i w:val="0"/>
              <w:iCs w:val="0"/>
              <w:color w:val="auto"/>
              <w:sz w:val="22"/>
              <w:szCs w:val="22"/>
            </w:rPr>
          </w:pPr>
          <w:del w:id="63" w:author="Areej Turky Sahu Alotaibi" w:date="2022-01-24T20:07:00Z">
            <w:r w:rsidRPr="00C7100F" w:rsidDel="00C7100F">
              <w:rPr>
                <w:rPrChange w:id="64" w:author="Areej Turky Sahu Alotaibi" w:date="2022-01-24T20:07:00Z">
                  <w:rPr>
                    <w:rStyle w:val="Hyperlink"/>
                  </w:rPr>
                </w:rPrChange>
              </w:rPr>
              <w:delText>1. Theoretical part</w:delText>
            </w:r>
            <w:r w:rsidRPr="00D27A44" w:rsidDel="00C7100F">
              <w:rPr>
                <w:webHidden/>
              </w:rPr>
              <w:tab/>
            </w:r>
            <w:r w:rsidR="00426875" w:rsidDel="00C7100F">
              <w:rPr>
                <w:webHidden/>
              </w:rPr>
              <w:delText>3</w:delText>
            </w:r>
          </w:del>
        </w:p>
        <w:p w14:paraId="620608A6" w14:textId="57D07056" w:rsidR="00D27A44" w:rsidRPr="00D27A44" w:rsidDel="00C7100F" w:rsidRDefault="00D27A44">
          <w:pPr>
            <w:pStyle w:val="TOC2"/>
            <w:rPr>
              <w:del w:id="65" w:author="Areej Turky Sahu Alotaibi" w:date="2022-01-24T20:07:00Z"/>
              <w:rFonts w:eastAsiaTheme="minorEastAsia" w:cstheme="minorBidi"/>
              <w:b w:val="0"/>
              <w:bCs w:val="0"/>
              <w:sz w:val="22"/>
              <w:szCs w:val="22"/>
            </w:rPr>
          </w:pPr>
          <w:del w:id="66" w:author="Areej Turky Sahu Alotaibi" w:date="2022-01-24T20:07:00Z">
            <w:r w:rsidRPr="00C7100F" w:rsidDel="00C7100F">
              <w:rPr>
                <w:b w:val="0"/>
                <w:bCs w:val="0"/>
                <w:rPrChange w:id="67" w:author="Areej Turky Sahu Alotaibi" w:date="2022-01-24T20:07:00Z">
                  <w:rPr>
                    <w:rStyle w:val="Hyperlink"/>
                    <w:b w:val="0"/>
                    <w:bCs w:val="0"/>
                  </w:rPr>
                </w:rPrChange>
              </w:rPr>
              <w:delText>1.1 Introduction</w:delText>
            </w:r>
            <w:r w:rsidRPr="00D27A44" w:rsidDel="00C7100F">
              <w:rPr>
                <w:b w:val="0"/>
                <w:bCs w:val="0"/>
                <w:webHidden/>
              </w:rPr>
              <w:tab/>
            </w:r>
            <w:r w:rsidR="00426875" w:rsidDel="00C7100F">
              <w:rPr>
                <w:b w:val="0"/>
                <w:bCs w:val="0"/>
                <w:webHidden/>
              </w:rPr>
              <w:delText>3</w:delText>
            </w:r>
          </w:del>
        </w:p>
        <w:p w14:paraId="1C86A3B8" w14:textId="01919485" w:rsidR="00D27A44" w:rsidRPr="00D27A44" w:rsidDel="00C7100F" w:rsidRDefault="00D27A44">
          <w:pPr>
            <w:pStyle w:val="TOC3"/>
            <w:tabs>
              <w:tab w:val="right" w:leader="dot" w:pos="9350"/>
            </w:tabs>
            <w:rPr>
              <w:del w:id="68" w:author="Areej Turky Sahu Alotaibi" w:date="2022-01-24T20:07:00Z"/>
              <w:rFonts w:eastAsiaTheme="minorEastAsia" w:cstheme="minorBidi"/>
              <w:noProof/>
              <w:sz w:val="22"/>
              <w:szCs w:val="22"/>
            </w:rPr>
          </w:pPr>
          <w:del w:id="69" w:author="Areej Turky Sahu Alotaibi" w:date="2022-01-24T20:07:00Z">
            <w:r w:rsidRPr="00C7100F" w:rsidDel="00C7100F">
              <w:rPr>
                <w:rFonts w:eastAsiaTheme="majorEastAsia"/>
                <w:noProof/>
                <w:rPrChange w:id="70" w:author="Areej Turky Sahu Alotaibi" w:date="2022-01-24T20:07:00Z">
                  <w:rPr>
                    <w:rStyle w:val="Hyperlink"/>
                    <w:rFonts w:eastAsiaTheme="majorEastAsia"/>
                    <w:noProof/>
                  </w:rPr>
                </w:rPrChange>
              </w:rPr>
              <w:delText>1.1.1 Objectives and main concepts</w:delText>
            </w:r>
            <w:r w:rsidRPr="00D27A44" w:rsidDel="00C7100F">
              <w:rPr>
                <w:noProof/>
                <w:webHidden/>
              </w:rPr>
              <w:tab/>
            </w:r>
            <w:r w:rsidR="00426875" w:rsidDel="00C7100F">
              <w:rPr>
                <w:noProof/>
                <w:webHidden/>
              </w:rPr>
              <w:delText>3</w:delText>
            </w:r>
          </w:del>
        </w:p>
        <w:p w14:paraId="74439465" w14:textId="08459749" w:rsidR="00D27A44" w:rsidRPr="00D27A44" w:rsidDel="00C7100F" w:rsidRDefault="00D27A44">
          <w:pPr>
            <w:pStyle w:val="TOC2"/>
            <w:rPr>
              <w:del w:id="71" w:author="Areej Turky Sahu Alotaibi" w:date="2022-01-24T20:07:00Z"/>
              <w:rFonts w:eastAsiaTheme="minorEastAsia" w:cstheme="minorBidi"/>
              <w:b w:val="0"/>
              <w:bCs w:val="0"/>
              <w:sz w:val="22"/>
              <w:szCs w:val="22"/>
            </w:rPr>
          </w:pPr>
          <w:del w:id="72" w:author="Areej Turky Sahu Alotaibi" w:date="2022-01-24T20:07:00Z">
            <w:r w:rsidRPr="00C7100F" w:rsidDel="00C7100F">
              <w:rPr>
                <w:b w:val="0"/>
                <w:bCs w:val="0"/>
                <w:rPrChange w:id="73" w:author="Areej Turky Sahu Alotaibi" w:date="2022-01-24T20:07:00Z">
                  <w:rPr>
                    <w:rStyle w:val="Hyperlink"/>
                    <w:b w:val="0"/>
                    <w:bCs w:val="0"/>
                  </w:rPr>
                </w:rPrChange>
              </w:rPr>
              <w:delText>1.2 Our problem</w:delText>
            </w:r>
            <w:r w:rsidRPr="00D27A44" w:rsidDel="00C7100F">
              <w:rPr>
                <w:b w:val="0"/>
                <w:bCs w:val="0"/>
                <w:webHidden/>
              </w:rPr>
              <w:tab/>
            </w:r>
            <w:r w:rsidR="00426875" w:rsidDel="00C7100F">
              <w:rPr>
                <w:b w:val="0"/>
                <w:bCs w:val="0"/>
                <w:webHidden/>
              </w:rPr>
              <w:delText>4</w:delText>
            </w:r>
          </w:del>
        </w:p>
        <w:p w14:paraId="5FA0DCA0" w14:textId="4321F42B" w:rsidR="00D27A44" w:rsidRPr="00D27A44" w:rsidDel="00C7100F" w:rsidRDefault="00D27A44">
          <w:pPr>
            <w:pStyle w:val="TOC3"/>
            <w:tabs>
              <w:tab w:val="right" w:leader="dot" w:pos="9350"/>
            </w:tabs>
            <w:rPr>
              <w:del w:id="74" w:author="Areej Turky Sahu Alotaibi" w:date="2022-01-24T20:07:00Z"/>
              <w:rFonts w:eastAsiaTheme="minorEastAsia" w:cstheme="minorBidi"/>
              <w:noProof/>
              <w:sz w:val="22"/>
              <w:szCs w:val="22"/>
            </w:rPr>
          </w:pPr>
          <w:del w:id="75" w:author="Areej Turky Sahu Alotaibi" w:date="2022-01-24T20:07:00Z">
            <w:r w:rsidRPr="00C7100F" w:rsidDel="00C7100F">
              <w:rPr>
                <w:rFonts w:eastAsiaTheme="majorEastAsia"/>
                <w:noProof/>
                <w:rPrChange w:id="76" w:author="Areej Turky Sahu Alotaibi" w:date="2022-01-24T20:07:00Z">
                  <w:rPr>
                    <w:rStyle w:val="Hyperlink"/>
                    <w:rFonts w:eastAsiaTheme="majorEastAsia"/>
                    <w:noProof/>
                  </w:rPr>
                </w:rPrChange>
              </w:rPr>
              <w:delText>1.2.1 Explain the problem</w:delText>
            </w:r>
            <w:r w:rsidRPr="00D27A44" w:rsidDel="00C7100F">
              <w:rPr>
                <w:noProof/>
                <w:webHidden/>
              </w:rPr>
              <w:tab/>
            </w:r>
            <w:r w:rsidR="00426875" w:rsidDel="00C7100F">
              <w:rPr>
                <w:noProof/>
                <w:webHidden/>
              </w:rPr>
              <w:delText>4</w:delText>
            </w:r>
          </w:del>
        </w:p>
        <w:p w14:paraId="393CE2BB" w14:textId="6C6BCB23" w:rsidR="00D27A44" w:rsidRPr="00D27A44" w:rsidDel="00C7100F" w:rsidRDefault="00D27A44">
          <w:pPr>
            <w:pStyle w:val="TOC3"/>
            <w:tabs>
              <w:tab w:val="right" w:leader="dot" w:pos="9350"/>
            </w:tabs>
            <w:rPr>
              <w:del w:id="77" w:author="Areej Turky Sahu Alotaibi" w:date="2022-01-24T20:07:00Z"/>
              <w:rFonts w:eastAsiaTheme="minorEastAsia" w:cstheme="minorBidi"/>
              <w:noProof/>
              <w:sz w:val="22"/>
              <w:szCs w:val="22"/>
            </w:rPr>
          </w:pPr>
          <w:del w:id="78" w:author="Areej Turky Sahu Alotaibi" w:date="2022-01-24T20:07:00Z">
            <w:r w:rsidRPr="00C7100F" w:rsidDel="00C7100F">
              <w:rPr>
                <w:rFonts w:eastAsiaTheme="majorEastAsia"/>
                <w:noProof/>
                <w:rPrChange w:id="79" w:author="Areej Turky Sahu Alotaibi" w:date="2022-01-24T20:07:00Z">
                  <w:rPr>
                    <w:rStyle w:val="Hyperlink"/>
                    <w:rFonts w:eastAsiaTheme="majorEastAsia"/>
                    <w:noProof/>
                  </w:rPr>
                </w:rPrChange>
              </w:rPr>
              <w:delText>1.2.2 problem formulation</w:delText>
            </w:r>
            <w:r w:rsidRPr="00D27A44" w:rsidDel="00C7100F">
              <w:rPr>
                <w:noProof/>
                <w:webHidden/>
              </w:rPr>
              <w:tab/>
            </w:r>
            <w:r w:rsidR="00426875" w:rsidDel="00C7100F">
              <w:rPr>
                <w:noProof/>
                <w:webHidden/>
              </w:rPr>
              <w:delText>4</w:delText>
            </w:r>
          </w:del>
        </w:p>
        <w:p w14:paraId="6FD2FC64" w14:textId="59124F6A" w:rsidR="00D27A44" w:rsidRPr="00D27A44" w:rsidDel="00C7100F" w:rsidRDefault="00D27A44">
          <w:pPr>
            <w:pStyle w:val="TOC3"/>
            <w:tabs>
              <w:tab w:val="right" w:leader="dot" w:pos="9350"/>
            </w:tabs>
            <w:rPr>
              <w:del w:id="80" w:author="Areej Turky Sahu Alotaibi" w:date="2022-01-24T20:07:00Z"/>
              <w:rFonts w:eastAsiaTheme="minorEastAsia" w:cstheme="minorBidi"/>
              <w:noProof/>
              <w:sz w:val="22"/>
              <w:szCs w:val="22"/>
            </w:rPr>
          </w:pPr>
          <w:del w:id="81" w:author="Areej Turky Sahu Alotaibi" w:date="2022-01-24T20:07:00Z">
            <w:r w:rsidRPr="00C7100F" w:rsidDel="00C7100F">
              <w:rPr>
                <w:rFonts w:eastAsiaTheme="majorEastAsia"/>
                <w:noProof/>
                <w:rPrChange w:id="82" w:author="Areej Turky Sahu Alotaibi" w:date="2022-01-24T20:07:00Z">
                  <w:rPr>
                    <w:rStyle w:val="Hyperlink"/>
                    <w:rFonts w:eastAsiaTheme="majorEastAsia"/>
                    <w:noProof/>
                  </w:rPr>
                </w:rPrChange>
              </w:rPr>
              <w:delText>1.2.3 A* Algorithm</w:delText>
            </w:r>
            <w:r w:rsidRPr="00D27A44" w:rsidDel="00C7100F">
              <w:rPr>
                <w:noProof/>
                <w:webHidden/>
              </w:rPr>
              <w:tab/>
            </w:r>
            <w:r w:rsidR="00426875" w:rsidDel="00C7100F">
              <w:rPr>
                <w:noProof/>
                <w:webHidden/>
              </w:rPr>
              <w:delText>5</w:delText>
            </w:r>
          </w:del>
        </w:p>
        <w:p w14:paraId="0C298E14" w14:textId="062D9DDB" w:rsidR="00D27A44" w:rsidRPr="00D27A44" w:rsidDel="00C7100F" w:rsidRDefault="00D27A44">
          <w:pPr>
            <w:pStyle w:val="TOC3"/>
            <w:tabs>
              <w:tab w:val="right" w:leader="dot" w:pos="9350"/>
            </w:tabs>
            <w:rPr>
              <w:del w:id="83" w:author="Areej Turky Sahu Alotaibi" w:date="2022-01-24T20:07:00Z"/>
              <w:rFonts w:eastAsiaTheme="minorEastAsia" w:cstheme="minorBidi"/>
              <w:noProof/>
              <w:sz w:val="22"/>
              <w:szCs w:val="22"/>
            </w:rPr>
          </w:pPr>
          <w:del w:id="84" w:author="Areej Turky Sahu Alotaibi" w:date="2022-01-24T20:07:00Z">
            <w:r w:rsidRPr="00C7100F" w:rsidDel="00C7100F">
              <w:rPr>
                <w:rFonts w:eastAsiaTheme="majorEastAsia"/>
                <w:noProof/>
                <w:rPrChange w:id="85" w:author="Areej Turky Sahu Alotaibi" w:date="2022-01-24T20:07:00Z">
                  <w:rPr>
                    <w:rStyle w:val="Hyperlink"/>
                    <w:rFonts w:eastAsiaTheme="majorEastAsia"/>
                    <w:noProof/>
                  </w:rPr>
                </w:rPrChange>
              </w:rPr>
              <w:delText>1.2.4 Heuristic Function</w:delText>
            </w:r>
            <w:r w:rsidRPr="00D27A44" w:rsidDel="00C7100F">
              <w:rPr>
                <w:noProof/>
                <w:webHidden/>
              </w:rPr>
              <w:tab/>
            </w:r>
            <w:r w:rsidR="00426875" w:rsidDel="00C7100F">
              <w:rPr>
                <w:noProof/>
                <w:webHidden/>
              </w:rPr>
              <w:delText>5</w:delText>
            </w:r>
          </w:del>
        </w:p>
        <w:p w14:paraId="313C5196" w14:textId="24B458B0" w:rsidR="00D27A44" w:rsidRPr="00D27A44" w:rsidDel="00C7100F" w:rsidRDefault="00D27A44">
          <w:pPr>
            <w:pStyle w:val="TOC2"/>
            <w:rPr>
              <w:del w:id="86" w:author="Areej Turky Sahu Alotaibi" w:date="2022-01-24T20:07:00Z"/>
              <w:rFonts w:eastAsiaTheme="minorEastAsia" w:cstheme="minorBidi"/>
              <w:b w:val="0"/>
              <w:bCs w:val="0"/>
              <w:sz w:val="22"/>
              <w:szCs w:val="22"/>
            </w:rPr>
          </w:pPr>
          <w:del w:id="87" w:author="Areej Turky Sahu Alotaibi" w:date="2022-01-24T20:07:00Z">
            <w:r w:rsidRPr="00C7100F" w:rsidDel="00C7100F">
              <w:rPr>
                <w:b w:val="0"/>
                <w:bCs w:val="0"/>
                <w:rPrChange w:id="88" w:author="Areej Turky Sahu Alotaibi" w:date="2022-01-24T20:07:00Z">
                  <w:rPr>
                    <w:rStyle w:val="Hyperlink"/>
                    <w:b w:val="0"/>
                    <w:bCs w:val="0"/>
                  </w:rPr>
                </w:rPrChange>
              </w:rPr>
              <w:delText>1.3 Traveling salesman problem implementation Using A* algorithm</w:delText>
            </w:r>
            <w:r w:rsidRPr="00D27A44" w:rsidDel="00C7100F">
              <w:rPr>
                <w:b w:val="0"/>
                <w:bCs w:val="0"/>
                <w:webHidden/>
              </w:rPr>
              <w:tab/>
            </w:r>
            <w:r w:rsidR="00426875" w:rsidDel="00C7100F">
              <w:rPr>
                <w:b w:val="0"/>
                <w:bCs w:val="0"/>
                <w:webHidden/>
              </w:rPr>
              <w:delText>7</w:delText>
            </w:r>
          </w:del>
        </w:p>
        <w:p w14:paraId="7212A36F" w14:textId="26AAD570" w:rsidR="00D27A44" w:rsidRPr="00D27A44" w:rsidDel="00C7100F" w:rsidRDefault="00D27A44">
          <w:pPr>
            <w:pStyle w:val="TOC1"/>
            <w:rPr>
              <w:del w:id="89" w:author="Areej Turky Sahu Alotaibi" w:date="2022-01-24T20:07:00Z"/>
              <w:rFonts w:eastAsiaTheme="minorEastAsia" w:cstheme="minorBidi"/>
              <w:i w:val="0"/>
              <w:iCs w:val="0"/>
              <w:color w:val="auto"/>
              <w:sz w:val="22"/>
              <w:szCs w:val="22"/>
            </w:rPr>
          </w:pPr>
          <w:del w:id="90" w:author="Areej Turky Sahu Alotaibi" w:date="2022-01-24T20:07:00Z">
            <w:r w:rsidRPr="00C7100F" w:rsidDel="00C7100F">
              <w:rPr>
                <w:rPrChange w:id="91" w:author="Areej Turky Sahu Alotaibi" w:date="2022-01-24T20:07:00Z">
                  <w:rPr>
                    <w:rStyle w:val="Hyperlink"/>
                  </w:rPr>
                </w:rPrChange>
              </w:rPr>
              <w:delText>2. Practical part</w:delText>
            </w:r>
            <w:r w:rsidRPr="00D27A44" w:rsidDel="00C7100F">
              <w:rPr>
                <w:webHidden/>
              </w:rPr>
              <w:tab/>
            </w:r>
            <w:r w:rsidR="00426875" w:rsidDel="00C7100F">
              <w:rPr>
                <w:webHidden/>
              </w:rPr>
              <w:delText>8</w:delText>
            </w:r>
          </w:del>
        </w:p>
        <w:p w14:paraId="5014BF27" w14:textId="07522A95" w:rsidR="00D27A44" w:rsidRPr="00D27A44" w:rsidDel="00C7100F" w:rsidRDefault="00D27A44">
          <w:pPr>
            <w:pStyle w:val="TOC2"/>
            <w:rPr>
              <w:del w:id="92" w:author="Areej Turky Sahu Alotaibi" w:date="2022-01-24T20:07:00Z"/>
              <w:rFonts w:eastAsiaTheme="minorEastAsia" w:cstheme="minorBidi"/>
              <w:b w:val="0"/>
              <w:bCs w:val="0"/>
              <w:sz w:val="22"/>
              <w:szCs w:val="22"/>
            </w:rPr>
          </w:pPr>
          <w:del w:id="93" w:author="Areej Turky Sahu Alotaibi" w:date="2022-01-24T20:07:00Z">
            <w:r w:rsidRPr="00C7100F" w:rsidDel="00C7100F">
              <w:rPr>
                <w:b w:val="0"/>
                <w:bCs w:val="0"/>
                <w:rPrChange w:id="94" w:author="Areej Turky Sahu Alotaibi" w:date="2022-01-24T20:07:00Z">
                  <w:rPr>
                    <w:rStyle w:val="Hyperlink"/>
                    <w:b w:val="0"/>
                    <w:bCs w:val="0"/>
                  </w:rPr>
                </w:rPrChange>
              </w:rPr>
              <w:delText>2.1 The algorithm</w:delText>
            </w:r>
            <w:r w:rsidRPr="00D27A44" w:rsidDel="00C7100F">
              <w:rPr>
                <w:b w:val="0"/>
                <w:bCs w:val="0"/>
                <w:webHidden/>
              </w:rPr>
              <w:tab/>
            </w:r>
            <w:r w:rsidR="00426875" w:rsidDel="00C7100F">
              <w:rPr>
                <w:b w:val="0"/>
                <w:bCs w:val="0"/>
                <w:webHidden/>
              </w:rPr>
              <w:delText>8</w:delText>
            </w:r>
          </w:del>
        </w:p>
        <w:p w14:paraId="46F60F50" w14:textId="3B8685CD" w:rsidR="00D27A44" w:rsidRPr="00D27A44" w:rsidDel="00C7100F" w:rsidRDefault="00D27A44">
          <w:pPr>
            <w:pStyle w:val="TOC3"/>
            <w:tabs>
              <w:tab w:val="right" w:leader="dot" w:pos="9350"/>
            </w:tabs>
            <w:rPr>
              <w:del w:id="95" w:author="Areej Turky Sahu Alotaibi" w:date="2022-01-24T20:07:00Z"/>
              <w:rFonts w:eastAsiaTheme="minorEastAsia" w:cstheme="minorBidi"/>
              <w:noProof/>
              <w:sz w:val="22"/>
              <w:szCs w:val="22"/>
            </w:rPr>
          </w:pPr>
          <w:del w:id="96" w:author="Areej Turky Sahu Alotaibi" w:date="2022-01-24T20:07:00Z">
            <w:r w:rsidRPr="00C7100F" w:rsidDel="00C7100F">
              <w:rPr>
                <w:rFonts w:eastAsiaTheme="majorEastAsia"/>
                <w:noProof/>
                <w:rPrChange w:id="97" w:author="Areej Turky Sahu Alotaibi" w:date="2022-01-24T20:07:00Z">
                  <w:rPr>
                    <w:rStyle w:val="Hyperlink"/>
                    <w:rFonts w:eastAsiaTheme="majorEastAsia"/>
                    <w:noProof/>
                  </w:rPr>
                </w:rPrChange>
              </w:rPr>
              <w:delText>2.1.1 Explanation</w:delText>
            </w:r>
            <w:r w:rsidRPr="00D27A44" w:rsidDel="00C7100F">
              <w:rPr>
                <w:noProof/>
                <w:webHidden/>
              </w:rPr>
              <w:tab/>
            </w:r>
            <w:r w:rsidR="00426875" w:rsidDel="00C7100F">
              <w:rPr>
                <w:noProof/>
                <w:webHidden/>
              </w:rPr>
              <w:delText>8</w:delText>
            </w:r>
          </w:del>
        </w:p>
        <w:p w14:paraId="68B6493A" w14:textId="53837199" w:rsidR="00D27A44" w:rsidRPr="00D27A44" w:rsidDel="00C7100F" w:rsidRDefault="00D27A44">
          <w:pPr>
            <w:pStyle w:val="TOC3"/>
            <w:tabs>
              <w:tab w:val="right" w:leader="dot" w:pos="9350"/>
            </w:tabs>
            <w:rPr>
              <w:del w:id="98" w:author="Areej Turky Sahu Alotaibi" w:date="2022-01-24T20:07:00Z"/>
              <w:rFonts w:eastAsiaTheme="minorEastAsia" w:cstheme="minorBidi"/>
              <w:noProof/>
              <w:sz w:val="22"/>
              <w:szCs w:val="22"/>
            </w:rPr>
          </w:pPr>
          <w:del w:id="99" w:author="Areej Turky Sahu Alotaibi" w:date="2022-01-24T20:07:00Z">
            <w:r w:rsidRPr="00C7100F" w:rsidDel="00C7100F">
              <w:rPr>
                <w:rFonts w:eastAsiaTheme="majorEastAsia"/>
                <w:noProof/>
                <w:rPrChange w:id="100" w:author="Areej Turky Sahu Alotaibi" w:date="2022-01-24T20:07:00Z">
                  <w:rPr>
                    <w:rStyle w:val="Hyperlink"/>
                    <w:rFonts w:eastAsiaTheme="majorEastAsia"/>
                    <w:noProof/>
                  </w:rPr>
                </w:rPrChange>
              </w:rPr>
              <w:delText>2.1.2 Implementation</w:delText>
            </w:r>
            <w:r w:rsidRPr="00D27A44" w:rsidDel="00C7100F">
              <w:rPr>
                <w:noProof/>
                <w:webHidden/>
              </w:rPr>
              <w:tab/>
            </w:r>
            <w:r w:rsidR="00426875" w:rsidDel="00C7100F">
              <w:rPr>
                <w:noProof/>
                <w:webHidden/>
              </w:rPr>
              <w:delText>9</w:delText>
            </w:r>
          </w:del>
        </w:p>
        <w:p w14:paraId="342415C1" w14:textId="7279CC6D" w:rsidR="00D27A44" w:rsidRPr="00D27A44" w:rsidDel="00C7100F" w:rsidRDefault="00D27A44">
          <w:pPr>
            <w:pStyle w:val="TOC3"/>
            <w:tabs>
              <w:tab w:val="right" w:leader="dot" w:pos="9350"/>
            </w:tabs>
            <w:rPr>
              <w:del w:id="101" w:author="Areej Turky Sahu Alotaibi" w:date="2022-01-24T20:07:00Z"/>
              <w:rFonts w:eastAsiaTheme="minorEastAsia" w:cstheme="minorBidi"/>
              <w:noProof/>
              <w:sz w:val="22"/>
              <w:szCs w:val="22"/>
            </w:rPr>
          </w:pPr>
          <w:del w:id="102" w:author="Areej Turky Sahu Alotaibi" w:date="2022-01-24T20:07:00Z">
            <w:r w:rsidRPr="00C7100F" w:rsidDel="00C7100F">
              <w:rPr>
                <w:rFonts w:eastAsiaTheme="majorEastAsia"/>
                <w:noProof/>
                <w:rPrChange w:id="103" w:author="Areej Turky Sahu Alotaibi" w:date="2022-01-24T20:07:00Z">
                  <w:rPr>
                    <w:rStyle w:val="Hyperlink"/>
                    <w:rFonts w:eastAsiaTheme="majorEastAsia"/>
                    <w:noProof/>
                  </w:rPr>
                </w:rPrChange>
              </w:rPr>
              <w:delText>2.1.4 Testing on several samples</w:delText>
            </w:r>
            <w:r w:rsidRPr="00D27A44" w:rsidDel="00C7100F">
              <w:rPr>
                <w:noProof/>
                <w:webHidden/>
              </w:rPr>
              <w:tab/>
            </w:r>
          </w:del>
          <w:ins w:id="104" w:author="Ebtehal Alotaibi" w:date="2021-12-15T13:08:00Z">
            <w:del w:id="105" w:author="Areej Turky Sahu Alotaibi" w:date="2022-01-24T20:07:00Z">
              <w:r w:rsidR="00426875" w:rsidDel="00C7100F">
                <w:rPr>
                  <w:noProof/>
                  <w:webHidden/>
                </w:rPr>
                <w:delText>15</w:delText>
              </w:r>
            </w:del>
          </w:ins>
          <w:del w:id="106" w:author="Areej Turky Sahu Alotaibi" w:date="2022-01-24T20:07:00Z">
            <w:r w:rsidRPr="00D27A44" w:rsidDel="00C7100F">
              <w:rPr>
                <w:noProof/>
                <w:webHidden/>
              </w:rPr>
              <w:delText>10</w:delText>
            </w:r>
          </w:del>
        </w:p>
        <w:p w14:paraId="6763653A" w14:textId="3ED50ECD" w:rsidR="00D27A44" w:rsidRPr="00D27A44" w:rsidDel="00C7100F" w:rsidRDefault="00D27A44">
          <w:pPr>
            <w:pStyle w:val="TOC1"/>
            <w:rPr>
              <w:del w:id="107" w:author="Areej Turky Sahu Alotaibi" w:date="2022-01-24T20:07:00Z"/>
              <w:rFonts w:eastAsiaTheme="minorEastAsia" w:cstheme="minorBidi"/>
              <w:i w:val="0"/>
              <w:iCs w:val="0"/>
              <w:color w:val="auto"/>
              <w:sz w:val="22"/>
              <w:szCs w:val="22"/>
            </w:rPr>
          </w:pPr>
          <w:del w:id="108" w:author="Areej Turky Sahu Alotaibi" w:date="2022-01-24T20:07:00Z">
            <w:r w:rsidRPr="00C7100F" w:rsidDel="00C7100F">
              <w:rPr>
                <w:rPrChange w:id="109" w:author="Areej Turky Sahu Alotaibi" w:date="2022-01-24T20:07:00Z">
                  <w:rPr>
                    <w:rStyle w:val="Hyperlink"/>
                  </w:rPr>
                </w:rPrChange>
              </w:rPr>
              <w:delText>3. Real Sample</w:delText>
            </w:r>
            <w:r w:rsidRPr="00D27A44" w:rsidDel="00C7100F">
              <w:rPr>
                <w:webHidden/>
              </w:rPr>
              <w:tab/>
            </w:r>
          </w:del>
          <w:ins w:id="110" w:author="Ebtehal Alotaibi" w:date="2021-12-15T13:08:00Z">
            <w:del w:id="111" w:author="Areej Turky Sahu Alotaibi" w:date="2022-01-24T20:07:00Z">
              <w:r w:rsidR="00426875" w:rsidDel="00C7100F">
                <w:rPr>
                  <w:webHidden/>
                </w:rPr>
                <w:delText>18</w:delText>
              </w:r>
            </w:del>
          </w:ins>
          <w:del w:id="112" w:author="Areej Turky Sahu Alotaibi" w:date="2022-01-24T20:07:00Z">
            <w:r w:rsidRPr="00D27A44" w:rsidDel="00C7100F">
              <w:rPr>
                <w:webHidden/>
              </w:rPr>
              <w:delText>13</w:delText>
            </w:r>
          </w:del>
        </w:p>
        <w:p w14:paraId="6B2F5349" w14:textId="7B5EC686" w:rsidR="00D27A44" w:rsidRPr="00D27A44" w:rsidDel="00C7100F" w:rsidRDefault="00D27A44">
          <w:pPr>
            <w:pStyle w:val="TOC1"/>
            <w:rPr>
              <w:del w:id="113" w:author="Areej Turky Sahu Alotaibi" w:date="2022-01-24T20:07:00Z"/>
              <w:rFonts w:eastAsiaTheme="minorEastAsia" w:cstheme="minorBidi"/>
              <w:i w:val="0"/>
              <w:iCs w:val="0"/>
              <w:color w:val="auto"/>
              <w:sz w:val="22"/>
              <w:szCs w:val="22"/>
            </w:rPr>
          </w:pPr>
          <w:del w:id="114" w:author="Areej Turky Sahu Alotaibi" w:date="2022-01-24T20:07:00Z">
            <w:r w:rsidRPr="00C7100F" w:rsidDel="00C7100F">
              <w:rPr>
                <w:rPrChange w:id="115" w:author="Areej Turky Sahu Alotaibi" w:date="2022-01-24T20:07:00Z">
                  <w:rPr>
                    <w:rStyle w:val="Hyperlink"/>
                  </w:rPr>
                </w:rPrChange>
              </w:rPr>
              <w:delText>4.futuerwork</w:delText>
            </w:r>
            <w:r w:rsidRPr="00D27A44" w:rsidDel="00C7100F">
              <w:rPr>
                <w:webHidden/>
              </w:rPr>
              <w:tab/>
            </w:r>
          </w:del>
          <w:ins w:id="116" w:author="Ebtehal Alotaibi" w:date="2021-12-15T13:08:00Z">
            <w:del w:id="117" w:author="Areej Turky Sahu Alotaibi" w:date="2022-01-24T20:07:00Z">
              <w:r w:rsidR="00426875" w:rsidDel="00C7100F">
                <w:rPr>
                  <w:webHidden/>
                </w:rPr>
                <w:delText>19</w:delText>
              </w:r>
            </w:del>
          </w:ins>
          <w:del w:id="118" w:author="Areej Turky Sahu Alotaibi" w:date="2022-01-24T20:07:00Z">
            <w:r w:rsidRPr="00D27A44" w:rsidDel="00C7100F">
              <w:rPr>
                <w:webHidden/>
              </w:rPr>
              <w:delText>14</w:delText>
            </w:r>
          </w:del>
        </w:p>
        <w:p w14:paraId="119B02F8" w14:textId="1398F50E" w:rsidR="00D27A44" w:rsidRPr="00D27A44" w:rsidDel="00C7100F" w:rsidRDefault="00D27A44">
          <w:pPr>
            <w:pStyle w:val="TOC2"/>
            <w:rPr>
              <w:del w:id="119" w:author="Areej Turky Sahu Alotaibi" w:date="2022-01-24T20:07:00Z"/>
              <w:rFonts w:eastAsiaTheme="minorEastAsia" w:cstheme="minorBidi"/>
              <w:b w:val="0"/>
              <w:bCs w:val="0"/>
              <w:sz w:val="22"/>
              <w:szCs w:val="22"/>
            </w:rPr>
          </w:pPr>
          <w:del w:id="120" w:author="Areej Turky Sahu Alotaibi" w:date="2022-01-24T20:07:00Z">
            <w:r w:rsidRPr="00C7100F" w:rsidDel="00C7100F">
              <w:rPr>
                <w:b w:val="0"/>
                <w:bCs w:val="0"/>
                <w:rPrChange w:id="121" w:author="Areej Turky Sahu Alotaibi" w:date="2022-01-24T20:07:00Z">
                  <w:rPr>
                    <w:rStyle w:val="Hyperlink"/>
                    <w:b w:val="0"/>
                    <w:bCs w:val="0"/>
                  </w:rPr>
                </w:rPrChange>
              </w:rPr>
              <w:delText xml:space="preserve">4.1 Ant Colony Algorithm </w:delText>
            </w:r>
            <w:r w:rsidRPr="00C7100F" w:rsidDel="00C7100F">
              <w:rPr>
                <w:rFonts w:asciiTheme="majorBidi" w:hAnsiTheme="majorBidi"/>
                <w:b w:val="0"/>
                <w:bCs w:val="0"/>
                <w:i/>
                <w:iCs/>
                <w:rPrChange w:id="122" w:author="Areej Turky Sahu Alotaibi" w:date="2022-01-24T20:07:00Z">
                  <w:rPr>
                    <w:rStyle w:val="Hyperlink"/>
                    <w:rFonts w:asciiTheme="majorBidi" w:hAnsiTheme="majorBidi"/>
                    <w:b w:val="0"/>
                    <w:bCs w:val="0"/>
                    <w:i/>
                    <w:iCs/>
                  </w:rPr>
                </w:rPrChange>
              </w:rPr>
              <w:delText>:</w:delText>
            </w:r>
            <w:r w:rsidRPr="00D27A44" w:rsidDel="00C7100F">
              <w:rPr>
                <w:b w:val="0"/>
                <w:bCs w:val="0"/>
                <w:webHidden/>
              </w:rPr>
              <w:tab/>
            </w:r>
          </w:del>
          <w:ins w:id="123" w:author="Ebtehal Alotaibi" w:date="2021-12-15T13:08:00Z">
            <w:del w:id="124" w:author="Areej Turky Sahu Alotaibi" w:date="2022-01-24T20:07:00Z">
              <w:r w:rsidR="00426875" w:rsidDel="00C7100F">
                <w:rPr>
                  <w:b w:val="0"/>
                  <w:bCs w:val="0"/>
                  <w:webHidden/>
                </w:rPr>
                <w:delText>19</w:delText>
              </w:r>
            </w:del>
          </w:ins>
          <w:del w:id="125" w:author="Areej Turky Sahu Alotaibi" w:date="2022-01-24T20:07:00Z">
            <w:r w:rsidRPr="00D27A44" w:rsidDel="00C7100F">
              <w:rPr>
                <w:b w:val="0"/>
                <w:bCs w:val="0"/>
                <w:webHidden/>
              </w:rPr>
              <w:delText>14</w:delText>
            </w:r>
          </w:del>
        </w:p>
        <w:p w14:paraId="02CDA9DB" w14:textId="2F644BE2" w:rsidR="00D27A44" w:rsidRPr="00D27A44" w:rsidDel="00C7100F" w:rsidRDefault="00D27A44">
          <w:pPr>
            <w:pStyle w:val="TOC2"/>
            <w:rPr>
              <w:del w:id="126" w:author="Areej Turky Sahu Alotaibi" w:date="2022-01-24T20:07:00Z"/>
              <w:rFonts w:eastAsiaTheme="minorEastAsia" w:cstheme="minorBidi"/>
              <w:b w:val="0"/>
              <w:bCs w:val="0"/>
              <w:sz w:val="22"/>
              <w:szCs w:val="22"/>
            </w:rPr>
          </w:pPr>
          <w:del w:id="127" w:author="Areej Turky Sahu Alotaibi" w:date="2022-01-24T20:07:00Z">
            <w:r w:rsidRPr="00C7100F" w:rsidDel="00C7100F">
              <w:rPr>
                <w:b w:val="0"/>
                <w:bCs w:val="0"/>
                <w:shd w:val="clear" w:color="auto" w:fill="FFFFFF"/>
                <w:rPrChange w:id="128" w:author="Areej Turky Sahu Alotaibi" w:date="2022-01-24T20:07:00Z">
                  <w:rPr>
                    <w:rStyle w:val="Hyperlink"/>
                    <w:b w:val="0"/>
                    <w:bCs w:val="0"/>
                    <w:shd w:val="clear" w:color="auto" w:fill="FFFFFF"/>
                  </w:rPr>
                </w:rPrChange>
              </w:rPr>
              <w:delText>4.2 Partial Swarm Optimization Algorith</w:delText>
            </w:r>
            <w:r w:rsidRPr="00C7100F" w:rsidDel="00C7100F">
              <w:rPr>
                <w:rFonts w:ascii="ff4" w:hAnsi="ff4"/>
                <w:b w:val="0"/>
                <w:bCs w:val="0"/>
                <w:i/>
                <w:iCs/>
                <w:spacing w:val="-1"/>
                <w:shd w:val="clear" w:color="auto" w:fill="FFFFFF"/>
                <w:rPrChange w:id="129" w:author="Areej Turky Sahu Alotaibi" w:date="2022-01-24T20:07:00Z">
                  <w:rPr>
                    <w:rStyle w:val="Hyperlink"/>
                    <w:rFonts w:ascii="ff4" w:hAnsi="ff4"/>
                    <w:b w:val="0"/>
                    <w:bCs w:val="0"/>
                    <w:i/>
                    <w:iCs/>
                    <w:spacing w:val="-1"/>
                    <w:shd w:val="clear" w:color="auto" w:fill="FFFFFF"/>
                  </w:rPr>
                </w:rPrChange>
              </w:rPr>
              <w:delText>m:</w:delText>
            </w:r>
            <w:r w:rsidRPr="00D27A44" w:rsidDel="00C7100F">
              <w:rPr>
                <w:b w:val="0"/>
                <w:bCs w:val="0"/>
                <w:webHidden/>
              </w:rPr>
              <w:tab/>
            </w:r>
          </w:del>
          <w:ins w:id="130" w:author="Ebtehal Alotaibi" w:date="2021-12-15T13:08:00Z">
            <w:del w:id="131" w:author="Areej Turky Sahu Alotaibi" w:date="2022-01-24T20:07:00Z">
              <w:r w:rsidR="00426875" w:rsidDel="00C7100F">
                <w:rPr>
                  <w:b w:val="0"/>
                  <w:bCs w:val="0"/>
                  <w:webHidden/>
                </w:rPr>
                <w:delText>20</w:delText>
              </w:r>
            </w:del>
          </w:ins>
          <w:del w:id="132" w:author="Areej Turky Sahu Alotaibi" w:date="2022-01-24T20:07:00Z">
            <w:r w:rsidRPr="00D27A44" w:rsidDel="00C7100F">
              <w:rPr>
                <w:b w:val="0"/>
                <w:bCs w:val="0"/>
                <w:webHidden/>
              </w:rPr>
              <w:delText>15</w:delText>
            </w:r>
          </w:del>
        </w:p>
        <w:p w14:paraId="26F9EE28" w14:textId="2541F483" w:rsidR="00D27A44" w:rsidRPr="00D27A44" w:rsidDel="00C7100F" w:rsidRDefault="00D27A44">
          <w:pPr>
            <w:pStyle w:val="TOC1"/>
            <w:rPr>
              <w:del w:id="133" w:author="Areej Turky Sahu Alotaibi" w:date="2022-01-24T20:07:00Z"/>
              <w:rFonts w:eastAsiaTheme="minorEastAsia" w:cstheme="minorBidi"/>
              <w:i w:val="0"/>
              <w:iCs w:val="0"/>
              <w:color w:val="auto"/>
              <w:sz w:val="22"/>
              <w:szCs w:val="22"/>
            </w:rPr>
          </w:pPr>
          <w:del w:id="134" w:author="Areej Turky Sahu Alotaibi" w:date="2022-01-24T20:07:00Z">
            <w:r w:rsidRPr="00C7100F" w:rsidDel="00C7100F">
              <w:rPr>
                <w:rPrChange w:id="135" w:author="Areej Turky Sahu Alotaibi" w:date="2022-01-24T20:07:00Z">
                  <w:rPr>
                    <w:rStyle w:val="Hyperlink"/>
                  </w:rPr>
                </w:rPrChange>
              </w:rPr>
              <w:delText>5. Table of Figures</w:delText>
            </w:r>
            <w:r w:rsidRPr="00D27A44" w:rsidDel="00C7100F">
              <w:rPr>
                <w:webHidden/>
              </w:rPr>
              <w:tab/>
            </w:r>
          </w:del>
          <w:ins w:id="136" w:author="Ebtehal Alotaibi" w:date="2021-12-15T13:08:00Z">
            <w:del w:id="137" w:author="Areej Turky Sahu Alotaibi" w:date="2022-01-24T20:07:00Z">
              <w:r w:rsidR="00426875" w:rsidDel="00C7100F">
                <w:rPr>
                  <w:webHidden/>
                </w:rPr>
                <w:delText>21</w:delText>
              </w:r>
            </w:del>
          </w:ins>
          <w:del w:id="138" w:author="Areej Turky Sahu Alotaibi" w:date="2022-01-24T20:07:00Z">
            <w:r w:rsidRPr="00D27A44" w:rsidDel="00C7100F">
              <w:rPr>
                <w:webHidden/>
              </w:rPr>
              <w:delText>16</w:delText>
            </w:r>
          </w:del>
        </w:p>
        <w:p w14:paraId="5D3245D4" w14:textId="16F5BA90" w:rsidR="00D27A44" w:rsidRPr="00D27A44" w:rsidDel="00C7100F" w:rsidRDefault="00D27A44">
          <w:pPr>
            <w:pStyle w:val="TOC1"/>
            <w:rPr>
              <w:del w:id="139" w:author="Areej Turky Sahu Alotaibi" w:date="2022-01-24T20:07:00Z"/>
              <w:rFonts w:eastAsiaTheme="minorEastAsia" w:cstheme="minorBidi"/>
              <w:i w:val="0"/>
              <w:iCs w:val="0"/>
              <w:color w:val="auto"/>
              <w:sz w:val="22"/>
              <w:szCs w:val="22"/>
            </w:rPr>
          </w:pPr>
          <w:del w:id="140" w:author="Areej Turky Sahu Alotaibi" w:date="2022-01-24T20:07:00Z">
            <w:r w:rsidRPr="00C7100F" w:rsidDel="00C7100F">
              <w:rPr>
                <w:rPrChange w:id="141" w:author="Areej Turky Sahu Alotaibi" w:date="2022-01-24T20:07:00Z">
                  <w:rPr>
                    <w:rStyle w:val="Hyperlink"/>
                  </w:rPr>
                </w:rPrChange>
              </w:rPr>
              <w:delText>6. References and resources</w:delText>
            </w:r>
            <w:r w:rsidRPr="00D27A44" w:rsidDel="00C7100F">
              <w:rPr>
                <w:webHidden/>
              </w:rPr>
              <w:tab/>
            </w:r>
          </w:del>
          <w:ins w:id="142" w:author="Ebtehal Alotaibi" w:date="2021-12-15T13:08:00Z">
            <w:del w:id="143" w:author="Areej Turky Sahu Alotaibi" w:date="2022-01-24T20:07:00Z">
              <w:r w:rsidR="00426875" w:rsidDel="00C7100F">
                <w:rPr>
                  <w:webHidden/>
                </w:rPr>
                <w:delText>22</w:delText>
              </w:r>
            </w:del>
          </w:ins>
          <w:del w:id="144" w:author="Areej Turky Sahu Alotaibi" w:date="2022-01-24T20:07:00Z">
            <w:r w:rsidRPr="00D27A44" w:rsidDel="00C7100F">
              <w:rPr>
                <w:webHidden/>
              </w:rPr>
              <w:delText>17</w:delText>
            </w:r>
          </w:del>
        </w:p>
        <w:p w14:paraId="4F03BF8A" w14:textId="63BC25FA" w:rsidR="002C5528" w:rsidRDefault="002C5528">
          <w:r w:rsidRPr="00D27A44">
            <w:fldChar w:fldCharType="end"/>
          </w:r>
        </w:p>
      </w:sdtContent>
    </w:sdt>
    <w:p w14:paraId="2DA4804D" w14:textId="5500B3C5" w:rsidR="0025409D" w:rsidRDefault="0025409D" w:rsidP="0025409D">
      <w:pPr>
        <w:bidi/>
        <w:rPr>
          <w:b/>
          <w:bCs/>
          <w:sz w:val="40"/>
          <w:szCs w:val="40"/>
        </w:rPr>
      </w:pPr>
    </w:p>
    <w:p w14:paraId="16FD6CC7" w14:textId="21301CDE" w:rsidR="0025409D" w:rsidRDefault="0025409D" w:rsidP="001F5E8C">
      <w:pPr>
        <w:rPr>
          <w:b/>
          <w:bCs/>
          <w:sz w:val="40"/>
          <w:szCs w:val="40"/>
        </w:rPr>
      </w:pPr>
    </w:p>
    <w:p w14:paraId="4DD043F8" w14:textId="37881667" w:rsidR="0025409D" w:rsidRDefault="0025409D" w:rsidP="0025409D">
      <w:pPr>
        <w:bidi/>
        <w:rPr>
          <w:b/>
          <w:bCs/>
          <w:sz w:val="40"/>
          <w:szCs w:val="40"/>
        </w:rPr>
      </w:pPr>
    </w:p>
    <w:p w14:paraId="7AD038A5" w14:textId="4431F838" w:rsidR="0025409D" w:rsidRDefault="0025409D" w:rsidP="0025409D">
      <w:pPr>
        <w:bidi/>
        <w:rPr>
          <w:b/>
          <w:bCs/>
          <w:sz w:val="40"/>
          <w:szCs w:val="40"/>
        </w:rPr>
      </w:pPr>
    </w:p>
    <w:p w14:paraId="4C0C66AB" w14:textId="08118F21" w:rsidR="0025409D" w:rsidRDefault="0025409D" w:rsidP="0025409D">
      <w:pPr>
        <w:bidi/>
        <w:rPr>
          <w:b/>
          <w:bCs/>
          <w:sz w:val="40"/>
          <w:szCs w:val="40"/>
          <w:rtl/>
        </w:rPr>
      </w:pPr>
    </w:p>
    <w:p w14:paraId="7B49B705" w14:textId="77777777" w:rsidR="002100DF" w:rsidRDefault="002100DF" w:rsidP="002100DF">
      <w:pPr>
        <w:bidi/>
        <w:rPr>
          <w:b/>
          <w:bCs/>
          <w:sz w:val="40"/>
          <w:szCs w:val="40"/>
          <w:rtl/>
        </w:rPr>
      </w:pPr>
    </w:p>
    <w:p w14:paraId="38815361" w14:textId="0C815CAF" w:rsidR="002100DF" w:rsidRDefault="002100DF" w:rsidP="002100DF">
      <w:pPr>
        <w:bidi/>
        <w:rPr>
          <w:ins w:id="145" w:author="Areej Turky Sahu Alotaibi" w:date="2022-01-24T20:07:00Z"/>
          <w:b/>
          <w:bCs/>
          <w:sz w:val="40"/>
          <w:szCs w:val="40"/>
        </w:rPr>
      </w:pPr>
    </w:p>
    <w:p w14:paraId="59CD4A7A" w14:textId="77777777" w:rsidR="00C7100F" w:rsidRDefault="00C7100F" w:rsidP="00C7100F">
      <w:pPr>
        <w:bidi/>
        <w:rPr>
          <w:b/>
          <w:bCs/>
          <w:sz w:val="40"/>
          <w:szCs w:val="40"/>
          <w:rtl/>
        </w:rPr>
      </w:pPr>
    </w:p>
    <w:p w14:paraId="34C902FF" w14:textId="5EA25542" w:rsidR="00BA6097" w:rsidRDefault="000A04DC" w:rsidP="0025409D">
      <w:pPr>
        <w:pStyle w:val="Heading1"/>
        <w:rPr>
          <w:sz w:val="36"/>
          <w:szCs w:val="36"/>
        </w:rPr>
      </w:pPr>
      <w:bookmarkStart w:id="146" w:name="_Toc93947266"/>
      <w:r>
        <w:rPr>
          <w:sz w:val="36"/>
          <w:szCs w:val="36"/>
        </w:rPr>
        <w:lastRenderedPageBreak/>
        <w:t xml:space="preserve">1. </w:t>
      </w:r>
      <w:r w:rsidR="003A3BE2">
        <w:rPr>
          <w:sz w:val="36"/>
          <w:szCs w:val="36"/>
        </w:rPr>
        <w:t>Theoretical part</w:t>
      </w:r>
      <w:bookmarkEnd w:id="146"/>
    </w:p>
    <w:p w14:paraId="7320651D" w14:textId="77777777" w:rsidR="002100DF" w:rsidRPr="002100DF" w:rsidRDefault="002100DF" w:rsidP="002100DF"/>
    <w:p w14:paraId="512520D9" w14:textId="137055E6" w:rsidR="000F3B35" w:rsidRPr="002100DF" w:rsidRDefault="000A04DC" w:rsidP="002C5528">
      <w:pPr>
        <w:pStyle w:val="Heading2"/>
        <w:rPr>
          <w:sz w:val="32"/>
          <w:szCs w:val="32"/>
        </w:rPr>
      </w:pPr>
      <w:bookmarkStart w:id="147" w:name="_Toc93947267"/>
      <w:r>
        <w:rPr>
          <w:sz w:val="32"/>
          <w:szCs w:val="32"/>
        </w:rPr>
        <w:t xml:space="preserve">1.1 </w:t>
      </w:r>
      <w:r w:rsidR="000F3B35" w:rsidRPr="002100DF">
        <w:rPr>
          <w:sz w:val="32"/>
          <w:szCs w:val="32"/>
        </w:rPr>
        <w:t>Introduction</w:t>
      </w:r>
      <w:bookmarkEnd w:id="147"/>
    </w:p>
    <w:p w14:paraId="766B86BF" w14:textId="2FEFC60E" w:rsidR="000F3B35" w:rsidRDefault="000A04DC" w:rsidP="002C5528">
      <w:pPr>
        <w:pStyle w:val="Heading3"/>
      </w:pPr>
      <w:bookmarkStart w:id="148" w:name="_Toc93947268"/>
      <w:r>
        <w:t>1.</w:t>
      </w:r>
      <w:r w:rsidR="00F21FAF">
        <w:t xml:space="preserve">1.1 </w:t>
      </w:r>
      <w:r w:rsidR="000F3B35">
        <w:t>Objectives</w:t>
      </w:r>
      <w:r w:rsidR="00691667">
        <w:t xml:space="preserve"> and main concept</w:t>
      </w:r>
      <w:r w:rsidR="00041C00">
        <w:t>s</w:t>
      </w:r>
      <w:bookmarkEnd w:id="148"/>
    </w:p>
    <w:p w14:paraId="48460999" w14:textId="41EAFC3D" w:rsidR="00621489" w:rsidRDefault="00621489" w:rsidP="00621489"/>
    <w:p w14:paraId="34B425D8" w14:textId="77777777" w:rsidR="00574400" w:rsidRDefault="00574400" w:rsidP="00D03155">
      <w:r w:rsidRPr="00574400">
        <w:t>In recent years, drones have been used to aid delivery, according to COVID -19 pandemic that has greatly affected people around the world. Drones have helped people adhere to the rules of social distance by providing non-contact delivery services.</w:t>
      </w:r>
    </w:p>
    <w:p w14:paraId="798AC5EA" w14:textId="77777777" w:rsidR="00DB4DEC" w:rsidRDefault="00DB4DEC" w:rsidP="00D03155"/>
    <w:p w14:paraId="5AA0A406" w14:textId="71523366" w:rsidR="00941928" w:rsidRDefault="00941928" w:rsidP="00D03155">
      <w:r>
        <w:t>In addition, drones help with transportation in many ways, such as avoiding traffic congestion, making faster deliveries, and lowering transportation costs. Unlike delivery by truck, which has a longer range as it is fuel-based and trucks can carry heavy and large loads, which drones cannot. Nevertheless, traditional delivery by truck is slow and involves high transportation costs. As a team, we opted for drone delivery because it minimizes total cost of ownership and time.</w:t>
      </w:r>
    </w:p>
    <w:p w14:paraId="02D50E46" w14:textId="1DB2EF72" w:rsidR="3B59B3A3" w:rsidRDefault="06EBF58F" w:rsidP="00D03155">
      <w:r>
        <w:t xml:space="preserve"> </w:t>
      </w:r>
    </w:p>
    <w:p w14:paraId="6E72DDA7" w14:textId="59EF9C35" w:rsidR="3B59B3A3" w:rsidRDefault="06EBF58F" w:rsidP="00D03155">
      <w:r>
        <w:t>However, we intend to cover the abstraction of this problem by ignoring the effects of the drone such as limit for the shipment weight, as drones cannot carry heavy wights, drones are battery-powered, thereby limiting their delivery ranges and we are not going to consider the charging process. In this project we will discuss a problem of Drone Delivery and try to solve it using the A* algorithm.</w:t>
      </w:r>
    </w:p>
    <w:p w14:paraId="20932EF3" w14:textId="477D4CC3" w:rsidR="3B59B3A3" w:rsidRDefault="3B59B3A3" w:rsidP="3B59B3A3"/>
    <w:p w14:paraId="04702C03" w14:textId="77777777" w:rsidR="00A33042" w:rsidRPr="00621489" w:rsidRDefault="00A33042" w:rsidP="00621489"/>
    <w:p w14:paraId="7CACA9D7" w14:textId="508C2EC0" w:rsidR="00324460" w:rsidRPr="00324460" w:rsidRDefault="00324460" w:rsidP="00324460">
      <w:pPr>
        <w:rPr>
          <w:rFonts w:eastAsiaTheme="majorEastAsia"/>
        </w:rPr>
      </w:pPr>
    </w:p>
    <w:p w14:paraId="43193EAE" w14:textId="06631C7F" w:rsidR="0025409D" w:rsidRDefault="0025409D" w:rsidP="0025409D">
      <w:pPr>
        <w:pStyle w:val="Heading2"/>
        <w:rPr>
          <w:rStyle w:val="Heading1Char"/>
        </w:rPr>
      </w:pPr>
    </w:p>
    <w:p w14:paraId="2348DBED" w14:textId="3D29D7E2" w:rsidR="00FD59CD" w:rsidRDefault="00FD59CD" w:rsidP="00FD59CD">
      <w:pPr>
        <w:rPr>
          <w:rFonts w:eastAsiaTheme="majorEastAsia"/>
        </w:rPr>
      </w:pPr>
    </w:p>
    <w:p w14:paraId="094BC934" w14:textId="3D56E7F3" w:rsidR="00FD59CD" w:rsidRDefault="00FD59CD" w:rsidP="00FD59CD">
      <w:pPr>
        <w:rPr>
          <w:rFonts w:eastAsiaTheme="majorEastAsia"/>
        </w:rPr>
      </w:pPr>
    </w:p>
    <w:p w14:paraId="4A0D1E7B" w14:textId="76CB0A3E" w:rsidR="00FD59CD" w:rsidRDefault="00FD59CD" w:rsidP="00FD59CD">
      <w:pPr>
        <w:rPr>
          <w:rFonts w:eastAsiaTheme="majorEastAsia"/>
        </w:rPr>
      </w:pPr>
    </w:p>
    <w:p w14:paraId="6654F424" w14:textId="27250317" w:rsidR="00FD59CD" w:rsidRDefault="00FD59CD" w:rsidP="00FD59CD">
      <w:pPr>
        <w:rPr>
          <w:rFonts w:eastAsiaTheme="majorEastAsia"/>
        </w:rPr>
      </w:pPr>
    </w:p>
    <w:p w14:paraId="435782C6" w14:textId="77777777" w:rsidR="005C2C30" w:rsidRDefault="005C2C30" w:rsidP="0025409D">
      <w:pPr>
        <w:pStyle w:val="Heading2"/>
        <w:rPr>
          <w:rStyle w:val="Heading1Char"/>
          <w:sz w:val="36"/>
          <w:szCs w:val="36"/>
        </w:rPr>
      </w:pPr>
    </w:p>
    <w:p w14:paraId="4FC34B7E" w14:textId="77777777" w:rsidR="00691667" w:rsidRDefault="00691667" w:rsidP="00691667">
      <w:pPr>
        <w:rPr>
          <w:rFonts w:eastAsiaTheme="majorEastAsia"/>
        </w:rPr>
      </w:pPr>
    </w:p>
    <w:p w14:paraId="6D78BDD8" w14:textId="77777777" w:rsidR="00691667" w:rsidRDefault="00691667" w:rsidP="00691667">
      <w:pPr>
        <w:rPr>
          <w:rFonts w:eastAsiaTheme="majorEastAsia"/>
        </w:rPr>
      </w:pPr>
    </w:p>
    <w:p w14:paraId="2A640017" w14:textId="77777777" w:rsidR="00691667" w:rsidRDefault="00691667" w:rsidP="00691667">
      <w:pPr>
        <w:rPr>
          <w:rFonts w:eastAsiaTheme="majorEastAsia"/>
        </w:rPr>
      </w:pPr>
    </w:p>
    <w:p w14:paraId="611AC568" w14:textId="77777777" w:rsidR="00691667" w:rsidRDefault="00691667" w:rsidP="00691667">
      <w:pPr>
        <w:rPr>
          <w:rFonts w:eastAsiaTheme="majorEastAsia"/>
        </w:rPr>
      </w:pPr>
    </w:p>
    <w:p w14:paraId="7B692D60" w14:textId="77777777" w:rsidR="00691667" w:rsidRDefault="00691667" w:rsidP="00691667">
      <w:pPr>
        <w:rPr>
          <w:rFonts w:eastAsiaTheme="majorEastAsia"/>
        </w:rPr>
      </w:pPr>
    </w:p>
    <w:p w14:paraId="46D37ED2" w14:textId="77777777" w:rsidR="00691667" w:rsidRDefault="00691667" w:rsidP="00691667">
      <w:pPr>
        <w:rPr>
          <w:rFonts w:eastAsiaTheme="majorEastAsia"/>
        </w:rPr>
      </w:pPr>
    </w:p>
    <w:p w14:paraId="3033086E" w14:textId="77777777" w:rsidR="00691667" w:rsidRDefault="00691667" w:rsidP="00691667">
      <w:pPr>
        <w:rPr>
          <w:rFonts w:eastAsiaTheme="majorEastAsia"/>
        </w:rPr>
      </w:pPr>
    </w:p>
    <w:p w14:paraId="28403B6D" w14:textId="77777777" w:rsidR="00691667" w:rsidRDefault="00691667" w:rsidP="00691667">
      <w:pPr>
        <w:rPr>
          <w:rFonts w:eastAsiaTheme="majorEastAsia"/>
        </w:rPr>
      </w:pPr>
    </w:p>
    <w:p w14:paraId="03251724" w14:textId="77777777" w:rsidR="00691667" w:rsidRDefault="00691667" w:rsidP="00691667">
      <w:pPr>
        <w:rPr>
          <w:rFonts w:eastAsiaTheme="majorEastAsia"/>
        </w:rPr>
      </w:pPr>
    </w:p>
    <w:p w14:paraId="633BFBFC" w14:textId="77777777" w:rsidR="008F7E70" w:rsidRDefault="008F7E70" w:rsidP="00691667">
      <w:pPr>
        <w:rPr>
          <w:rFonts w:eastAsiaTheme="majorEastAsia"/>
          <w:rtl/>
        </w:rPr>
      </w:pPr>
    </w:p>
    <w:p w14:paraId="5A320F29" w14:textId="77777777" w:rsidR="007E0EC6" w:rsidRDefault="007E0EC6" w:rsidP="00691667">
      <w:pPr>
        <w:rPr>
          <w:rFonts w:eastAsiaTheme="majorEastAsia"/>
          <w:rtl/>
        </w:rPr>
      </w:pPr>
    </w:p>
    <w:p w14:paraId="3A0FEBE0" w14:textId="77777777" w:rsidR="007E0EC6" w:rsidRDefault="007E0EC6" w:rsidP="00691667">
      <w:pPr>
        <w:rPr>
          <w:rFonts w:eastAsiaTheme="majorEastAsia"/>
          <w:rtl/>
        </w:rPr>
      </w:pPr>
    </w:p>
    <w:p w14:paraId="140F080D" w14:textId="77777777" w:rsidR="008F7E70" w:rsidRPr="00691667" w:rsidRDefault="008F7E70" w:rsidP="00691667">
      <w:pPr>
        <w:rPr>
          <w:rFonts w:eastAsiaTheme="majorEastAsia"/>
        </w:rPr>
      </w:pPr>
    </w:p>
    <w:p w14:paraId="0433ECD6" w14:textId="1178CC35" w:rsidR="0025409D" w:rsidRPr="00BE69EA" w:rsidRDefault="00F21FAF" w:rsidP="00BE69EA">
      <w:pPr>
        <w:pStyle w:val="Heading2"/>
        <w:rPr>
          <w:rStyle w:val="Heading1Char"/>
        </w:rPr>
      </w:pPr>
      <w:bookmarkStart w:id="149" w:name="_Toc93947269"/>
      <w:r>
        <w:rPr>
          <w:rStyle w:val="Heading1Char"/>
        </w:rPr>
        <w:lastRenderedPageBreak/>
        <w:t xml:space="preserve">1.2 </w:t>
      </w:r>
      <w:r w:rsidR="0025409D" w:rsidRPr="00BE69EA">
        <w:rPr>
          <w:rStyle w:val="Heading1Char"/>
        </w:rPr>
        <w:t xml:space="preserve">Our </w:t>
      </w:r>
      <w:r w:rsidR="000F3B35" w:rsidRPr="00BE69EA">
        <w:rPr>
          <w:rStyle w:val="Heading1Char"/>
        </w:rPr>
        <w:t>problem</w:t>
      </w:r>
      <w:bookmarkEnd w:id="149"/>
    </w:p>
    <w:p w14:paraId="1AE30DB6" w14:textId="02F571DF" w:rsidR="001D2FC3" w:rsidRDefault="000A5EA2" w:rsidP="002C5528">
      <w:pPr>
        <w:pStyle w:val="Heading3"/>
      </w:pPr>
      <w:bookmarkStart w:id="150" w:name="_Toc93947270"/>
      <w:r>
        <w:rPr>
          <w:noProof/>
        </w:rPr>
        <w:drawing>
          <wp:anchor distT="0" distB="0" distL="114300" distR="114300" simplePos="0" relativeHeight="251658264" behindDoc="0" locked="0" layoutInCell="1" allowOverlap="1" wp14:anchorId="529398E7" wp14:editId="0EFD203F">
            <wp:simplePos x="0" y="0"/>
            <wp:positionH relativeFrom="column">
              <wp:posOffset>458694</wp:posOffset>
            </wp:positionH>
            <wp:positionV relativeFrom="page">
              <wp:posOffset>1505412</wp:posOffset>
            </wp:positionV>
            <wp:extent cx="4781550" cy="1986915"/>
            <wp:effectExtent l="0" t="0" r="0" b="0"/>
            <wp:wrapTopAndBottom/>
            <wp:docPr id="1865565409" name="Picture 1865565409" descr="Chart,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565409" name="Picture 1865565409" descr="Chart, diagram&#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4781550" cy="1986915"/>
                    </a:xfrm>
                    <a:prstGeom prst="rect">
                      <a:avLst/>
                    </a:prstGeom>
                  </pic:spPr>
                </pic:pic>
              </a:graphicData>
            </a:graphic>
            <wp14:sizeRelV relativeFrom="margin">
              <wp14:pctHeight>0</wp14:pctHeight>
            </wp14:sizeRelV>
          </wp:anchor>
        </w:drawing>
      </w:r>
      <w:r w:rsidR="009F1E0A">
        <w:rPr>
          <w:noProof/>
        </w:rPr>
        <mc:AlternateContent>
          <mc:Choice Requires="wps">
            <w:drawing>
              <wp:anchor distT="0" distB="0" distL="114300" distR="114300" simplePos="0" relativeHeight="251658255" behindDoc="0" locked="0" layoutInCell="1" allowOverlap="1" wp14:anchorId="189294D8" wp14:editId="792CEC4B">
                <wp:simplePos x="0" y="0"/>
                <wp:positionH relativeFrom="margin">
                  <wp:posOffset>615315</wp:posOffset>
                </wp:positionH>
                <wp:positionV relativeFrom="paragraph">
                  <wp:posOffset>2372995</wp:posOffset>
                </wp:positionV>
                <wp:extent cx="4781550" cy="635"/>
                <wp:effectExtent l="0" t="0" r="0" b="8255"/>
                <wp:wrapTopAndBottom/>
                <wp:docPr id="1865565410" name="Text Box 1865565410"/>
                <wp:cNvGraphicFramePr/>
                <a:graphic xmlns:a="http://schemas.openxmlformats.org/drawingml/2006/main">
                  <a:graphicData uri="http://schemas.microsoft.com/office/word/2010/wordprocessingShape">
                    <wps:wsp>
                      <wps:cNvSpPr txBox="1"/>
                      <wps:spPr>
                        <a:xfrm>
                          <a:off x="0" y="0"/>
                          <a:ext cx="4781550" cy="635"/>
                        </a:xfrm>
                        <a:prstGeom prst="rect">
                          <a:avLst/>
                        </a:prstGeom>
                        <a:solidFill>
                          <a:prstClr val="white"/>
                        </a:solidFill>
                        <a:ln>
                          <a:noFill/>
                        </a:ln>
                      </wps:spPr>
                      <wps:txbx>
                        <w:txbxContent>
                          <w:p w14:paraId="77B1F130" w14:textId="3DE9B118" w:rsidR="00B52251" w:rsidRDefault="00B52251" w:rsidP="00580BB1">
                            <w:pPr>
                              <w:pStyle w:val="Caption"/>
                              <w:rPr>
                                <w:noProof/>
                              </w:rPr>
                            </w:pPr>
                            <w:bookmarkStart w:id="151" w:name="_Toc90144355"/>
                            <w:bookmarkStart w:id="152" w:name="_Toc90147297"/>
                            <w:bookmarkStart w:id="153" w:name="_Toc90148454"/>
                            <w:r>
                              <w:t xml:space="preserve">Figure </w:t>
                            </w:r>
                            <w:fldSimple w:instr=" SEQ Figure \* ARABIC ">
                              <w:r w:rsidR="00306C8D">
                                <w:rPr>
                                  <w:noProof/>
                                </w:rPr>
                                <w:t>1</w:t>
                              </w:r>
                            </w:fldSimple>
                            <w:r>
                              <w:rPr>
                                <w:noProof/>
                              </w:rPr>
                              <w:t>-The Figure above shows the logical view of Drone Delivery grap</w:t>
                            </w:r>
                            <w:bookmarkEnd w:id="151"/>
                            <w:bookmarkEnd w:id="152"/>
                            <w:r w:rsidR="00324D48">
                              <w:rPr>
                                <w:noProof/>
                              </w:rPr>
                              <w:t>h</w:t>
                            </w:r>
                            <w:bookmarkEnd w:id="153"/>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type w14:anchorId="189294D8" id="_x0000_t202" coordsize="21600,21600" o:spt="202" path="m,l,21600r21600,l21600,xe">
                <v:stroke joinstyle="miter"/>
                <v:path gradientshapeok="t" o:connecttype="rect"/>
              </v:shapetype>
              <v:shape id="Text Box 1865565410" o:spid="_x0000_s1026" type="#_x0000_t202" style="position:absolute;margin-left:48.45pt;margin-top:186.85pt;width:376.5pt;height:.05pt;z-index:251658255;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" stroked="f">
                <v:textbox style="mso-fit-shape-to-text:t" inset="0,0,0,0">
                  <w:txbxContent>
                    <w:p w14:paraId="77B1F130" w14:textId="3DE9B118" w:rsidR="00B52251" w:rsidRDefault="00B52251" w:rsidP="00580BB1">
                      <w:pPr>
                        <w:pStyle w:val="Caption"/>
                        <w:rPr>
                          <w:noProof/>
                        </w:rPr>
                      </w:pPr>
                      <w:bookmarkStart w:id="154" w:name="_Toc90144355"/>
                      <w:bookmarkStart w:id="155" w:name="_Toc90147297"/>
                      <w:bookmarkStart w:id="156" w:name="_Toc90148454"/>
                      <w:r>
                        <w:t xml:space="preserve">Figure </w:t>
                      </w:r>
                      <w:fldSimple w:instr=" SEQ Figure \* ARABIC ">
                        <w:r w:rsidR="00306C8D">
                          <w:rPr>
                            <w:noProof/>
                          </w:rPr>
                          <w:t>1</w:t>
                        </w:r>
                      </w:fldSimple>
                      <w:r>
                        <w:rPr>
                          <w:noProof/>
                        </w:rPr>
                        <w:t>-The Figure above shows the logical view of Drone Delivery grap</w:t>
                      </w:r>
                      <w:bookmarkEnd w:id="154"/>
                      <w:bookmarkEnd w:id="155"/>
                      <w:r w:rsidR="00324D48">
                        <w:rPr>
                          <w:noProof/>
                        </w:rPr>
                        <w:t>h</w:t>
                      </w:r>
                      <w:bookmarkEnd w:id="156"/>
                    </w:p>
                  </w:txbxContent>
                </v:textbox>
                <w10:wrap type="topAndBottom" anchorx="margin"/>
              </v:shape>
            </w:pict>
          </mc:Fallback>
        </mc:AlternateContent>
      </w:r>
      <w:r w:rsidR="00F21FAF">
        <w:t>1.2.</w:t>
      </w:r>
      <w:r w:rsidR="00F21FAF" w:rsidRPr="00D2008C">
        <w:rPr>
          <w:color w:val="auto"/>
          <w:rPrChange w:id="157" w:author="Areej Turky Sahu Alotaibi" w:date="2021-12-16T04:09:00Z">
            <w:rPr/>
          </w:rPrChange>
        </w:rPr>
        <w:t xml:space="preserve">1 </w:t>
      </w:r>
      <w:del w:id="158" w:author="Areej Turky Sahu Alotaibi" w:date="2021-12-16T04:10:00Z">
        <w:r w:rsidR="06EBF58F" w:rsidRPr="00D2008C" w:rsidDel="00D2008C">
          <w:rPr>
            <w:color w:val="auto"/>
            <w:rPrChange w:id="159" w:author="Areej Turky Sahu Alotaibi" w:date="2021-12-16T04:09:00Z">
              <w:rPr/>
            </w:rPrChange>
          </w:rPr>
          <w:delText>Explain the p</w:delText>
        </w:r>
      </w:del>
      <w:del w:id="160" w:author="Areej Turky Sahu Alotaibi" w:date="2021-12-16T04:09:00Z">
        <w:r w:rsidR="06EBF58F" w:rsidRPr="00D2008C" w:rsidDel="00D2008C">
          <w:rPr>
            <w:color w:val="auto"/>
            <w:rPrChange w:id="161" w:author="Areej Turky Sahu Alotaibi" w:date="2021-12-16T04:09:00Z">
              <w:rPr/>
            </w:rPrChange>
          </w:rPr>
          <w:delText>roblem</w:delText>
        </w:r>
      </w:del>
      <w:ins w:id="162" w:author="Ebtehal Alotaibi" w:date="2021-12-15T13:07:00Z">
        <w:r w:rsidR="00A532A7" w:rsidRPr="00D2008C">
          <w:rPr>
            <w:color w:val="auto"/>
            <w:rPrChange w:id="163" w:author="Areej Turky Sahu Alotaibi" w:date="2021-12-16T04:09:00Z">
              <w:rPr/>
            </w:rPrChange>
          </w:rPr>
          <w:t>Case Study</w:t>
        </w:r>
      </w:ins>
      <w:bookmarkEnd w:id="150"/>
      <w:r w:rsidR="06EBF58F" w:rsidRPr="00D2008C">
        <w:rPr>
          <w:color w:val="auto"/>
          <w:rPrChange w:id="164" w:author="Areej Turky Sahu Alotaibi" w:date="2021-12-16T04:09:00Z">
            <w:rPr/>
          </w:rPrChange>
        </w:rPr>
        <w:t xml:space="preserve"> </w:t>
      </w:r>
    </w:p>
    <w:p w14:paraId="58F562C7" w14:textId="780A2D24" w:rsidR="00631582" w:rsidRDefault="00631582" w:rsidP="00174F6D">
      <w:pPr>
        <w:rPr>
          <w:ins w:id="165" w:author="Ebtehal Alotaibi" w:date="2021-12-15T13:09:00Z"/>
        </w:rPr>
      </w:pPr>
      <w:r w:rsidRPr="00D03155">
        <w:t xml:space="preserve">The drone delivery is a graph problem implemented with the A*-algorithm. It is defined on the graph G=(V, A), where A is a set of arcs, each of which connects two nodes in V, as V = {0, 1 ,2 ,3 ,4 , 5} where node </w:t>
      </w:r>
      <w:r w:rsidRPr="005A7B10">
        <w:rPr>
          <w:b/>
          <w:bCs/>
        </w:rPr>
        <w:t>0</w:t>
      </w:r>
      <w:r w:rsidRPr="00D03155">
        <w:t xml:space="preserve"> represent the starting point, which is the warehouse of shipments where the drone starts delivering, </w:t>
      </w:r>
      <w:r w:rsidRPr="005A7B10">
        <w:rPr>
          <w:b/>
          <w:bCs/>
        </w:rPr>
        <w:t>5</w:t>
      </w:r>
      <w:r w:rsidRPr="00D03155">
        <w:t xml:space="preserve"> represent the ending point, which is the depot of the drone after it has delivered all the shipments to the houses, nodes {1,2,3,4 } are the set of houses.</w:t>
      </w:r>
    </w:p>
    <w:p w14:paraId="3972A88D" w14:textId="77777777" w:rsidR="002F5441" w:rsidRPr="00D03155" w:rsidRDefault="002F5441" w:rsidP="00174F6D"/>
    <w:p w14:paraId="58DB60A8" w14:textId="77777777" w:rsidR="00631582" w:rsidRPr="00D03155" w:rsidRDefault="00631582" w:rsidP="00D03155">
      <w:r w:rsidRPr="00D03155">
        <w:t>The goal of this implementation is to find the tour with the shortest delivery path so that all houses are served by the drone.</w:t>
      </w:r>
    </w:p>
    <w:p w14:paraId="7317EA3D" w14:textId="77777777" w:rsidR="00631582" w:rsidRPr="00D03155" w:rsidRDefault="00631582" w:rsidP="00D03155">
      <w:r w:rsidRPr="00D03155">
        <w:t xml:space="preserve"> </w:t>
      </w:r>
    </w:p>
    <w:p w14:paraId="778224DC" w14:textId="5A2CEAFD" w:rsidR="00631582" w:rsidRPr="00D03155" w:rsidRDefault="00631582" w:rsidP="00D03155">
      <w:r w:rsidRPr="00D03155">
        <w:t>There are constraints that need to be considered:</w:t>
      </w:r>
    </w:p>
    <w:p w14:paraId="56CD121E" w14:textId="175DC63C" w:rsidR="00631582" w:rsidRPr="00D03155" w:rsidRDefault="00631582" w:rsidP="00D03155">
      <w:pPr>
        <w:pStyle w:val="ListParagraph"/>
        <w:numPr>
          <w:ilvl w:val="0"/>
          <w:numId w:val="12"/>
        </w:numPr>
        <w:rPr>
          <w:sz w:val="22"/>
          <w:szCs w:val="22"/>
        </w:rPr>
      </w:pPr>
      <w:r w:rsidRPr="00D03155">
        <w:rPr>
          <w:sz w:val="22"/>
          <w:szCs w:val="22"/>
        </w:rPr>
        <w:t>The drone must start from the warehouse and end at the drone depot.</w:t>
      </w:r>
    </w:p>
    <w:p w14:paraId="143CEF07" w14:textId="2E610E8D" w:rsidR="00631582" w:rsidRPr="00D03155" w:rsidRDefault="00631582" w:rsidP="00D03155">
      <w:pPr>
        <w:pStyle w:val="ListParagraph"/>
        <w:numPr>
          <w:ilvl w:val="0"/>
          <w:numId w:val="12"/>
        </w:numPr>
        <w:rPr>
          <w:sz w:val="22"/>
          <w:szCs w:val="22"/>
        </w:rPr>
      </w:pPr>
      <w:r w:rsidRPr="00D03155">
        <w:rPr>
          <w:sz w:val="22"/>
          <w:szCs w:val="22"/>
        </w:rPr>
        <w:t xml:space="preserve">Houses can only be served once. </w:t>
      </w:r>
    </w:p>
    <w:p w14:paraId="00AAA920" w14:textId="5BE3E0D2" w:rsidR="00631582" w:rsidRPr="00D03155" w:rsidRDefault="00631582" w:rsidP="00D03155">
      <w:pPr>
        <w:pStyle w:val="ListParagraph"/>
        <w:numPr>
          <w:ilvl w:val="0"/>
          <w:numId w:val="12"/>
        </w:numPr>
        <w:rPr>
          <w:sz w:val="22"/>
          <w:szCs w:val="22"/>
        </w:rPr>
      </w:pPr>
      <w:r w:rsidRPr="00D03155">
        <w:rPr>
          <w:sz w:val="22"/>
          <w:szCs w:val="22"/>
        </w:rPr>
        <w:t>The drone can only fly to the depot if it has served all 4 houses.</w:t>
      </w:r>
    </w:p>
    <w:p w14:paraId="2E26F257" w14:textId="21FF3A14" w:rsidR="00631582" w:rsidRPr="00D03155" w:rsidRDefault="004710BD" w:rsidP="00D03155">
      <w:pPr>
        <w:pStyle w:val="ListParagraph"/>
        <w:numPr>
          <w:ilvl w:val="0"/>
          <w:numId w:val="12"/>
        </w:numPr>
        <w:rPr>
          <w:sz w:val="22"/>
          <w:szCs w:val="22"/>
        </w:rPr>
      </w:pPr>
      <w:r>
        <w:rPr>
          <w:sz w:val="22"/>
          <w:szCs w:val="22"/>
        </w:rPr>
        <w:t>The</w:t>
      </w:r>
      <w:r w:rsidR="00631582" w:rsidRPr="00D03155">
        <w:rPr>
          <w:sz w:val="22"/>
          <w:szCs w:val="22"/>
        </w:rPr>
        <w:t xml:space="preserve"> drone searches for the </w:t>
      </w:r>
      <w:r w:rsidR="00C715FA">
        <w:rPr>
          <w:sz w:val="22"/>
          <w:szCs w:val="22"/>
        </w:rPr>
        <w:t>overall cost</w:t>
      </w:r>
      <w:r w:rsidR="00631582" w:rsidRPr="00D03155">
        <w:rPr>
          <w:sz w:val="22"/>
          <w:szCs w:val="22"/>
        </w:rPr>
        <w:t xml:space="preserve"> to </w:t>
      </w:r>
      <w:r w:rsidR="009E712E">
        <w:rPr>
          <w:sz w:val="22"/>
          <w:szCs w:val="22"/>
        </w:rPr>
        <w:t>get shortest path th</w:t>
      </w:r>
      <w:r>
        <w:rPr>
          <w:sz w:val="22"/>
          <w:szCs w:val="22"/>
        </w:rPr>
        <w:t>at</w:t>
      </w:r>
      <w:r w:rsidR="009E712E">
        <w:rPr>
          <w:sz w:val="22"/>
          <w:szCs w:val="22"/>
        </w:rPr>
        <w:t xml:space="preserve"> covered all </w:t>
      </w:r>
      <w:r w:rsidR="009C42B4">
        <w:rPr>
          <w:sz w:val="22"/>
          <w:szCs w:val="22"/>
        </w:rPr>
        <w:t>houses</w:t>
      </w:r>
      <w:r w:rsidR="009C42B4" w:rsidRPr="00D03155">
        <w:rPr>
          <w:sz w:val="22"/>
          <w:szCs w:val="22"/>
        </w:rPr>
        <w:t>.</w:t>
      </w:r>
    </w:p>
    <w:p w14:paraId="0163A4BF" w14:textId="648AB0EC" w:rsidR="00FD59CD" w:rsidRPr="00D03155" w:rsidRDefault="00631582" w:rsidP="00D03155">
      <w:pPr>
        <w:pStyle w:val="ListParagraph"/>
        <w:numPr>
          <w:ilvl w:val="0"/>
          <w:numId w:val="12"/>
        </w:numPr>
        <w:rPr>
          <w:rFonts w:eastAsiaTheme="majorEastAsia"/>
          <w:sz w:val="22"/>
          <w:szCs w:val="22"/>
        </w:rPr>
      </w:pPr>
      <w:r w:rsidRPr="00D03155">
        <w:rPr>
          <w:sz w:val="22"/>
          <w:szCs w:val="22"/>
        </w:rPr>
        <w:t>The drone has no rendezvous node before the drone depot node.</w:t>
      </w:r>
    </w:p>
    <w:p w14:paraId="70DE61C6" w14:textId="03F6A3C9" w:rsidR="009F1E0A" w:rsidRDefault="009F1E0A" w:rsidP="009F1E0A">
      <w:pPr>
        <w:rPr>
          <w:rFonts w:eastAsiaTheme="majorEastAsia"/>
        </w:rPr>
      </w:pPr>
    </w:p>
    <w:p w14:paraId="5729AC6B" w14:textId="348CDEA4" w:rsidR="000F3B35" w:rsidRDefault="00F21FAF" w:rsidP="002C5528">
      <w:pPr>
        <w:pStyle w:val="Heading3"/>
      </w:pPr>
      <w:bookmarkStart w:id="166" w:name="_Toc93947271"/>
      <w:r>
        <w:t xml:space="preserve">1.2.2 </w:t>
      </w:r>
      <w:r w:rsidR="06EBF58F">
        <w:t>problem formulation</w:t>
      </w:r>
      <w:bookmarkEnd w:id="166"/>
      <w:r w:rsidR="06EBF58F">
        <w:t xml:space="preserve"> </w:t>
      </w:r>
    </w:p>
    <w:p w14:paraId="0E218227" w14:textId="77777777" w:rsidR="00B64F1B" w:rsidRPr="00B64F1B" w:rsidRDefault="00B64F1B" w:rsidP="00B64F1B"/>
    <w:p w14:paraId="70F23BE9" w14:textId="5B2D93E5" w:rsidR="00FD59CD" w:rsidRDefault="00FD59CD" w:rsidP="00D03155">
      <w:r w:rsidRPr="06EBF58F">
        <w:rPr>
          <w:shd w:val="clear" w:color="auto" w:fill="FFFFFF"/>
        </w:rPr>
        <w:t>In order to understand the problem and simplify it, we must strip it of other details</w:t>
      </w:r>
      <w:r w:rsidR="06EBF58F" w:rsidRPr="06EBF58F">
        <w:t xml:space="preserve"> as we mentioned above</w:t>
      </w:r>
      <w:r w:rsidRPr="06EBF58F">
        <w:rPr>
          <w:shd w:val="clear" w:color="auto" w:fill="FFFFFF"/>
        </w:rPr>
        <w:t xml:space="preserve"> such as the speed of the drone, delivery path congestion, weather, </w:t>
      </w:r>
      <w:r w:rsidR="06EBF58F" w:rsidRPr="06EBF58F">
        <w:t>stopping to fill up battery</w:t>
      </w:r>
      <w:r w:rsidRPr="06EBF58F">
        <w:rPr>
          <w:shd w:val="clear" w:color="auto" w:fill="FFFFFF"/>
        </w:rPr>
        <w:t xml:space="preserve"> ... etc.</w:t>
      </w:r>
    </w:p>
    <w:p w14:paraId="2ECFC908" w14:textId="77777777" w:rsidR="009F1E0A" w:rsidRDefault="009F1E0A" w:rsidP="00D03155"/>
    <w:p w14:paraId="235F3033" w14:textId="0F0F04DD" w:rsidR="00FD59CD" w:rsidRPr="00FB6039" w:rsidRDefault="00FD59CD" w:rsidP="00FD4079">
      <w:pPr>
        <w:pStyle w:val="ListParagraph"/>
        <w:numPr>
          <w:ilvl w:val="0"/>
          <w:numId w:val="15"/>
        </w:numPr>
        <w:spacing w:line="360" w:lineRule="auto"/>
        <w:rPr>
          <w:rFonts w:asciiTheme="majorBidi" w:hAnsiTheme="majorBidi" w:cstheme="majorBidi"/>
          <w:sz w:val="22"/>
          <w:szCs w:val="22"/>
        </w:rPr>
      </w:pPr>
      <w:r w:rsidRPr="00FB6039">
        <w:rPr>
          <w:rFonts w:asciiTheme="majorBidi" w:hAnsiTheme="majorBidi" w:cstheme="majorBidi"/>
          <w:sz w:val="22"/>
          <w:szCs w:val="22"/>
        </w:rPr>
        <w:t xml:space="preserve">Problem </w:t>
      </w:r>
      <w:r w:rsidR="003F6B4A" w:rsidRPr="00FB6039">
        <w:rPr>
          <w:rFonts w:asciiTheme="majorBidi" w:hAnsiTheme="majorBidi" w:cstheme="majorBidi"/>
          <w:sz w:val="22"/>
          <w:szCs w:val="22"/>
        </w:rPr>
        <w:t>formulation:</w:t>
      </w:r>
    </w:p>
    <w:p w14:paraId="03367907" w14:textId="2C1A60F2" w:rsidR="00FD59CD" w:rsidRPr="00577AAD" w:rsidRDefault="00D03155" w:rsidP="00FD4079">
      <w:pPr>
        <w:spacing w:line="360" w:lineRule="auto"/>
        <w:rPr>
          <w:rFonts w:asciiTheme="majorBidi" w:hAnsiTheme="majorBidi" w:cstheme="majorBidi"/>
          <w:color w:val="4472C4" w:themeColor="accent1"/>
        </w:rPr>
      </w:pPr>
      <w:r w:rsidRPr="00577AAD">
        <w:rPr>
          <w:rFonts w:asciiTheme="majorBidi" w:hAnsiTheme="majorBidi" w:cstheme="majorBidi"/>
          <w:sz w:val="22"/>
          <w:szCs w:val="22"/>
        </w:rPr>
        <w:tab/>
      </w:r>
      <w:r w:rsidR="3D053043" w:rsidRPr="00577AAD">
        <w:rPr>
          <w:rFonts w:asciiTheme="majorBidi" w:hAnsiTheme="majorBidi" w:cstheme="majorBidi"/>
        </w:rPr>
        <w:t xml:space="preserve">o </w:t>
      </w:r>
      <w:r w:rsidR="3D053043" w:rsidRPr="00577AAD">
        <w:rPr>
          <w:rFonts w:asciiTheme="majorBidi" w:hAnsiTheme="majorBidi" w:cstheme="majorBidi"/>
          <w:sz w:val="22"/>
          <w:szCs w:val="22"/>
        </w:rPr>
        <w:t xml:space="preserve">Initial </w:t>
      </w:r>
      <w:r w:rsidR="003F6B4A" w:rsidRPr="00577AAD">
        <w:rPr>
          <w:rFonts w:asciiTheme="majorBidi" w:hAnsiTheme="majorBidi" w:cstheme="majorBidi"/>
          <w:sz w:val="22"/>
          <w:szCs w:val="22"/>
        </w:rPr>
        <w:t>state:</w:t>
      </w:r>
      <w:r w:rsidR="3D053043" w:rsidRPr="00577AAD">
        <w:rPr>
          <w:rFonts w:asciiTheme="majorBidi" w:hAnsiTheme="majorBidi" w:cstheme="majorBidi"/>
          <w:sz w:val="22"/>
          <w:szCs w:val="22"/>
        </w:rPr>
        <w:t xml:space="preserve"> Warehouse</w:t>
      </w:r>
    </w:p>
    <w:p w14:paraId="7E304C48" w14:textId="7CBCFC6F" w:rsidR="00FD59CD" w:rsidRPr="00577AAD" w:rsidRDefault="00D03155" w:rsidP="00FD4079">
      <w:pPr>
        <w:spacing w:line="360" w:lineRule="auto"/>
        <w:rPr>
          <w:rFonts w:asciiTheme="majorBidi" w:hAnsiTheme="majorBidi" w:cstheme="majorBidi"/>
          <w:sz w:val="22"/>
          <w:szCs w:val="22"/>
        </w:rPr>
      </w:pPr>
      <w:r w:rsidRPr="00577AAD">
        <w:rPr>
          <w:rFonts w:asciiTheme="majorBidi" w:hAnsiTheme="majorBidi" w:cstheme="majorBidi"/>
        </w:rPr>
        <w:tab/>
      </w:r>
      <w:r w:rsidR="3D053043" w:rsidRPr="00577AAD">
        <w:rPr>
          <w:rFonts w:asciiTheme="majorBidi" w:hAnsiTheme="majorBidi" w:cstheme="majorBidi"/>
        </w:rPr>
        <w:t xml:space="preserve">o </w:t>
      </w:r>
      <w:r w:rsidR="003F6B4A" w:rsidRPr="00577AAD">
        <w:rPr>
          <w:rFonts w:asciiTheme="majorBidi" w:hAnsiTheme="majorBidi" w:cstheme="majorBidi"/>
          <w:sz w:val="22"/>
          <w:szCs w:val="22"/>
        </w:rPr>
        <w:t>Actions:</w:t>
      </w:r>
      <w:r w:rsidR="3D053043" w:rsidRPr="00577AAD">
        <w:rPr>
          <w:rFonts w:asciiTheme="majorBidi" w:hAnsiTheme="majorBidi" w:cstheme="majorBidi"/>
          <w:color w:val="000000" w:themeColor="text1"/>
          <w:sz w:val="22"/>
          <w:szCs w:val="22"/>
        </w:rPr>
        <w:t xml:space="preserve"> Go from warehouse/houses</w:t>
      </w:r>
      <w:r w:rsidR="00FD59CD" w:rsidRPr="00577AAD">
        <w:rPr>
          <w:rFonts w:asciiTheme="majorBidi" w:hAnsiTheme="majorBidi" w:cstheme="majorBidi"/>
        </w:rPr>
        <w:br/>
      </w:r>
      <w:r w:rsidRPr="00577AAD">
        <w:rPr>
          <w:rFonts w:asciiTheme="majorBidi" w:hAnsiTheme="majorBidi" w:cstheme="majorBidi"/>
        </w:rPr>
        <w:tab/>
      </w:r>
      <w:r w:rsidR="3D053043" w:rsidRPr="00577AAD">
        <w:rPr>
          <w:rFonts w:asciiTheme="majorBidi" w:hAnsiTheme="majorBidi" w:cstheme="majorBidi"/>
        </w:rPr>
        <w:t xml:space="preserve">o </w:t>
      </w:r>
      <w:r w:rsidR="3D053043" w:rsidRPr="00577AAD">
        <w:rPr>
          <w:rFonts w:asciiTheme="majorBidi" w:hAnsiTheme="majorBidi" w:cstheme="majorBidi"/>
          <w:sz w:val="22"/>
          <w:szCs w:val="22"/>
        </w:rPr>
        <w:t xml:space="preserve">State </w:t>
      </w:r>
      <w:r w:rsidR="00041C00" w:rsidRPr="00577AAD">
        <w:rPr>
          <w:rFonts w:asciiTheme="majorBidi" w:hAnsiTheme="majorBidi" w:cstheme="majorBidi"/>
          <w:sz w:val="22"/>
          <w:szCs w:val="22"/>
        </w:rPr>
        <w:t>space:</w:t>
      </w:r>
      <w:r w:rsidR="3D053043" w:rsidRPr="00577AAD">
        <w:rPr>
          <w:rFonts w:asciiTheme="majorBidi" w:hAnsiTheme="majorBidi" w:cstheme="majorBidi"/>
          <w:sz w:val="22"/>
          <w:szCs w:val="22"/>
        </w:rPr>
        <w:t xml:space="preserve"> each house that will be delivered, Warehouse and depot</w:t>
      </w:r>
    </w:p>
    <w:p w14:paraId="0AC30270" w14:textId="048C9908" w:rsidR="06EBF58F" w:rsidRPr="009F1E0A" w:rsidRDefault="00D03155" w:rsidP="009F1E0A">
      <w:pPr>
        <w:spacing w:line="360" w:lineRule="auto"/>
        <w:rPr>
          <w:rFonts w:asciiTheme="majorBidi" w:hAnsiTheme="majorBidi" w:cstheme="majorBidi"/>
          <w:color w:val="4472C4" w:themeColor="accent1"/>
        </w:rPr>
      </w:pPr>
      <w:r w:rsidRPr="00577AAD">
        <w:rPr>
          <w:rFonts w:asciiTheme="majorBidi" w:hAnsiTheme="majorBidi" w:cstheme="majorBidi"/>
        </w:rPr>
        <w:tab/>
      </w:r>
      <w:r w:rsidR="06EBF58F" w:rsidRPr="00577AAD">
        <w:rPr>
          <w:rFonts w:asciiTheme="majorBidi" w:hAnsiTheme="majorBidi" w:cstheme="majorBidi"/>
        </w:rPr>
        <w:t xml:space="preserve">o </w:t>
      </w:r>
      <w:r w:rsidR="06EBF58F" w:rsidRPr="00577AAD">
        <w:rPr>
          <w:rFonts w:asciiTheme="majorBidi" w:hAnsiTheme="majorBidi" w:cstheme="majorBidi"/>
          <w:sz w:val="22"/>
          <w:szCs w:val="22"/>
        </w:rPr>
        <w:t xml:space="preserve">Goal </w:t>
      </w:r>
      <w:r w:rsidR="003F6B4A" w:rsidRPr="00577AAD">
        <w:rPr>
          <w:rFonts w:asciiTheme="majorBidi" w:hAnsiTheme="majorBidi" w:cstheme="majorBidi"/>
          <w:sz w:val="22"/>
          <w:szCs w:val="22"/>
        </w:rPr>
        <w:t>test:</w:t>
      </w:r>
      <w:r w:rsidR="06EBF58F" w:rsidRPr="00577AAD">
        <w:rPr>
          <w:rFonts w:asciiTheme="majorBidi" w:hAnsiTheme="majorBidi" w:cstheme="majorBidi"/>
          <w:sz w:val="22"/>
          <w:szCs w:val="22"/>
        </w:rPr>
        <w:t xml:space="preserve"> reach the depot in min Time and all target houses are covered.</w:t>
      </w:r>
    </w:p>
    <w:p w14:paraId="54B9C0F8" w14:textId="77777777" w:rsidR="009F1E0A" w:rsidRDefault="009F1E0A" w:rsidP="002C5528">
      <w:pPr>
        <w:pStyle w:val="Heading3"/>
      </w:pPr>
    </w:p>
    <w:p w14:paraId="557C9373" w14:textId="6B345696" w:rsidR="06EBF58F" w:rsidRDefault="00F21FAF" w:rsidP="002C5528">
      <w:pPr>
        <w:pStyle w:val="Heading3"/>
      </w:pPr>
      <w:bookmarkStart w:id="167" w:name="_Toc93947272"/>
      <w:r>
        <w:t>1.2.</w:t>
      </w:r>
      <w:r w:rsidR="000809A3">
        <w:t xml:space="preserve">3 </w:t>
      </w:r>
      <w:r w:rsidR="06EBF58F" w:rsidRPr="00577AAD">
        <w:t>A* Algorithm</w:t>
      </w:r>
      <w:bookmarkEnd w:id="167"/>
    </w:p>
    <w:p w14:paraId="306A318E" w14:textId="77777777" w:rsidR="00B64F1B" w:rsidRPr="00B64F1B" w:rsidRDefault="00B64F1B" w:rsidP="00B64F1B"/>
    <w:p w14:paraId="2AF25485" w14:textId="6D104830" w:rsidR="3D053043" w:rsidRPr="00577AAD" w:rsidRDefault="06EBF58F" w:rsidP="00B64F1B">
      <w:r w:rsidRPr="06EBF58F">
        <w:t xml:space="preserve">It’s an Artificial Intelligence Algorithm </w:t>
      </w:r>
      <w:r w:rsidR="007F02FD">
        <w:t xml:space="preserve">and </w:t>
      </w:r>
      <w:r w:rsidR="003D2AA9">
        <w:t>In</w:t>
      </w:r>
      <w:r w:rsidR="00F9138E">
        <w:t>formed</w:t>
      </w:r>
      <w:r w:rsidR="007F02FD">
        <w:t xml:space="preserve"> Search type </w:t>
      </w:r>
      <w:r w:rsidRPr="06EBF58F">
        <w:t>used to find the shortest possible path from start to end state.</w:t>
      </w:r>
      <w:r w:rsidR="00B64F1B">
        <w:t xml:space="preserve"> </w:t>
      </w:r>
      <w:r w:rsidRPr="06EBF58F">
        <w:t>In our problem, we are trying to apply this algorithm with multiple heuristic function</w:t>
      </w:r>
      <w:r w:rsidR="00281DAE">
        <w:t>s</w:t>
      </w:r>
      <w:r w:rsidRPr="06EBF58F">
        <w:t xml:space="preserve"> to achieve the goal with other preferences. The comparison between heuristics will be discussed later.</w:t>
      </w:r>
    </w:p>
    <w:p w14:paraId="13995DE0" w14:textId="77777777" w:rsidR="009F1E0A" w:rsidRDefault="009F1E0A" w:rsidP="002C5528">
      <w:pPr>
        <w:pStyle w:val="Heading3"/>
      </w:pPr>
    </w:p>
    <w:p w14:paraId="73F7BFDC" w14:textId="7266FEAA" w:rsidR="3D053043" w:rsidRPr="00577AAD" w:rsidRDefault="000809A3" w:rsidP="002C5528">
      <w:pPr>
        <w:pStyle w:val="Heading3"/>
      </w:pPr>
      <w:bookmarkStart w:id="168" w:name="_Toc93947273"/>
      <w:r>
        <w:t xml:space="preserve">1.2.4 </w:t>
      </w:r>
      <w:r w:rsidR="3D053043" w:rsidRPr="00577AAD">
        <w:t>Heuristic Function</w:t>
      </w:r>
      <w:bookmarkEnd w:id="168"/>
    </w:p>
    <w:p w14:paraId="31F9EAC4" w14:textId="3BD0B642" w:rsidR="0030717F" w:rsidRPr="0030717F" w:rsidRDefault="0030717F" w:rsidP="0030717F"/>
    <w:p w14:paraId="664FA805" w14:textId="6D01FB7F" w:rsidR="3D053043" w:rsidRDefault="004273FC" w:rsidP="000D25AE">
      <w:pPr>
        <w:shd w:val="clear" w:color="auto" w:fill="FFFFFF" w:themeFill="background1"/>
        <w:spacing w:line="276" w:lineRule="auto"/>
        <w:rPr>
          <w:sz w:val="22"/>
          <w:szCs w:val="22"/>
        </w:rPr>
      </w:pPr>
      <w:r>
        <w:rPr>
          <w:sz w:val="22"/>
          <w:szCs w:val="22"/>
        </w:rPr>
        <w:t xml:space="preserve">We use 3 </w:t>
      </w:r>
      <w:r w:rsidR="00D70785">
        <w:rPr>
          <w:sz w:val="22"/>
          <w:szCs w:val="22"/>
        </w:rPr>
        <w:t xml:space="preserve">different </w:t>
      </w:r>
      <w:r w:rsidR="00041C00">
        <w:rPr>
          <w:sz w:val="22"/>
          <w:szCs w:val="22"/>
        </w:rPr>
        <w:t>heuristics,</w:t>
      </w:r>
      <w:r w:rsidR="00D70785">
        <w:rPr>
          <w:sz w:val="22"/>
          <w:szCs w:val="22"/>
        </w:rPr>
        <w:t xml:space="preserve"> </w:t>
      </w:r>
      <w:r w:rsidR="00AA369C">
        <w:rPr>
          <w:sz w:val="22"/>
          <w:szCs w:val="22"/>
        </w:rPr>
        <w:t>Manhattan</w:t>
      </w:r>
      <w:r w:rsidR="000D25AE">
        <w:rPr>
          <w:sz w:val="22"/>
          <w:szCs w:val="22"/>
        </w:rPr>
        <w:t xml:space="preserve">, </w:t>
      </w:r>
      <w:r w:rsidR="009F1E0A">
        <w:rPr>
          <w:sz w:val="22"/>
          <w:szCs w:val="22"/>
        </w:rPr>
        <w:t>Euclidian,</w:t>
      </w:r>
      <w:r w:rsidR="00AA369C">
        <w:rPr>
          <w:sz w:val="22"/>
          <w:szCs w:val="22"/>
        </w:rPr>
        <w:t xml:space="preserve"> </w:t>
      </w:r>
      <w:r w:rsidR="000D25AE">
        <w:rPr>
          <w:sz w:val="22"/>
          <w:szCs w:val="22"/>
        </w:rPr>
        <w:t>and</w:t>
      </w:r>
      <w:r w:rsidR="00AA369C">
        <w:rPr>
          <w:sz w:val="22"/>
          <w:szCs w:val="22"/>
        </w:rPr>
        <w:t xml:space="preserve"> Diagonal</w:t>
      </w:r>
      <w:r w:rsidR="000D25AE">
        <w:rPr>
          <w:sz w:val="22"/>
          <w:szCs w:val="22"/>
        </w:rPr>
        <w:t>.</w:t>
      </w:r>
      <w:r w:rsidR="00FF5186" w:rsidRPr="00FF5186">
        <w:rPr>
          <w:rFonts w:ascii="Cambria" w:hAnsi="Cambria"/>
          <w:color w:val="3B3838" w:themeColor="background2" w:themeShade="40"/>
          <w:sz w:val="28"/>
          <w:szCs w:val="28"/>
          <w:vertAlign w:val="superscript"/>
        </w:rPr>
        <w:t xml:space="preserve"> </w:t>
      </w:r>
    </w:p>
    <w:p w14:paraId="2752217B" w14:textId="2C708782" w:rsidR="009F1E0A" w:rsidRDefault="009F1E0A" w:rsidP="000D25AE">
      <w:pPr>
        <w:shd w:val="clear" w:color="auto" w:fill="FFFFFF" w:themeFill="background1"/>
        <w:spacing w:line="276" w:lineRule="auto"/>
        <w:rPr>
          <w:sz w:val="22"/>
          <w:szCs w:val="22"/>
        </w:rPr>
      </w:pPr>
    </w:p>
    <w:p w14:paraId="71F60620" w14:textId="5CC75A38" w:rsidR="00BE3CEB" w:rsidRPr="006E13E9" w:rsidRDefault="00BE3CEB" w:rsidP="000D25AE">
      <w:pPr>
        <w:shd w:val="clear" w:color="auto" w:fill="FFFFFF" w:themeFill="background1"/>
        <w:spacing w:line="276" w:lineRule="auto"/>
        <w:rPr>
          <w:sz w:val="22"/>
          <w:szCs w:val="22"/>
          <w:u w:val="single"/>
        </w:rPr>
      </w:pPr>
      <w:r w:rsidRPr="006E13E9">
        <w:rPr>
          <w:sz w:val="22"/>
          <w:szCs w:val="22"/>
          <w:u w:val="single"/>
        </w:rPr>
        <w:t>Manhattan</w:t>
      </w:r>
      <w:r w:rsidR="00C825FE">
        <w:rPr>
          <w:sz w:val="22"/>
          <w:szCs w:val="22"/>
          <w:u w:val="single"/>
        </w:rPr>
        <w:t xml:space="preserve"> Distance </w:t>
      </w:r>
    </w:p>
    <w:p w14:paraId="2E939E23" w14:textId="55294CB4" w:rsidR="009F593F" w:rsidRDefault="009F1E0A" w:rsidP="009F1E0A">
      <w:pPr>
        <w:shd w:val="clear" w:color="auto" w:fill="FFFFFF" w:themeFill="background1"/>
        <w:spacing w:line="276" w:lineRule="auto"/>
        <w:rPr>
          <w:sz w:val="22"/>
          <w:szCs w:val="22"/>
        </w:rPr>
      </w:pPr>
      <w:r>
        <w:rPr>
          <w:noProof/>
          <w:sz w:val="22"/>
          <w:szCs w:val="22"/>
        </w:rPr>
        <w:drawing>
          <wp:anchor distT="0" distB="0" distL="114300" distR="114300" simplePos="0" relativeHeight="251658256" behindDoc="0" locked="0" layoutInCell="1" allowOverlap="1" wp14:anchorId="0CC4F652" wp14:editId="715D75C5">
            <wp:simplePos x="0" y="0"/>
            <wp:positionH relativeFrom="margin">
              <wp:align>left</wp:align>
            </wp:positionH>
            <wp:positionV relativeFrom="margin">
              <wp:align>center</wp:align>
            </wp:positionV>
            <wp:extent cx="5010150" cy="2152650"/>
            <wp:effectExtent l="0" t="0" r="0" b="0"/>
            <wp:wrapTopAndBottom/>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010150" cy="2152650"/>
                    </a:xfrm>
                    <a:prstGeom prst="rect">
                      <a:avLst/>
                    </a:prstGeom>
                  </pic:spPr>
                </pic:pic>
              </a:graphicData>
            </a:graphic>
          </wp:anchor>
        </w:drawing>
      </w:r>
      <w:r w:rsidR="00BE3CEB" w:rsidRPr="00BE3CEB">
        <w:rPr>
          <w:sz w:val="22"/>
          <w:szCs w:val="22"/>
        </w:rPr>
        <w:t xml:space="preserve">The </w:t>
      </w:r>
      <w:r w:rsidR="00B90F7A" w:rsidRPr="00B90F7A">
        <w:rPr>
          <w:sz w:val="22"/>
          <w:szCs w:val="22"/>
        </w:rPr>
        <w:t xml:space="preserve">Manhattan distance is a </w:t>
      </w:r>
      <w:r w:rsidR="00BE3CEB" w:rsidRPr="00BE3CEB">
        <w:rPr>
          <w:sz w:val="22"/>
          <w:szCs w:val="22"/>
        </w:rPr>
        <w:t>standard heuristic for a square grid</w:t>
      </w:r>
      <w:r w:rsidR="00B90F7A" w:rsidRPr="00B90F7A">
        <w:rPr>
          <w:sz w:val="22"/>
          <w:szCs w:val="22"/>
        </w:rPr>
        <w:t>.</w:t>
      </w:r>
      <w:r w:rsidR="00BE3CEB" w:rsidRPr="00B90F7A">
        <w:rPr>
          <w:sz w:val="22"/>
          <w:szCs w:val="22"/>
        </w:rPr>
        <w:t xml:space="preserve"> </w:t>
      </w:r>
      <w:r w:rsidR="00BE3CEB" w:rsidRPr="00BE3CEB">
        <w:rPr>
          <w:sz w:val="22"/>
          <w:szCs w:val="22"/>
        </w:rPr>
        <w:t xml:space="preserve">Look </w:t>
      </w:r>
      <w:r w:rsidR="00B90F7A">
        <w:rPr>
          <w:sz w:val="22"/>
          <w:szCs w:val="22"/>
        </w:rPr>
        <w:t>to</w:t>
      </w:r>
      <w:r w:rsidR="00BE3CEB" w:rsidRPr="00BE3CEB">
        <w:rPr>
          <w:sz w:val="22"/>
          <w:szCs w:val="22"/>
        </w:rPr>
        <w:t xml:space="preserve"> your cost function and </w:t>
      </w:r>
      <w:r w:rsidR="00B90F7A" w:rsidRPr="00B90F7A">
        <w:rPr>
          <w:sz w:val="22"/>
          <w:szCs w:val="22"/>
        </w:rPr>
        <w:t>identify the lowest</w:t>
      </w:r>
      <w:r w:rsidR="00BE3CEB" w:rsidRPr="00BE3CEB">
        <w:rPr>
          <w:sz w:val="22"/>
          <w:szCs w:val="22"/>
        </w:rPr>
        <w:t xml:space="preserve"> cost</w:t>
      </w:r>
      <w:r w:rsidR="00B90F7A" w:rsidRPr="00B90F7A">
        <w:rPr>
          <w:sz w:val="22"/>
          <w:szCs w:val="22"/>
        </w:rPr>
        <w:t xml:space="preserve"> </w:t>
      </w:r>
      <w:r w:rsidR="00BE3CEB" w:rsidRPr="00BE3CEB">
        <w:rPr>
          <w:sz w:val="22"/>
          <w:szCs w:val="22"/>
        </w:rPr>
        <w:t xml:space="preserve">for </w:t>
      </w:r>
      <w:r w:rsidR="00B90F7A" w:rsidRPr="00B90F7A">
        <w:rPr>
          <w:sz w:val="22"/>
          <w:szCs w:val="22"/>
        </w:rPr>
        <w:t>going</w:t>
      </w:r>
      <w:r w:rsidR="00BE3CEB" w:rsidRPr="00BE3CEB">
        <w:rPr>
          <w:sz w:val="22"/>
          <w:szCs w:val="22"/>
        </w:rPr>
        <w:t xml:space="preserve"> from one </w:t>
      </w:r>
      <w:r w:rsidR="006E13E9">
        <w:rPr>
          <w:sz w:val="22"/>
          <w:szCs w:val="22"/>
        </w:rPr>
        <w:t>node</w:t>
      </w:r>
      <w:r w:rsidR="00BE3CEB" w:rsidRPr="00BE3CEB">
        <w:rPr>
          <w:sz w:val="22"/>
          <w:szCs w:val="22"/>
        </w:rPr>
        <w:t xml:space="preserve"> to an adjacent </w:t>
      </w:r>
      <w:r w:rsidR="006E13E9">
        <w:rPr>
          <w:sz w:val="22"/>
          <w:szCs w:val="22"/>
        </w:rPr>
        <w:t>node</w:t>
      </w:r>
      <w:r w:rsidR="002779D6">
        <w:rPr>
          <w:sz w:val="22"/>
          <w:szCs w:val="22"/>
        </w:rPr>
        <w:t xml:space="preserve">. </w:t>
      </w:r>
      <w:r w:rsidR="00B90F7A" w:rsidRPr="00B90F7A">
        <w:rPr>
          <w:sz w:val="22"/>
          <w:szCs w:val="22"/>
        </w:rPr>
        <w:t>It's also</w:t>
      </w:r>
      <w:r w:rsidR="002779D6">
        <w:rPr>
          <w:sz w:val="22"/>
          <w:szCs w:val="22"/>
        </w:rPr>
        <w:t xml:space="preserve"> </w:t>
      </w:r>
      <w:r w:rsidR="00284B1B">
        <w:rPr>
          <w:sz w:val="22"/>
          <w:szCs w:val="22"/>
        </w:rPr>
        <w:t>an application of</w:t>
      </w:r>
      <w:r w:rsidR="00F03E3E">
        <w:rPr>
          <w:sz w:val="22"/>
          <w:szCs w:val="22"/>
        </w:rPr>
        <w:t xml:space="preserve"> </w:t>
      </w:r>
      <w:r w:rsidR="00B90F7A" w:rsidRPr="00B90F7A">
        <w:rPr>
          <w:sz w:val="22"/>
          <w:szCs w:val="22"/>
        </w:rPr>
        <w:t>the mathematical</w:t>
      </w:r>
      <w:r w:rsidR="0060167C">
        <w:rPr>
          <w:sz w:val="22"/>
          <w:szCs w:val="22"/>
        </w:rPr>
        <w:t xml:space="preserve"> rule </w:t>
      </w:r>
      <w:r w:rsidR="003F5021">
        <w:rPr>
          <w:sz w:val="22"/>
          <w:szCs w:val="22"/>
        </w:rPr>
        <w:t xml:space="preserve">that the </w:t>
      </w:r>
      <w:r w:rsidR="00B31C26">
        <w:rPr>
          <w:sz w:val="22"/>
          <w:szCs w:val="22"/>
        </w:rPr>
        <w:t>straight-line distance</w:t>
      </w:r>
      <w:r w:rsidR="00B90F7A" w:rsidRPr="00B90F7A">
        <w:rPr>
          <w:sz w:val="22"/>
          <w:szCs w:val="22"/>
        </w:rPr>
        <w:t xml:space="preserve"> is the shortest.</w:t>
      </w:r>
    </w:p>
    <w:p w14:paraId="620C01CD" w14:textId="2BB87B25" w:rsidR="00C64B3C" w:rsidRDefault="009F593F" w:rsidP="00BB018F">
      <w:pPr>
        <w:pStyle w:val="Caption"/>
      </w:pPr>
      <w:bookmarkStart w:id="169" w:name="_Toc90144356"/>
      <w:bookmarkStart w:id="170" w:name="_Toc90147299"/>
      <w:bookmarkStart w:id="171" w:name="_Toc90148455"/>
      <w:r>
        <w:t xml:space="preserve">Figure </w:t>
      </w:r>
      <w:fldSimple w:instr=" SEQ Figure \* ARABIC ">
        <w:r w:rsidR="00306C8D">
          <w:rPr>
            <w:noProof/>
          </w:rPr>
          <w:t>2</w:t>
        </w:r>
      </w:fldSimple>
      <w:r>
        <w:t>-The Figure above</w:t>
      </w:r>
      <w:r w:rsidR="00BB018F">
        <w:t xml:space="preserve"> </w:t>
      </w:r>
      <w:r>
        <w:t>shows how Manhattan flow</w:t>
      </w:r>
      <w:bookmarkEnd w:id="169"/>
      <w:bookmarkEnd w:id="170"/>
      <w:bookmarkEnd w:id="171"/>
    </w:p>
    <w:p w14:paraId="1408AC95" w14:textId="77777777" w:rsidR="009F1E0A" w:rsidRDefault="009F1E0A" w:rsidP="009F593F"/>
    <w:p w14:paraId="735A15EA" w14:textId="734DE31D" w:rsidR="006E13E9" w:rsidRPr="009F1E0A" w:rsidRDefault="00A26283" w:rsidP="009F1E0A">
      <w:r>
        <w:t>The function formula as bellow</w:t>
      </w:r>
      <w:r w:rsidR="00820A58">
        <w:t>:</w:t>
      </w:r>
    </w:p>
    <w:p w14:paraId="073A0A35" w14:textId="77777777" w:rsidR="006E13E9" w:rsidRPr="006E13E9" w:rsidRDefault="006E13E9" w:rsidP="006E13E9">
      <w:pPr>
        <w:pBdr>
          <w:top w:val="dashed" w:sz="6" w:space="0" w:color="CCCCCC"/>
          <w:bottom w:val="dashed"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monospace)" w:hAnsi="var(--monospace)" w:cs="Courier New"/>
          <w:color w:val="333333"/>
          <w:sz w:val="19"/>
          <w:szCs w:val="19"/>
        </w:rPr>
      </w:pPr>
      <w:r w:rsidRPr="006E13E9">
        <w:rPr>
          <w:rFonts w:ascii="var(--monospace)" w:hAnsi="var(--monospace)" w:cs="Courier New"/>
          <w:color w:val="333333"/>
          <w:sz w:val="19"/>
          <w:szCs w:val="19"/>
        </w:rPr>
        <w:t>function heuristic(node) =</w:t>
      </w:r>
    </w:p>
    <w:p w14:paraId="58A6448E" w14:textId="77777777" w:rsidR="006E13E9" w:rsidRPr="006E13E9" w:rsidRDefault="006E13E9" w:rsidP="006E13E9">
      <w:pPr>
        <w:pBdr>
          <w:top w:val="dashed" w:sz="6" w:space="0" w:color="CCCCCC"/>
          <w:bottom w:val="dashed"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monospace)" w:hAnsi="var(--monospace)" w:cs="Courier New"/>
          <w:color w:val="333333"/>
          <w:sz w:val="19"/>
          <w:szCs w:val="19"/>
        </w:rPr>
      </w:pPr>
      <w:r w:rsidRPr="006E13E9">
        <w:rPr>
          <w:rFonts w:ascii="var(--monospace)" w:hAnsi="var(--monospace)" w:cs="Courier New"/>
          <w:color w:val="333333"/>
          <w:sz w:val="19"/>
          <w:szCs w:val="19"/>
        </w:rPr>
        <w:t xml:space="preserve">    dx = abs(</w:t>
      </w:r>
      <w:proofErr w:type="spellStart"/>
      <w:r w:rsidRPr="006E13E9">
        <w:rPr>
          <w:rFonts w:ascii="var(--monospace)" w:hAnsi="var(--monospace)" w:cs="Courier New"/>
          <w:color w:val="333333"/>
          <w:sz w:val="19"/>
          <w:szCs w:val="19"/>
        </w:rPr>
        <w:t>node.x</w:t>
      </w:r>
      <w:proofErr w:type="spellEnd"/>
      <w:r w:rsidRPr="006E13E9">
        <w:rPr>
          <w:rFonts w:ascii="var(--monospace)" w:hAnsi="var(--monospace)" w:cs="Courier New"/>
          <w:color w:val="333333"/>
          <w:sz w:val="19"/>
          <w:szCs w:val="19"/>
        </w:rPr>
        <w:t xml:space="preserve"> - </w:t>
      </w:r>
      <w:proofErr w:type="spellStart"/>
      <w:r w:rsidRPr="006E13E9">
        <w:rPr>
          <w:rFonts w:ascii="var(--monospace)" w:hAnsi="var(--monospace)" w:cs="Courier New"/>
          <w:color w:val="333333"/>
          <w:sz w:val="19"/>
          <w:szCs w:val="19"/>
        </w:rPr>
        <w:t>goal.x</w:t>
      </w:r>
      <w:proofErr w:type="spellEnd"/>
      <w:r w:rsidRPr="006E13E9">
        <w:rPr>
          <w:rFonts w:ascii="var(--monospace)" w:hAnsi="var(--monospace)" w:cs="Courier New"/>
          <w:color w:val="333333"/>
          <w:sz w:val="19"/>
          <w:szCs w:val="19"/>
        </w:rPr>
        <w:t>)</w:t>
      </w:r>
    </w:p>
    <w:p w14:paraId="7DA0E95A" w14:textId="77777777" w:rsidR="006E13E9" w:rsidRPr="006E13E9" w:rsidRDefault="006E13E9" w:rsidP="006E13E9">
      <w:pPr>
        <w:pBdr>
          <w:top w:val="dashed" w:sz="6" w:space="0" w:color="CCCCCC"/>
          <w:bottom w:val="dashed"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monospace)" w:hAnsi="var(--monospace)" w:cs="Courier New"/>
          <w:color w:val="333333"/>
          <w:sz w:val="19"/>
          <w:szCs w:val="19"/>
        </w:rPr>
      </w:pPr>
      <w:r w:rsidRPr="006E13E9">
        <w:rPr>
          <w:rFonts w:ascii="var(--monospace)" w:hAnsi="var(--monospace)" w:cs="Courier New"/>
          <w:color w:val="333333"/>
          <w:sz w:val="19"/>
          <w:szCs w:val="19"/>
        </w:rPr>
        <w:t xml:space="preserve">    </w:t>
      </w:r>
      <w:proofErr w:type="spellStart"/>
      <w:r w:rsidRPr="006E13E9">
        <w:rPr>
          <w:rFonts w:ascii="var(--monospace)" w:hAnsi="var(--monospace)" w:cs="Courier New"/>
          <w:color w:val="333333"/>
          <w:sz w:val="19"/>
          <w:szCs w:val="19"/>
        </w:rPr>
        <w:t>dy</w:t>
      </w:r>
      <w:proofErr w:type="spellEnd"/>
      <w:r w:rsidRPr="006E13E9">
        <w:rPr>
          <w:rFonts w:ascii="var(--monospace)" w:hAnsi="var(--monospace)" w:cs="Courier New"/>
          <w:color w:val="333333"/>
          <w:sz w:val="19"/>
          <w:szCs w:val="19"/>
        </w:rPr>
        <w:t xml:space="preserve"> = abs(</w:t>
      </w:r>
      <w:proofErr w:type="spellStart"/>
      <w:r w:rsidRPr="006E13E9">
        <w:rPr>
          <w:rFonts w:ascii="var(--monospace)" w:hAnsi="var(--monospace)" w:cs="Courier New"/>
          <w:color w:val="333333"/>
          <w:sz w:val="19"/>
          <w:szCs w:val="19"/>
        </w:rPr>
        <w:t>node.y</w:t>
      </w:r>
      <w:proofErr w:type="spellEnd"/>
      <w:r w:rsidRPr="006E13E9">
        <w:rPr>
          <w:rFonts w:ascii="var(--monospace)" w:hAnsi="var(--monospace)" w:cs="Courier New"/>
          <w:color w:val="333333"/>
          <w:sz w:val="19"/>
          <w:szCs w:val="19"/>
        </w:rPr>
        <w:t xml:space="preserve"> - </w:t>
      </w:r>
      <w:proofErr w:type="spellStart"/>
      <w:r w:rsidRPr="006E13E9">
        <w:rPr>
          <w:rFonts w:ascii="var(--monospace)" w:hAnsi="var(--monospace)" w:cs="Courier New"/>
          <w:color w:val="333333"/>
          <w:sz w:val="19"/>
          <w:szCs w:val="19"/>
        </w:rPr>
        <w:t>goal.y</w:t>
      </w:r>
      <w:proofErr w:type="spellEnd"/>
      <w:r w:rsidRPr="006E13E9">
        <w:rPr>
          <w:rFonts w:ascii="var(--monospace)" w:hAnsi="var(--monospace)" w:cs="Courier New"/>
          <w:color w:val="333333"/>
          <w:sz w:val="19"/>
          <w:szCs w:val="19"/>
        </w:rPr>
        <w:t>)</w:t>
      </w:r>
    </w:p>
    <w:p w14:paraId="212525DF" w14:textId="4A835B63" w:rsidR="006E13E9" w:rsidRPr="006E13E9" w:rsidRDefault="006E13E9" w:rsidP="006E13E9">
      <w:pPr>
        <w:pBdr>
          <w:top w:val="dashed" w:sz="6" w:space="0" w:color="CCCCCC"/>
          <w:bottom w:val="dashed"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monospace)" w:hAnsi="var(--monospace)" w:cs="Courier New"/>
          <w:color w:val="333333"/>
          <w:sz w:val="19"/>
          <w:szCs w:val="19"/>
        </w:rPr>
      </w:pPr>
      <w:r w:rsidRPr="006E13E9">
        <w:rPr>
          <w:rFonts w:ascii="var(--monospace)" w:hAnsi="var(--monospace)" w:cs="Courier New"/>
          <w:color w:val="333333"/>
          <w:sz w:val="19"/>
          <w:szCs w:val="19"/>
        </w:rPr>
        <w:t xml:space="preserve">    return  (dx + </w:t>
      </w:r>
      <w:proofErr w:type="spellStart"/>
      <w:r w:rsidRPr="006E13E9">
        <w:rPr>
          <w:rFonts w:ascii="var(--monospace)" w:hAnsi="var(--monospace)" w:cs="Courier New"/>
          <w:color w:val="333333"/>
          <w:sz w:val="19"/>
          <w:szCs w:val="19"/>
        </w:rPr>
        <w:t>dy</w:t>
      </w:r>
      <w:proofErr w:type="spellEnd"/>
      <w:r w:rsidRPr="006E13E9">
        <w:rPr>
          <w:rFonts w:ascii="var(--monospace)" w:hAnsi="var(--monospace)" w:cs="Courier New"/>
          <w:color w:val="333333"/>
          <w:sz w:val="19"/>
          <w:szCs w:val="19"/>
        </w:rPr>
        <w:t>)</w:t>
      </w:r>
    </w:p>
    <w:p w14:paraId="53DE3383" w14:textId="77777777" w:rsidR="009F1E0A" w:rsidRDefault="009F1E0A" w:rsidP="00591EAA">
      <w:pPr>
        <w:shd w:val="clear" w:color="auto" w:fill="FFFFFF" w:themeFill="background1"/>
        <w:spacing w:line="276" w:lineRule="auto"/>
        <w:rPr>
          <w:sz w:val="22"/>
          <w:szCs w:val="22"/>
        </w:rPr>
      </w:pPr>
    </w:p>
    <w:p w14:paraId="2E22D723" w14:textId="77777777" w:rsidR="009F1E0A" w:rsidRDefault="009F1E0A" w:rsidP="00591EAA">
      <w:pPr>
        <w:shd w:val="clear" w:color="auto" w:fill="FFFFFF" w:themeFill="background1"/>
        <w:spacing w:line="276" w:lineRule="auto"/>
        <w:rPr>
          <w:sz w:val="22"/>
          <w:szCs w:val="22"/>
        </w:rPr>
      </w:pPr>
    </w:p>
    <w:p w14:paraId="789D3FCF" w14:textId="77777777" w:rsidR="009F1E0A" w:rsidRDefault="009F1E0A" w:rsidP="00591EAA">
      <w:pPr>
        <w:shd w:val="clear" w:color="auto" w:fill="FFFFFF" w:themeFill="background1"/>
        <w:spacing w:line="276" w:lineRule="auto"/>
        <w:rPr>
          <w:sz w:val="22"/>
          <w:szCs w:val="22"/>
        </w:rPr>
      </w:pPr>
    </w:p>
    <w:p w14:paraId="4FF6BBF9" w14:textId="77777777" w:rsidR="009F1E0A" w:rsidRDefault="009F1E0A" w:rsidP="00591EAA">
      <w:pPr>
        <w:shd w:val="clear" w:color="auto" w:fill="FFFFFF" w:themeFill="background1"/>
        <w:spacing w:line="276" w:lineRule="auto"/>
        <w:rPr>
          <w:sz w:val="22"/>
          <w:szCs w:val="22"/>
        </w:rPr>
      </w:pPr>
    </w:p>
    <w:p w14:paraId="658E9C2F" w14:textId="77777777" w:rsidR="009F1E0A" w:rsidRDefault="009F1E0A" w:rsidP="00591EAA">
      <w:pPr>
        <w:shd w:val="clear" w:color="auto" w:fill="FFFFFF" w:themeFill="background1"/>
        <w:spacing w:line="276" w:lineRule="auto"/>
        <w:rPr>
          <w:sz w:val="22"/>
          <w:szCs w:val="22"/>
        </w:rPr>
      </w:pPr>
    </w:p>
    <w:p w14:paraId="5101402F" w14:textId="77777777" w:rsidR="009F1E0A" w:rsidRDefault="009F1E0A" w:rsidP="00591EAA">
      <w:pPr>
        <w:shd w:val="clear" w:color="auto" w:fill="FFFFFF" w:themeFill="background1"/>
        <w:spacing w:line="276" w:lineRule="auto"/>
        <w:rPr>
          <w:sz w:val="22"/>
          <w:szCs w:val="22"/>
        </w:rPr>
      </w:pPr>
    </w:p>
    <w:p w14:paraId="2F17AD2B" w14:textId="77777777" w:rsidR="009F1E0A" w:rsidRDefault="009F1E0A" w:rsidP="00591EAA">
      <w:pPr>
        <w:shd w:val="clear" w:color="auto" w:fill="FFFFFF" w:themeFill="background1"/>
        <w:spacing w:line="276" w:lineRule="auto"/>
        <w:rPr>
          <w:sz w:val="22"/>
          <w:szCs w:val="22"/>
        </w:rPr>
      </w:pPr>
    </w:p>
    <w:p w14:paraId="52BB5542" w14:textId="77777777" w:rsidR="009F1E0A" w:rsidRDefault="009F1E0A" w:rsidP="00591EAA">
      <w:pPr>
        <w:shd w:val="clear" w:color="auto" w:fill="FFFFFF" w:themeFill="background1"/>
        <w:spacing w:line="276" w:lineRule="auto"/>
        <w:rPr>
          <w:sz w:val="22"/>
          <w:szCs w:val="22"/>
        </w:rPr>
      </w:pPr>
    </w:p>
    <w:p w14:paraId="03AA1ECB" w14:textId="77777777" w:rsidR="009F1E0A" w:rsidRDefault="009F1E0A" w:rsidP="00591EAA">
      <w:pPr>
        <w:shd w:val="clear" w:color="auto" w:fill="FFFFFF" w:themeFill="background1"/>
        <w:spacing w:line="276" w:lineRule="auto"/>
        <w:rPr>
          <w:sz w:val="22"/>
          <w:szCs w:val="22"/>
        </w:rPr>
      </w:pPr>
    </w:p>
    <w:p w14:paraId="0DA7BB03" w14:textId="77777777" w:rsidR="009F1E0A" w:rsidRDefault="009F1E0A" w:rsidP="00591EAA">
      <w:pPr>
        <w:shd w:val="clear" w:color="auto" w:fill="FFFFFF" w:themeFill="background1"/>
        <w:spacing w:line="276" w:lineRule="auto"/>
        <w:rPr>
          <w:sz w:val="22"/>
          <w:szCs w:val="22"/>
        </w:rPr>
      </w:pPr>
    </w:p>
    <w:p w14:paraId="5E1E9921" w14:textId="77777777" w:rsidR="009F1E0A" w:rsidRDefault="009F1E0A" w:rsidP="00591EAA">
      <w:pPr>
        <w:shd w:val="clear" w:color="auto" w:fill="FFFFFF" w:themeFill="background1"/>
        <w:spacing w:line="276" w:lineRule="auto"/>
        <w:rPr>
          <w:sz w:val="22"/>
          <w:szCs w:val="22"/>
        </w:rPr>
      </w:pPr>
    </w:p>
    <w:p w14:paraId="2CACCC3E" w14:textId="37289071" w:rsidR="000D25AE" w:rsidRDefault="00C47FEF" w:rsidP="00591EAA">
      <w:pPr>
        <w:shd w:val="clear" w:color="auto" w:fill="FFFFFF" w:themeFill="background1"/>
        <w:spacing w:line="276" w:lineRule="auto"/>
        <w:rPr>
          <w:sz w:val="22"/>
          <w:szCs w:val="22"/>
          <w:u w:val="single"/>
        </w:rPr>
      </w:pPr>
      <w:r w:rsidRPr="00C47FEF">
        <w:rPr>
          <w:sz w:val="22"/>
          <w:szCs w:val="22"/>
          <w:u w:val="single"/>
        </w:rPr>
        <w:t xml:space="preserve">Diagonal Distance </w:t>
      </w:r>
    </w:p>
    <w:p w14:paraId="633D1E5A" w14:textId="34310381" w:rsidR="00A1767B" w:rsidRDefault="009F1E0A" w:rsidP="009F1E0A">
      <w:pPr>
        <w:shd w:val="clear" w:color="auto" w:fill="FFFFFF" w:themeFill="background1"/>
        <w:spacing w:line="276" w:lineRule="auto"/>
        <w:rPr>
          <w:sz w:val="22"/>
          <w:szCs w:val="22"/>
          <w:u w:val="single"/>
        </w:rPr>
      </w:pPr>
      <w:r>
        <w:rPr>
          <w:noProof/>
          <w:sz w:val="22"/>
          <w:szCs w:val="22"/>
        </w:rPr>
        <w:drawing>
          <wp:anchor distT="0" distB="0" distL="114300" distR="114300" simplePos="0" relativeHeight="251658257" behindDoc="0" locked="0" layoutInCell="1" allowOverlap="1" wp14:anchorId="4A36FE62" wp14:editId="20D96A11">
            <wp:simplePos x="0" y="0"/>
            <wp:positionH relativeFrom="margin">
              <wp:posOffset>-4445</wp:posOffset>
            </wp:positionH>
            <wp:positionV relativeFrom="page">
              <wp:posOffset>1736026</wp:posOffset>
            </wp:positionV>
            <wp:extent cx="5010150" cy="1924050"/>
            <wp:effectExtent l="0" t="0" r="0" b="0"/>
            <wp:wrapTopAndBottom/>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010150" cy="1924050"/>
                    </a:xfrm>
                    <a:prstGeom prst="rect">
                      <a:avLst/>
                    </a:prstGeom>
                  </pic:spPr>
                </pic:pic>
              </a:graphicData>
            </a:graphic>
          </wp:anchor>
        </w:drawing>
      </w:r>
      <w:r>
        <w:rPr>
          <w:sz w:val="22"/>
          <w:szCs w:val="22"/>
        </w:rPr>
        <w:t>It’s a method where (4 northeast) allowed instead of 8 directions. Heuristic function should be 4 * D where D is the cost of moving diagonally, w</w:t>
      </w:r>
      <w:r w:rsidRPr="002C2FD2">
        <w:rPr>
          <w:sz w:val="22"/>
          <w:szCs w:val="22"/>
        </w:rPr>
        <w:t>e have fixed value in the code</w:t>
      </w:r>
      <w:r>
        <w:rPr>
          <w:rFonts w:hint="cs"/>
          <w:sz w:val="22"/>
          <w:szCs w:val="22"/>
          <w:rtl/>
        </w:rPr>
        <w:t xml:space="preserve"> </w:t>
      </w:r>
      <w:r>
        <w:rPr>
          <w:sz w:val="22"/>
          <w:szCs w:val="22"/>
        </w:rPr>
        <w:t xml:space="preserve"> as D=5</w:t>
      </w:r>
    </w:p>
    <w:p w14:paraId="7FB1E2FD" w14:textId="373ACE5F" w:rsidR="009C2FF9" w:rsidRDefault="00AC2465" w:rsidP="00AC2465">
      <w:pPr>
        <w:pStyle w:val="Caption"/>
        <w:rPr>
          <w:sz w:val="22"/>
          <w:szCs w:val="22"/>
        </w:rPr>
      </w:pPr>
      <w:bookmarkStart w:id="172" w:name="_Toc90147300"/>
      <w:bookmarkStart w:id="173" w:name="_Toc90148456"/>
      <w:r>
        <w:t xml:space="preserve">Figure </w:t>
      </w:r>
      <w:fldSimple w:instr=" SEQ Figure \* ARABIC ">
        <w:r w:rsidR="00306C8D">
          <w:rPr>
            <w:noProof/>
          </w:rPr>
          <w:t>3</w:t>
        </w:r>
      </w:fldSimple>
      <w:r w:rsidR="00A1767B">
        <w:t>-The figure above shows Diagonal flow and seems no difference from Manhattan function</w:t>
      </w:r>
      <w:bookmarkEnd w:id="172"/>
      <w:bookmarkEnd w:id="173"/>
    </w:p>
    <w:p w14:paraId="4E7ED436" w14:textId="4B60BBBD" w:rsidR="009C2FF9" w:rsidRPr="000B3EC1" w:rsidRDefault="00A1767B" w:rsidP="000B3EC1">
      <w:pPr>
        <w:spacing w:line="276" w:lineRule="auto"/>
        <w:rPr>
          <w:sz w:val="22"/>
          <w:szCs w:val="22"/>
          <w:u w:val="single"/>
          <w:shd w:val="clear" w:color="auto" w:fill="FFFFFF"/>
        </w:rPr>
      </w:pPr>
      <w:r>
        <w:t>The function formula as bellow:</w:t>
      </w:r>
      <w:r w:rsidR="000B3EC1" w:rsidRPr="000B3EC1">
        <w:rPr>
          <w:sz w:val="22"/>
          <w:szCs w:val="22"/>
          <w:shd w:val="clear" w:color="auto" w:fill="FFFFFF"/>
        </w:rPr>
        <w:t xml:space="preserve"> </w:t>
      </w:r>
      <w:r w:rsidR="009F1E0A" w:rsidRPr="00371F34">
        <w:rPr>
          <w:rFonts w:ascii="Cambria" w:hAnsi="Cambria"/>
          <w:color w:val="3B3838" w:themeColor="background2" w:themeShade="40"/>
          <w:sz w:val="28"/>
          <w:szCs w:val="28"/>
          <w:vertAlign w:val="superscript"/>
        </w:rPr>
        <w:t>[</w:t>
      </w:r>
      <w:r w:rsidR="009F1E0A">
        <w:rPr>
          <w:rFonts w:ascii="Cambria" w:hAnsi="Cambria"/>
          <w:color w:val="3B3838" w:themeColor="background2" w:themeShade="40"/>
          <w:sz w:val="28"/>
          <w:szCs w:val="28"/>
          <w:vertAlign w:val="superscript"/>
        </w:rPr>
        <w:t>1</w:t>
      </w:r>
      <w:r w:rsidR="009F1E0A" w:rsidRPr="00371F34">
        <w:rPr>
          <w:rFonts w:ascii="Cambria" w:hAnsi="Cambria"/>
          <w:color w:val="3B3838" w:themeColor="background2" w:themeShade="40"/>
          <w:sz w:val="28"/>
          <w:szCs w:val="28"/>
          <w:vertAlign w:val="superscript"/>
        </w:rPr>
        <w:t>]</w:t>
      </w:r>
      <w:r w:rsidR="009F1E0A" w:rsidRPr="00371F34">
        <w:rPr>
          <w:rFonts w:ascii="Cambria" w:hAnsi="Cambria"/>
          <w:color w:val="3B3838" w:themeColor="background2" w:themeShade="40"/>
          <w:sz w:val="28"/>
          <w:szCs w:val="28"/>
        </w:rPr>
        <w:t>.</w:t>
      </w:r>
    </w:p>
    <w:p w14:paraId="1AADFA57" w14:textId="77777777" w:rsidR="000C05FE" w:rsidRPr="000C05FE" w:rsidRDefault="000C05FE" w:rsidP="00337057">
      <w:pPr>
        <w:pBdr>
          <w:top w:val="dashed" w:sz="6" w:space="0" w:color="CCCCCC"/>
          <w:bottom w:val="dashed"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var(--monospace)" w:hAnsi="var(--monospace)" w:cs="Courier New"/>
          <w:color w:val="333333"/>
          <w:sz w:val="19"/>
          <w:szCs w:val="19"/>
        </w:rPr>
      </w:pPr>
      <w:r w:rsidRPr="000C05FE">
        <w:rPr>
          <w:rFonts w:ascii="var(--monospace)" w:hAnsi="var(--monospace)" w:cs="Courier New"/>
          <w:color w:val="333333"/>
          <w:sz w:val="19"/>
          <w:szCs w:val="19"/>
        </w:rPr>
        <w:t>function heuristic(node) =</w:t>
      </w:r>
    </w:p>
    <w:p w14:paraId="1F699108" w14:textId="77777777" w:rsidR="000C05FE" w:rsidRPr="000C05FE" w:rsidRDefault="000C05FE" w:rsidP="00337057">
      <w:pPr>
        <w:pBdr>
          <w:top w:val="dashed" w:sz="6" w:space="0" w:color="CCCCCC"/>
          <w:bottom w:val="dashed"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var(--monospace)" w:hAnsi="var(--monospace)" w:cs="Courier New"/>
          <w:color w:val="333333"/>
          <w:sz w:val="19"/>
          <w:szCs w:val="19"/>
        </w:rPr>
      </w:pPr>
      <w:r w:rsidRPr="000C05FE">
        <w:rPr>
          <w:rFonts w:ascii="var(--monospace)" w:hAnsi="var(--monospace)" w:cs="Courier New"/>
          <w:color w:val="333333"/>
          <w:sz w:val="19"/>
          <w:szCs w:val="19"/>
        </w:rPr>
        <w:t xml:space="preserve">    dx = abs(</w:t>
      </w:r>
      <w:proofErr w:type="spellStart"/>
      <w:r w:rsidRPr="000C05FE">
        <w:rPr>
          <w:rFonts w:ascii="var(--monospace)" w:hAnsi="var(--monospace)" w:cs="Courier New"/>
          <w:color w:val="333333"/>
          <w:sz w:val="19"/>
          <w:szCs w:val="19"/>
        </w:rPr>
        <w:t>node.x</w:t>
      </w:r>
      <w:proofErr w:type="spellEnd"/>
      <w:r w:rsidRPr="000C05FE">
        <w:rPr>
          <w:rFonts w:ascii="var(--monospace)" w:hAnsi="var(--monospace)" w:cs="Courier New"/>
          <w:color w:val="333333"/>
          <w:sz w:val="19"/>
          <w:szCs w:val="19"/>
        </w:rPr>
        <w:t xml:space="preserve"> - </w:t>
      </w:r>
      <w:proofErr w:type="spellStart"/>
      <w:r w:rsidRPr="000C05FE">
        <w:rPr>
          <w:rFonts w:ascii="var(--monospace)" w:hAnsi="var(--monospace)" w:cs="Courier New"/>
          <w:color w:val="333333"/>
          <w:sz w:val="19"/>
          <w:szCs w:val="19"/>
        </w:rPr>
        <w:t>goal.x</w:t>
      </w:r>
      <w:proofErr w:type="spellEnd"/>
      <w:r w:rsidRPr="000C05FE">
        <w:rPr>
          <w:rFonts w:ascii="var(--monospace)" w:hAnsi="var(--monospace)" w:cs="Courier New"/>
          <w:color w:val="333333"/>
          <w:sz w:val="19"/>
          <w:szCs w:val="19"/>
        </w:rPr>
        <w:t>)</w:t>
      </w:r>
    </w:p>
    <w:p w14:paraId="2FEDA6F1" w14:textId="77777777" w:rsidR="000C05FE" w:rsidRPr="000C05FE" w:rsidRDefault="000C05FE" w:rsidP="00337057">
      <w:pPr>
        <w:pBdr>
          <w:top w:val="dashed" w:sz="6" w:space="0" w:color="CCCCCC"/>
          <w:bottom w:val="dashed"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var(--monospace)" w:hAnsi="var(--monospace)" w:cs="Courier New"/>
          <w:color w:val="333333"/>
          <w:sz w:val="19"/>
          <w:szCs w:val="19"/>
        </w:rPr>
      </w:pPr>
      <w:r w:rsidRPr="000C05FE">
        <w:rPr>
          <w:rFonts w:ascii="var(--monospace)" w:hAnsi="var(--monospace)" w:cs="Courier New"/>
          <w:color w:val="333333"/>
          <w:sz w:val="19"/>
          <w:szCs w:val="19"/>
        </w:rPr>
        <w:t xml:space="preserve">    </w:t>
      </w:r>
      <w:proofErr w:type="spellStart"/>
      <w:r w:rsidRPr="000C05FE">
        <w:rPr>
          <w:rFonts w:ascii="var(--monospace)" w:hAnsi="var(--monospace)" w:cs="Courier New"/>
          <w:color w:val="333333"/>
          <w:sz w:val="19"/>
          <w:szCs w:val="19"/>
        </w:rPr>
        <w:t>dy</w:t>
      </w:r>
      <w:proofErr w:type="spellEnd"/>
      <w:r w:rsidRPr="000C05FE">
        <w:rPr>
          <w:rFonts w:ascii="var(--monospace)" w:hAnsi="var(--monospace)" w:cs="Courier New"/>
          <w:color w:val="333333"/>
          <w:sz w:val="19"/>
          <w:szCs w:val="19"/>
        </w:rPr>
        <w:t xml:space="preserve"> = abs(</w:t>
      </w:r>
      <w:proofErr w:type="spellStart"/>
      <w:r w:rsidRPr="000C05FE">
        <w:rPr>
          <w:rFonts w:ascii="var(--monospace)" w:hAnsi="var(--monospace)" w:cs="Courier New"/>
          <w:color w:val="333333"/>
          <w:sz w:val="19"/>
          <w:szCs w:val="19"/>
        </w:rPr>
        <w:t>node.y</w:t>
      </w:r>
      <w:proofErr w:type="spellEnd"/>
      <w:r w:rsidRPr="000C05FE">
        <w:rPr>
          <w:rFonts w:ascii="var(--monospace)" w:hAnsi="var(--monospace)" w:cs="Courier New"/>
          <w:color w:val="333333"/>
          <w:sz w:val="19"/>
          <w:szCs w:val="19"/>
        </w:rPr>
        <w:t xml:space="preserve"> - </w:t>
      </w:r>
      <w:proofErr w:type="spellStart"/>
      <w:r w:rsidRPr="000C05FE">
        <w:rPr>
          <w:rFonts w:ascii="var(--monospace)" w:hAnsi="var(--monospace)" w:cs="Courier New"/>
          <w:color w:val="333333"/>
          <w:sz w:val="19"/>
          <w:szCs w:val="19"/>
        </w:rPr>
        <w:t>goal.y</w:t>
      </w:r>
      <w:proofErr w:type="spellEnd"/>
      <w:r w:rsidRPr="000C05FE">
        <w:rPr>
          <w:rFonts w:ascii="var(--monospace)" w:hAnsi="var(--monospace)" w:cs="Courier New"/>
          <w:color w:val="333333"/>
          <w:sz w:val="19"/>
          <w:szCs w:val="19"/>
        </w:rPr>
        <w:t>)</w:t>
      </w:r>
    </w:p>
    <w:p w14:paraId="4B2A2685" w14:textId="0EBE1637" w:rsidR="000C05FE" w:rsidRPr="000C05FE" w:rsidRDefault="000C05FE" w:rsidP="00337057">
      <w:pPr>
        <w:pBdr>
          <w:top w:val="dashed" w:sz="6" w:space="0" w:color="CCCCCC"/>
          <w:bottom w:val="dashed"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var(--monospace)" w:hAnsi="var(--monospace)" w:cs="Courier New"/>
          <w:color w:val="333333"/>
          <w:sz w:val="19"/>
          <w:szCs w:val="19"/>
        </w:rPr>
      </w:pPr>
      <w:r w:rsidRPr="000C05FE">
        <w:rPr>
          <w:rFonts w:ascii="var(--monospace)" w:hAnsi="var(--monospace)" w:cs="Courier New"/>
          <w:color w:val="333333"/>
          <w:sz w:val="19"/>
          <w:szCs w:val="19"/>
        </w:rPr>
        <w:t xml:space="preserve">    return D *  m</w:t>
      </w:r>
      <w:r w:rsidR="000B3EC1">
        <w:rPr>
          <w:rFonts w:ascii="var(--monospace)" w:hAnsi="var(--monospace)" w:cs="Courier New"/>
          <w:color w:val="333333"/>
          <w:sz w:val="19"/>
          <w:szCs w:val="19"/>
        </w:rPr>
        <w:t>ax</w:t>
      </w:r>
      <w:r w:rsidRPr="000C05FE">
        <w:rPr>
          <w:rFonts w:ascii="var(--monospace)" w:hAnsi="var(--monospace)" w:cs="Courier New"/>
          <w:color w:val="333333"/>
          <w:sz w:val="19"/>
          <w:szCs w:val="19"/>
        </w:rPr>
        <w:t xml:space="preserve">(dx, </w:t>
      </w:r>
      <w:proofErr w:type="spellStart"/>
      <w:r w:rsidRPr="000C05FE">
        <w:rPr>
          <w:rFonts w:ascii="var(--monospace)" w:hAnsi="var(--monospace)" w:cs="Courier New"/>
          <w:color w:val="333333"/>
          <w:sz w:val="19"/>
          <w:szCs w:val="19"/>
        </w:rPr>
        <w:t>dy</w:t>
      </w:r>
      <w:proofErr w:type="spellEnd"/>
      <w:r w:rsidRPr="000C05FE">
        <w:rPr>
          <w:rFonts w:ascii="var(--monospace)" w:hAnsi="var(--monospace)" w:cs="Courier New"/>
          <w:color w:val="333333"/>
          <w:sz w:val="19"/>
          <w:szCs w:val="19"/>
        </w:rPr>
        <w:t>)</w:t>
      </w:r>
    </w:p>
    <w:p w14:paraId="59E2E39A" w14:textId="77777777" w:rsidR="009F1E0A" w:rsidRDefault="009F1E0A" w:rsidP="00337057">
      <w:pPr>
        <w:spacing w:line="276" w:lineRule="auto"/>
        <w:rPr>
          <w:u w:val="single"/>
          <w:shd w:val="clear" w:color="auto" w:fill="FFFFFF"/>
        </w:rPr>
      </w:pPr>
    </w:p>
    <w:p w14:paraId="11689AD6" w14:textId="2AE8729C" w:rsidR="00C37413" w:rsidRDefault="00BD7A66" w:rsidP="00337057">
      <w:pPr>
        <w:spacing w:line="276" w:lineRule="auto"/>
        <w:rPr>
          <w:u w:val="single"/>
          <w:shd w:val="clear" w:color="auto" w:fill="FFFFFF"/>
        </w:rPr>
      </w:pPr>
      <w:r w:rsidRPr="00BD7A66">
        <w:rPr>
          <w:u w:val="single"/>
          <w:shd w:val="clear" w:color="auto" w:fill="FFFFFF"/>
        </w:rPr>
        <w:t>Euclidean</w:t>
      </w:r>
      <w:r>
        <w:rPr>
          <w:u w:val="single"/>
          <w:shd w:val="clear" w:color="auto" w:fill="FFFFFF"/>
        </w:rPr>
        <w:t xml:space="preserve"> Distance </w:t>
      </w:r>
    </w:p>
    <w:p w14:paraId="5F1688F3" w14:textId="6630A47B" w:rsidR="00BD7A66" w:rsidRDefault="00490D88" w:rsidP="00337057">
      <w:pPr>
        <w:spacing w:line="276" w:lineRule="auto"/>
        <w:rPr>
          <w:shd w:val="clear" w:color="auto" w:fill="FFFFFF"/>
        </w:rPr>
      </w:pPr>
      <w:r>
        <w:rPr>
          <w:shd w:val="clear" w:color="auto" w:fill="FFFFFF"/>
        </w:rPr>
        <w:t xml:space="preserve">The </w:t>
      </w:r>
      <w:r w:rsidR="00F52544">
        <w:rPr>
          <w:shd w:val="clear" w:color="auto" w:fill="FFFFFF"/>
        </w:rPr>
        <w:t>heuristic function</w:t>
      </w:r>
      <w:r>
        <w:rPr>
          <w:shd w:val="clear" w:color="auto" w:fill="FFFFFF"/>
        </w:rPr>
        <w:t xml:space="preserve"> where all direction</w:t>
      </w:r>
      <w:r w:rsidR="00820A58">
        <w:rPr>
          <w:shd w:val="clear" w:color="auto" w:fill="FFFFFF"/>
        </w:rPr>
        <w:t>s</w:t>
      </w:r>
      <w:r>
        <w:rPr>
          <w:shd w:val="clear" w:color="auto" w:fill="FFFFFF"/>
        </w:rPr>
        <w:t xml:space="preserve"> are allowed to go with.</w:t>
      </w:r>
    </w:p>
    <w:p w14:paraId="006B0AFD" w14:textId="5290B43E" w:rsidR="002C2FD2" w:rsidRPr="00741D6D" w:rsidRDefault="002C2FD2" w:rsidP="00741D6D">
      <w:pPr>
        <w:shd w:val="clear" w:color="auto" w:fill="FFFFFF" w:themeFill="background1"/>
        <w:spacing w:line="276" w:lineRule="auto"/>
        <w:rPr>
          <w:sz w:val="22"/>
          <w:szCs w:val="22"/>
        </w:rPr>
      </w:pPr>
      <w:r>
        <w:rPr>
          <w:sz w:val="22"/>
          <w:szCs w:val="22"/>
        </w:rPr>
        <w:t xml:space="preserve">where D is the cost of moving </w:t>
      </w:r>
      <w:r w:rsidR="00C21FFE">
        <w:rPr>
          <w:sz w:val="22"/>
          <w:szCs w:val="22"/>
        </w:rPr>
        <w:t>diagonally,</w:t>
      </w:r>
      <w:r w:rsidR="00741D6D">
        <w:rPr>
          <w:sz w:val="22"/>
          <w:szCs w:val="22"/>
        </w:rPr>
        <w:t xml:space="preserve"> w</w:t>
      </w:r>
      <w:r w:rsidR="00741D6D" w:rsidRPr="002C2FD2">
        <w:rPr>
          <w:sz w:val="22"/>
          <w:szCs w:val="22"/>
        </w:rPr>
        <w:t>e have fixed value in the code</w:t>
      </w:r>
      <w:r w:rsidR="00741D6D">
        <w:rPr>
          <w:rFonts w:hint="cs"/>
          <w:sz w:val="22"/>
          <w:szCs w:val="22"/>
          <w:rtl/>
        </w:rPr>
        <w:t xml:space="preserve"> </w:t>
      </w:r>
      <w:r w:rsidR="00741D6D">
        <w:rPr>
          <w:sz w:val="22"/>
          <w:szCs w:val="22"/>
        </w:rPr>
        <w:t xml:space="preserve"> as D=1</w:t>
      </w:r>
    </w:p>
    <w:p w14:paraId="6034521A" w14:textId="05B54751" w:rsidR="00820A58" w:rsidRDefault="009F1E0A" w:rsidP="00A75DE0">
      <w:pPr>
        <w:pStyle w:val="Caption"/>
      </w:pPr>
      <w:bookmarkStart w:id="174" w:name="_Toc90148457"/>
      <w:r>
        <w:rPr>
          <w:noProof/>
          <w:shd w:val="clear" w:color="auto" w:fill="FFFFFF"/>
        </w:rPr>
        <w:drawing>
          <wp:anchor distT="0" distB="0" distL="114300" distR="114300" simplePos="0" relativeHeight="251658258" behindDoc="0" locked="0" layoutInCell="1" allowOverlap="1" wp14:anchorId="7C4EB2D9" wp14:editId="316C416E">
            <wp:simplePos x="0" y="0"/>
            <wp:positionH relativeFrom="margin">
              <wp:posOffset>-635</wp:posOffset>
            </wp:positionH>
            <wp:positionV relativeFrom="page">
              <wp:posOffset>5744845</wp:posOffset>
            </wp:positionV>
            <wp:extent cx="5010150" cy="2152650"/>
            <wp:effectExtent l="0" t="0" r="0" b="0"/>
            <wp:wrapTopAndBottom/>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010150" cy="2152650"/>
                    </a:xfrm>
                    <a:prstGeom prst="rect">
                      <a:avLst/>
                    </a:prstGeom>
                  </pic:spPr>
                </pic:pic>
              </a:graphicData>
            </a:graphic>
          </wp:anchor>
        </w:drawing>
      </w:r>
      <w:r w:rsidR="00A75DE0">
        <w:t xml:space="preserve">Figure </w:t>
      </w:r>
      <w:fldSimple w:instr=" SEQ Figure \* ARABIC ">
        <w:r w:rsidR="00306C8D">
          <w:rPr>
            <w:noProof/>
          </w:rPr>
          <w:t>4</w:t>
        </w:r>
      </w:fldSimple>
      <w:r w:rsidR="00820A58">
        <w:t xml:space="preserve">-The figure above shows Euclidean </w:t>
      </w:r>
      <w:proofErr w:type="gramStart"/>
      <w:r w:rsidR="00820A58">
        <w:t>flow</w:t>
      </w:r>
      <w:proofErr w:type="gramEnd"/>
      <w:r w:rsidR="00820A58">
        <w:t xml:space="preserve"> and it seems lesser than the previous two functions</w:t>
      </w:r>
      <w:bookmarkEnd w:id="174"/>
    </w:p>
    <w:p w14:paraId="1E7AA990" w14:textId="77777777" w:rsidR="00820A58" w:rsidRDefault="00820A58" w:rsidP="00820A58">
      <w:r>
        <w:t>The function formula as bellow:</w:t>
      </w:r>
    </w:p>
    <w:p w14:paraId="0FEC33B9" w14:textId="77777777" w:rsidR="00337057" w:rsidRPr="00337057" w:rsidRDefault="00337057" w:rsidP="00337057">
      <w:pPr>
        <w:pBdr>
          <w:top w:val="dashed" w:sz="6" w:space="0" w:color="CCCCCC"/>
          <w:bottom w:val="dashed"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var(--monospace)" w:hAnsi="var(--monospace)" w:cs="Courier New"/>
          <w:color w:val="333333"/>
          <w:sz w:val="19"/>
          <w:szCs w:val="19"/>
        </w:rPr>
      </w:pPr>
      <w:r w:rsidRPr="00337057">
        <w:rPr>
          <w:rFonts w:ascii="var(--monospace)" w:hAnsi="var(--monospace)" w:cs="Courier New"/>
          <w:color w:val="333333"/>
          <w:sz w:val="19"/>
          <w:szCs w:val="19"/>
        </w:rPr>
        <w:t>function heuristic(node) =</w:t>
      </w:r>
    </w:p>
    <w:p w14:paraId="7388F6AD" w14:textId="77777777" w:rsidR="00337057" w:rsidRPr="00337057" w:rsidRDefault="00337057" w:rsidP="00337057">
      <w:pPr>
        <w:pBdr>
          <w:top w:val="dashed" w:sz="6" w:space="0" w:color="CCCCCC"/>
          <w:bottom w:val="dashed"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var(--monospace)" w:hAnsi="var(--monospace)" w:cs="Courier New"/>
          <w:color w:val="333333"/>
          <w:sz w:val="19"/>
          <w:szCs w:val="19"/>
        </w:rPr>
      </w:pPr>
      <w:r w:rsidRPr="00337057">
        <w:rPr>
          <w:rFonts w:ascii="var(--monospace)" w:hAnsi="var(--monospace)" w:cs="Courier New"/>
          <w:color w:val="333333"/>
          <w:sz w:val="19"/>
          <w:szCs w:val="19"/>
        </w:rPr>
        <w:t xml:space="preserve">    dx = abs(</w:t>
      </w:r>
      <w:proofErr w:type="spellStart"/>
      <w:r w:rsidRPr="00337057">
        <w:rPr>
          <w:rFonts w:ascii="var(--monospace)" w:hAnsi="var(--monospace)" w:cs="Courier New"/>
          <w:color w:val="333333"/>
          <w:sz w:val="19"/>
          <w:szCs w:val="19"/>
        </w:rPr>
        <w:t>node.x</w:t>
      </w:r>
      <w:proofErr w:type="spellEnd"/>
      <w:r w:rsidRPr="00337057">
        <w:rPr>
          <w:rFonts w:ascii="var(--monospace)" w:hAnsi="var(--monospace)" w:cs="Courier New"/>
          <w:color w:val="333333"/>
          <w:sz w:val="19"/>
          <w:szCs w:val="19"/>
        </w:rPr>
        <w:t xml:space="preserve"> - </w:t>
      </w:r>
      <w:proofErr w:type="spellStart"/>
      <w:r w:rsidRPr="00337057">
        <w:rPr>
          <w:rFonts w:ascii="var(--monospace)" w:hAnsi="var(--monospace)" w:cs="Courier New"/>
          <w:color w:val="333333"/>
          <w:sz w:val="19"/>
          <w:szCs w:val="19"/>
        </w:rPr>
        <w:t>goal.x</w:t>
      </w:r>
      <w:proofErr w:type="spellEnd"/>
      <w:r w:rsidRPr="00337057">
        <w:rPr>
          <w:rFonts w:ascii="var(--monospace)" w:hAnsi="var(--monospace)" w:cs="Courier New"/>
          <w:color w:val="333333"/>
          <w:sz w:val="19"/>
          <w:szCs w:val="19"/>
        </w:rPr>
        <w:t>)</w:t>
      </w:r>
    </w:p>
    <w:p w14:paraId="686C4D12" w14:textId="77777777" w:rsidR="00337057" w:rsidRPr="00337057" w:rsidRDefault="00337057" w:rsidP="00337057">
      <w:pPr>
        <w:pBdr>
          <w:top w:val="dashed" w:sz="6" w:space="0" w:color="CCCCCC"/>
          <w:bottom w:val="dashed"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var(--monospace)" w:hAnsi="var(--monospace)" w:cs="Courier New"/>
          <w:color w:val="333333"/>
          <w:sz w:val="19"/>
          <w:szCs w:val="19"/>
        </w:rPr>
      </w:pPr>
      <w:r w:rsidRPr="00337057">
        <w:rPr>
          <w:rFonts w:ascii="var(--monospace)" w:hAnsi="var(--monospace)" w:cs="Courier New"/>
          <w:color w:val="333333"/>
          <w:sz w:val="19"/>
          <w:szCs w:val="19"/>
        </w:rPr>
        <w:t xml:space="preserve">    </w:t>
      </w:r>
      <w:proofErr w:type="spellStart"/>
      <w:r w:rsidRPr="00337057">
        <w:rPr>
          <w:rFonts w:ascii="var(--monospace)" w:hAnsi="var(--monospace)" w:cs="Courier New"/>
          <w:color w:val="333333"/>
          <w:sz w:val="19"/>
          <w:szCs w:val="19"/>
        </w:rPr>
        <w:t>dy</w:t>
      </w:r>
      <w:proofErr w:type="spellEnd"/>
      <w:r w:rsidRPr="00337057">
        <w:rPr>
          <w:rFonts w:ascii="var(--monospace)" w:hAnsi="var(--monospace)" w:cs="Courier New"/>
          <w:color w:val="333333"/>
          <w:sz w:val="19"/>
          <w:szCs w:val="19"/>
        </w:rPr>
        <w:t xml:space="preserve"> = abs(</w:t>
      </w:r>
      <w:proofErr w:type="spellStart"/>
      <w:r w:rsidRPr="00337057">
        <w:rPr>
          <w:rFonts w:ascii="var(--monospace)" w:hAnsi="var(--monospace)" w:cs="Courier New"/>
          <w:color w:val="333333"/>
          <w:sz w:val="19"/>
          <w:szCs w:val="19"/>
        </w:rPr>
        <w:t>node.y</w:t>
      </w:r>
      <w:proofErr w:type="spellEnd"/>
      <w:r w:rsidRPr="00337057">
        <w:rPr>
          <w:rFonts w:ascii="var(--monospace)" w:hAnsi="var(--monospace)" w:cs="Courier New"/>
          <w:color w:val="333333"/>
          <w:sz w:val="19"/>
          <w:szCs w:val="19"/>
        </w:rPr>
        <w:t xml:space="preserve"> - </w:t>
      </w:r>
      <w:proofErr w:type="spellStart"/>
      <w:r w:rsidRPr="00337057">
        <w:rPr>
          <w:rFonts w:ascii="var(--monospace)" w:hAnsi="var(--monospace)" w:cs="Courier New"/>
          <w:color w:val="333333"/>
          <w:sz w:val="19"/>
          <w:szCs w:val="19"/>
        </w:rPr>
        <w:t>goal.y</w:t>
      </w:r>
      <w:proofErr w:type="spellEnd"/>
      <w:r w:rsidRPr="00337057">
        <w:rPr>
          <w:rFonts w:ascii="var(--monospace)" w:hAnsi="var(--monospace)" w:cs="Courier New"/>
          <w:color w:val="333333"/>
          <w:sz w:val="19"/>
          <w:szCs w:val="19"/>
        </w:rPr>
        <w:t>)</w:t>
      </w:r>
    </w:p>
    <w:p w14:paraId="1DD5A00E" w14:textId="77777777" w:rsidR="00337057" w:rsidRPr="00337057" w:rsidRDefault="00337057" w:rsidP="00337057">
      <w:pPr>
        <w:pBdr>
          <w:top w:val="dashed" w:sz="6" w:space="0" w:color="CCCCCC"/>
          <w:bottom w:val="dashed"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var(--monospace)" w:hAnsi="var(--monospace)" w:cs="Courier New"/>
          <w:color w:val="333333"/>
          <w:sz w:val="19"/>
          <w:szCs w:val="19"/>
        </w:rPr>
      </w:pPr>
      <w:r w:rsidRPr="00337057">
        <w:rPr>
          <w:rFonts w:ascii="var(--monospace)" w:hAnsi="var(--monospace)" w:cs="Courier New"/>
          <w:color w:val="333333"/>
          <w:sz w:val="19"/>
          <w:szCs w:val="19"/>
        </w:rPr>
        <w:t xml:space="preserve">    return D * sqrt(dx * dx + </w:t>
      </w:r>
      <w:proofErr w:type="spellStart"/>
      <w:r w:rsidRPr="00337057">
        <w:rPr>
          <w:rFonts w:ascii="var(--monospace)" w:hAnsi="var(--monospace)" w:cs="Courier New"/>
          <w:color w:val="333333"/>
          <w:sz w:val="19"/>
          <w:szCs w:val="19"/>
        </w:rPr>
        <w:t>dy</w:t>
      </w:r>
      <w:proofErr w:type="spellEnd"/>
      <w:r w:rsidRPr="00337057">
        <w:rPr>
          <w:rFonts w:ascii="var(--monospace)" w:hAnsi="var(--monospace)" w:cs="Courier New"/>
          <w:color w:val="333333"/>
          <w:sz w:val="19"/>
          <w:szCs w:val="19"/>
        </w:rPr>
        <w:t xml:space="preserve"> * </w:t>
      </w:r>
      <w:proofErr w:type="spellStart"/>
      <w:r w:rsidRPr="00337057">
        <w:rPr>
          <w:rFonts w:ascii="var(--monospace)" w:hAnsi="var(--monospace)" w:cs="Courier New"/>
          <w:color w:val="333333"/>
          <w:sz w:val="19"/>
          <w:szCs w:val="19"/>
        </w:rPr>
        <w:t>dy</w:t>
      </w:r>
      <w:proofErr w:type="spellEnd"/>
      <w:r w:rsidRPr="00337057">
        <w:rPr>
          <w:rFonts w:ascii="var(--monospace)" w:hAnsi="var(--monospace)" w:cs="Courier New"/>
          <w:color w:val="333333"/>
          <w:sz w:val="19"/>
          <w:szCs w:val="19"/>
        </w:rPr>
        <w:t>)</w:t>
      </w:r>
    </w:p>
    <w:p w14:paraId="0EB3B931" w14:textId="77777777" w:rsidR="00C7100F" w:rsidRDefault="00C7100F" w:rsidP="00096B55">
      <w:pPr>
        <w:shd w:val="clear" w:color="auto" w:fill="FFFFFF" w:themeFill="background1"/>
        <w:rPr>
          <w:ins w:id="175" w:author="Areej Turky Sahu Alotaibi" w:date="2022-01-24T20:07:00Z"/>
          <w:sz w:val="22"/>
          <w:szCs w:val="22"/>
        </w:rPr>
      </w:pPr>
    </w:p>
    <w:p w14:paraId="7F28CCDC" w14:textId="672EEFD5" w:rsidR="00B6364B" w:rsidRDefault="00AA369C" w:rsidP="00096B55">
      <w:pPr>
        <w:shd w:val="clear" w:color="auto" w:fill="FFFFFF" w:themeFill="background1"/>
      </w:pPr>
      <w:r>
        <w:rPr>
          <w:sz w:val="22"/>
          <w:szCs w:val="22"/>
        </w:rPr>
        <w:t xml:space="preserve">After </w:t>
      </w:r>
      <w:r w:rsidR="00480B73">
        <w:rPr>
          <w:sz w:val="22"/>
          <w:szCs w:val="22"/>
        </w:rPr>
        <w:t>applying</w:t>
      </w:r>
      <w:r>
        <w:rPr>
          <w:sz w:val="22"/>
          <w:szCs w:val="22"/>
        </w:rPr>
        <w:t xml:space="preserve"> it with our problem we discover that </w:t>
      </w:r>
      <w:r w:rsidR="005D7102">
        <w:rPr>
          <w:sz w:val="22"/>
          <w:szCs w:val="22"/>
        </w:rPr>
        <w:t xml:space="preserve">each heuristic </w:t>
      </w:r>
      <w:r w:rsidR="00480B73">
        <w:rPr>
          <w:sz w:val="22"/>
          <w:szCs w:val="22"/>
        </w:rPr>
        <w:t>displays</w:t>
      </w:r>
      <w:r w:rsidR="005D7102">
        <w:rPr>
          <w:sz w:val="22"/>
          <w:szCs w:val="22"/>
        </w:rPr>
        <w:t xml:space="preserve"> different result </w:t>
      </w:r>
      <w:r w:rsidR="00480B73">
        <w:rPr>
          <w:sz w:val="22"/>
          <w:szCs w:val="22"/>
        </w:rPr>
        <w:t xml:space="preserve">, but all of them </w:t>
      </w:r>
      <w:r w:rsidR="004D3013">
        <w:rPr>
          <w:sz w:val="22"/>
          <w:szCs w:val="22"/>
        </w:rPr>
        <w:t xml:space="preserve">try to give the best result. </w:t>
      </w:r>
      <w:r w:rsidR="005D7102">
        <w:rPr>
          <w:sz w:val="22"/>
          <w:szCs w:val="22"/>
        </w:rPr>
        <w:t>The admissible heuristic wa</w:t>
      </w:r>
      <w:r w:rsidR="005D7102" w:rsidRPr="008B6D29">
        <w:t xml:space="preserve">s </w:t>
      </w:r>
      <w:r w:rsidR="008B6D29" w:rsidRPr="008B6D29">
        <w:t>Euclidean distance is shorter than Manhattan or diagonal distance</w:t>
      </w:r>
      <w:r w:rsidR="008B6D29">
        <w:t xml:space="preserve"> and it gives an optimal path.</w:t>
      </w:r>
      <w:r w:rsidR="00E72C4F">
        <w:t xml:space="preserve"> , then the </w:t>
      </w:r>
      <w:r w:rsidR="003C13A4">
        <w:t xml:space="preserve">second heuristic </w:t>
      </w:r>
      <w:r w:rsidR="00A7098F">
        <w:t xml:space="preserve">after </w:t>
      </w:r>
      <w:r w:rsidR="004F6323">
        <w:t>Euclidian</w:t>
      </w:r>
      <w:r w:rsidR="00A7098F">
        <w:t xml:space="preserve"> was </w:t>
      </w:r>
      <w:r w:rsidR="004F6323">
        <w:t xml:space="preserve">Manhattan </w:t>
      </w:r>
      <w:r w:rsidR="004F6323">
        <w:rPr>
          <w:sz w:val="22"/>
          <w:szCs w:val="22"/>
        </w:rPr>
        <w:t>heuristic , and the last one is diagonal .</w:t>
      </w:r>
    </w:p>
    <w:p w14:paraId="49FF838A" w14:textId="77777777" w:rsidR="00D04BD0" w:rsidRDefault="00D04BD0" w:rsidP="002C5528">
      <w:pPr>
        <w:pStyle w:val="Heading2"/>
        <w:rPr>
          <w:sz w:val="32"/>
          <w:szCs w:val="32"/>
        </w:rPr>
      </w:pPr>
    </w:p>
    <w:p w14:paraId="6A436DB0" w14:textId="77777777" w:rsidR="00D04BD0" w:rsidRDefault="00D04BD0" w:rsidP="002C5528">
      <w:pPr>
        <w:pStyle w:val="Heading2"/>
        <w:rPr>
          <w:sz w:val="32"/>
          <w:szCs w:val="32"/>
        </w:rPr>
      </w:pPr>
    </w:p>
    <w:p w14:paraId="302CE122" w14:textId="6A661BBF" w:rsidR="000C2BA8" w:rsidRPr="00BE69EA" w:rsidRDefault="00303921" w:rsidP="002C5528">
      <w:pPr>
        <w:pStyle w:val="Heading2"/>
        <w:rPr>
          <w:rFonts w:ascii="SymbolMT" w:hAnsi="SymbolMT"/>
          <w:sz w:val="38"/>
          <w:szCs w:val="44"/>
        </w:rPr>
      </w:pPr>
      <w:bookmarkStart w:id="176" w:name="_Toc93947274"/>
      <w:r>
        <w:rPr>
          <w:sz w:val="32"/>
          <w:szCs w:val="32"/>
        </w:rPr>
        <w:t xml:space="preserve">1.3 </w:t>
      </w:r>
      <w:r w:rsidR="000C2BA8" w:rsidRPr="00BE69EA">
        <w:rPr>
          <w:sz w:val="32"/>
          <w:szCs w:val="32"/>
        </w:rPr>
        <w:t>Traveling salesman problem implementation Using A* algorithm</w:t>
      </w:r>
      <w:bookmarkEnd w:id="176"/>
    </w:p>
    <w:p w14:paraId="44C5A2D4" w14:textId="77777777" w:rsidR="000C2BA8" w:rsidRPr="00277503" w:rsidRDefault="000C2BA8" w:rsidP="000C2BA8"/>
    <w:p w14:paraId="6D0471CF" w14:textId="3EA52E29" w:rsidR="000C2BA8" w:rsidRDefault="000C2BA8" w:rsidP="00007408">
      <w:pPr>
        <w:rPr>
          <w:ins w:id="177" w:author="Ebtehal Alotaibi" w:date="2021-12-15T13:16:00Z"/>
        </w:rPr>
      </w:pPr>
      <w:r w:rsidRPr="00383B6F">
        <w:t>The traveling salesman problem</w:t>
      </w:r>
      <w:ins w:id="178" w:author="Ebtehal Alotaibi" w:date="2021-12-15T13:11:00Z">
        <w:r w:rsidR="002F5441">
          <w:t xml:space="preserve"> (</w:t>
        </w:r>
      </w:ins>
      <w:del w:id="179" w:author="Ebtehal Alotaibi" w:date="2021-12-15T13:10:00Z">
        <w:r w:rsidRPr="00383B6F" w:rsidDel="002F5441">
          <w:delText xml:space="preserve">, </w:delText>
        </w:r>
      </w:del>
      <w:r w:rsidRPr="00383B6F">
        <w:t xml:space="preserve">TSP </w:t>
      </w:r>
      <w:del w:id="180" w:author="Ebtehal Alotaibi" w:date="2021-12-15T13:10:00Z">
        <w:r w:rsidRPr="00383B6F" w:rsidDel="002F5441">
          <w:delText>for s</w:delText>
        </w:r>
      </w:del>
      <w:ins w:id="181" w:author="Ebtehal Alotaibi" w:date="2021-12-15T13:10:00Z">
        <w:r w:rsidR="002F5441">
          <w:t>)</w:t>
        </w:r>
      </w:ins>
      <w:ins w:id="182" w:author="Ebtehal Alotaibi" w:date="2021-12-15T13:16:00Z">
        <w:r w:rsidR="00007408">
          <w:t xml:space="preserve"> is a classical problem for any NP</w:t>
        </w:r>
        <w:del w:id="183" w:author="Areej Turky Sahu Alotaibi" w:date="2022-01-24T19:39:00Z">
          <w:r w:rsidR="00007408" w:rsidDel="00D21441">
            <w:delText xml:space="preserve"> </w:delText>
          </w:r>
        </w:del>
      </w:ins>
      <w:ins w:id="184" w:author="Areej Turky Sahu Alotaibi" w:date="2022-01-24T19:39:00Z">
        <w:r w:rsidR="00D21441">
          <w:t>-</w:t>
        </w:r>
      </w:ins>
      <w:ins w:id="185" w:author="Ebtehal Alotaibi" w:date="2021-12-15T13:16:00Z">
        <w:r w:rsidR="00007408">
          <w:t xml:space="preserve">hard problem with </w:t>
        </w:r>
      </w:ins>
      <w:ins w:id="186" w:author="Ebtehal Alotaibi" w:date="2021-12-15T13:17:00Z">
        <w:del w:id="187" w:author="Areej Turky Sahu Alotaibi" w:date="2022-01-24T19:40:00Z">
          <w:r w:rsidR="00007408" w:rsidDel="00D21441">
            <w:delText>a</w:delText>
          </w:r>
        </w:del>
      </w:ins>
      <w:ins w:id="188" w:author="Areej Turky Sahu Alotaibi" w:date="2022-01-24T19:40:00Z">
        <w:r w:rsidR="00D21441">
          <w:t>the</w:t>
        </w:r>
      </w:ins>
      <w:ins w:id="189" w:author="Ebtehal Alotaibi" w:date="2021-12-15T13:17:00Z">
        <w:r w:rsidR="00007408">
          <w:t xml:space="preserve"> form of </w:t>
        </w:r>
      </w:ins>
      <w:ins w:id="190" w:author="Areej Turky Sahu Alotaibi" w:date="2022-01-24T19:40:00Z">
        <w:r w:rsidR="00D21441">
          <w:t xml:space="preserve">the </w:t>
        </w:r>
      </w:ins>
      <w:ins w:id="191" w:author="Ebtehal Alotaibi" w:date="2021-12-15T13:17:00Z">
        <w:r w:rsidR="00007408">
          <w:t>shortest path to many destinations. TSP is</w:t>
        </w:r>
      </w:ins>
      <w:del w:id="192" w:author="Ebtehal Alotaibi" w:date="2021-12-15T13:10:00Z">
        <w:r w:rsidRPr="00383B6F" w:rsidDel="002F5441">
          <w:delText>hort,</w:delText>
        </w:r>
      </w:del>
      <w:r w:rsidRPr="00383B6F">
        <w:t xml:space="preserve"> </w:t>
      </w:r>
      <w:ins w:id="193" w:author="Areej Turky Sahu Alotaibi" w:date="2022-01-24T19:40:00Z">
        <w:r w:rsidR="00D21441">
          <w:t xml:space="preserve">a </w:t>
        </w:r>
      </w:ins>
      <w:del w:id="194" w:author="Ebtehal Alotaibi" w:date="2021-12-15T13:13:00Z">
        <w:r w:rsidRPr="00383B6F" w:rsidDel="002F5441">
          <w:delText xml:space="preserve">has </w:delText>
        </w:r>
      </w:del>
      <w:ins w:id="195" w:author="Ebtehal Alotaibi" w:date="2021-12-15T13:13:00Z">
        <w:r w:rsidR="002F5441">
          <w:t>well</w:t>
        </w:r>
        <w:del w:id="196" w:author="Areej Turky Sahu Alotaibi" w:date="2022-01-24T19:40:00Z">
          <w:r w:rsidR="002F5441" w:rsidDel="00D21441">
            <w:delText xml:space="preserve"> </w:delText>
          </w:r>
        </w:del>
      </w:ins>
      <w:ins w:id="197" w:author="Areej Turky Sahu Alotaibi" w:date="2022-01-24T19:40:00Z">
        <w:r w:rsidR="00D21441">
          <w:t>-</w:t>
        </w:r>
      </w:ins>
      <w:ins w:id="198" w:author="Ebtehal Alotaibi" w:date="2021-12-15T13:13:00Z">
        <w:r w:rsidR="002F5441">
          <w:t xml:space="preserve">known problem with many applications in </w:t>
        </w:r>
        <w:del w:id="199" w:author="Areej Turky Sahu Alotaibi" w:date="2022-01-24T19:40:00Z">
          <w:r w:rsidR="002F5441" w:rsidDel="00D21441">
            <w:delText xml:space="preserve">the </w:delText>
          </w:r>
          <w:r w:rsidR="002F5441" w:rsidRPr="00383B6F" w:rsidDel="00D21441">
            <w:delText xml:space="preserve"> </w:delText>
          </w:r>
        </w:del>
      </w:ins>
      <w:del w:id="200" w:author="Areej Turky Sahu Alotaibi" w:date="2021-12-16T04:10:00Z">
        <w:r w:rsidRPr="00383B6F" w:rsidDel="00D2008C">
          <w:delText xml:space="preserve">model character in many branches </w:delText>
        </w:r>
      </w:del>
      <w:del w:id="201" w:author="Ebtehal Alotaibi" w:date="2021-12-15T13:13:00Z">
        <w:r w:rsidRPr="00383B6F" w:rsidDel="002F5441">
          <w:delText xml:space="preserve">of </w:delText>
        </w:r>
      </w:del>
      <w:r w:rsidRPr="00383B6F">
        <w:t>mathematics, computer science, and operations research.</w:t>
      </w:r>
    </w:p>
    <w:p w14:paraId="1380FB33" w14:textId="77777777" w:rsidR="00031E11" w:rsidRDefault="00031E11" w:rsidP="000C2BA8">
      <w:pPr>
        <w:rPr>
          <w:ins w:id="202" w:author="Ebtehal Alotaibi" w:date="2021-12-15T13:15:00Z"/>
        </w:rPr>
      </w:pPr>
    </w:p>
    <w:p w14:paraId="0FBB96C7" w14:textId="3B4046F3" w:rsidR="00031E11" w:rsidRPr="00383B6F" w:rsidDel="00031E11" w:rsidRDefault="00031E11" w:rsidP="000C2BA8">
      <w:pPr>
        <w:rPr>
          <w:del w:id="203" w:author="Ebtehal Alotaibi" w:date="2021-12-15T13:15:00Z"/>
        </w:rPr>
      </w:pPr>
      <w:ins w:id="204" w:author="Ebtehal Alotaibi" w:date="2021-12-15T13:15:00Z">
        <w:r>
          <w:t xml:space="preserve">We formulated our problem to be a version of </w:t>
        </w:r>
      </w:ins>
      <w:ins w:id="205" w:author="Areej Turky Sahu Alotaibi" w:date="2022-01-24T19:40:00Z">
        <w:r w:rsidR="00D21441">
          <w:t xml:space="preserve">the </w:t>
        </w:r>
      </w:ins>
      <w:ins w:id="206" w:author="Ebtehal Alotaibi" w:date="2021-12-15T13:15:00Z">
        <w:r>
          <w:t xml:space="preserve">TSP problem. Hence, our problem could be considered as </w:t>
        </w:r>
      </w:ins>
    </w:p>
    <w:p w14:paraId="5E8F0763" w14:textId="5DA14F2F" w:rsidR="000C2BA8" w:rsidRPr="00383B6F" w:rsidDel="00031E11" w:rsidRDefault="000C2BA8">
      <w:pPr>
        <w:rPr>
          <w:del w:id="207" w:author="Ebtehal Alotaibi" w:date="2021-12-15T13:15:00Z"/>
        </w:rPr>
      </w:pPr>
      <w:del w:id="208" w:author="Ebtehal Alotaibi" w:date="2021-12-15T13:15:00Z">
        <w:r w:rsidRPr="00383B6F" w:rsidDel="00031E11">
          <w:delText xml:space="preserve">the problem is what is known as </w:delText>
        </w:r>
      </w:del>
      <w:r w:rsidRPr="00383B6F">
        <w:t>NP-hard</w:t>
      </w:r>
      <w:ins w:id="209" w:author="Ebtehal Alotaibi" w:date="2021-12-15T13:15:00Z">
        <w:r w:rsidR="00031E11">
          <w:t xml:space="preserve"> because when</w:t>
        </w:r>
      </w:ins>
      <w:del w:id="210" w:author="Ebtehal Alotaibi" w:date="2021-12-15T13:15:00Z">
        <w:r w:rsidRPr="00383B6F" w:rsidDel="00031E11">
          <w:delText>. Is problem for which no polynomial time algorithm is known. (The time it takes is a polynomial function of the size of the input.)</w:delText>
        </w:r>
      </w:del>
    </w:p>
    <w:p w14:paraId="301B3E1A" w14:textId="6CE0A633" w:rsidR="000C2BA8" w:rsidRPr="00383B6F" w:rsidRDefault="000C2BA8" w:rsidP="00031E11">
      <w:del w:id="211" w:author="Ebtehal Alotaibi" w:date="2021-12-15T13:15:00Z">
        <w:r w:rsidRPr="00383B6F" w:rsidDel="00031E11">
          <w:delText>As</w:delText>
        </w:r>
      </w:del>
      <w:r w:rsidRPr="00383B6F">
        <w:t xml:space="preserve"> the number of houses that the salesman needs to visit increases, the difficulty of solving the problem grows exceptionally</w:t>
      </w:r>
      <w:del w:id="212" w:author="Ebtehal Alotaibi" w:date="2021-12-15T13:11:00Z">
        <w:r w:rsidRPr="00383B6F" w:rsidDel="002F5441">
          <w:delText xml:space="preserve"> </w:delText>
        </w:r>
      </w:del>
      <w:del w:id="213" w:author="Areej Turky Sahu Alotaibi" w:date="2021-12-16T04:11:00Z">
        <w:r w:rsidRPr="00383B6F" w:rsidDel="00D2008C">
          <w:delText xml:space="preserve">quickly. </w:delText>
        </w:r>
      </w:del>
    </w:p>
    <w:p w14:paraId="202A3CD2" w14:textId="77777777" w:rsidR="000C2BA8" w:rsidRPr="00D91995" w:rsidRDefault="000C2BA8" w:rsidP="000C2BA8"/>
    <w:p w14:paraId="0F6C01CF" w14:textId="493BCB65" w:rsidR="000C2BA8" w:rsidRDefault="000C2BA8" w:rsidP="000C2BA8">
      <w:pPr>
        <w:rPr>
          <w:color w:val="161513"/>
          <w:shd w:val="clear" w:color="auto" w:fill="FBF9F8"/>
        </w:rPr>
      </w:pPr>
      <w:r w:rsidRPr="00941507">
        <w:rPr>
          <w:color w:val="161513"/>
          <w:shd w:val="clear" w:color="auto" w:fill="FBF9F8"/>
        </w:rPr>
        <w:t xml:space="preserve">Our thought of </w:t>
      </w:r>
      <w:ins w:id="214" w:author="Areej Turky Sahu Alotaibi" w:date="2022-01-24T19:40:00Z">
        <w:r w:rsidR="00D21441">
          <w:rPr>
            <w:color w:val="161513"/>
            <w:shd w:val="clear" w:color="auto" w:fill="FBF9F8"/>
          </w:rPr>
          <w:t xml:space="preserve">the </w:t>
        </w:r>
      </w:ins>
      <w:r w:rsidRPr="00941507">
        <w:rPr>
          <w:color w:val="161513"/>
          <w:shd w:val="clear" w:color="auto" w:fill="FBF9F8"/>
        </w:rPr>
        <w:t xml:space="preserve">TSP problem as a graph problem is that the </w:t>
      </w:r>
      <w:r>
        <w:rPr>
          <w:color w:val="161513"/>
          <w:shd w:val="clear" w:color="auto" w:fill="FBF9F8"/>
        </w:rPr>
        <w:t>h</w:t>
      </w:r>
      <w:r w:rsidRPr="00941507">
        <w:rPr>
          <w:color w:val="161513"/>
          <w:shd w:val="clear" w:color="auto" w:fill="FBF9F8"/>
        </w:rPr>
        <w:t xml:space="preserve">ouses </w:t>
      </w:r>
      <w:del w:id="215" w:author="Areej Turky Sahu Alotaibi" w:date="2022-01-24T19:40:00Z">
        <w:r w:rsidRPr="00941507" w:rsidDel="00D21441">
          <w:rPr>
            <w:color w:val="161513"/>
            <w:shd w:val="clear" w:color="auto" w:fill="FBF9F8"/>
          </w:rPr>
          <w:delText xml:space="preserve">being </w:delText>
        </w:r>
      </w:del>
      <w:ins w:id="216" w:author="Areej Turky Sahu Alotaibi" w:date="2022-01-24T19:40:00Z">
        <w:r w:rsidR="00D21441">
          <w:rPr>
            <w:color w:val="161513"/>
            <w:shd w:val="clear" w:color="auto" w:fill="FBF9F8"/>
          </w:rPr>
          <w:t>are</w:t>
        </w:r>
        <w:r w:rsidR="00D21441" w:rsidRPr="00941507">
          <w:rPr>
            <w:color w:val="161513"/>
            <w:shd w:val="clear" w:color="auto" w:fill="FBF9F8"/>
          </w:rPr>
          <w:t xml:space="preserve"> </w:t>
        </w:r>
      </w:ins>
      <w:r w:rsidRPr="00941507">
        <w:rPr>
          <w:color w:val="161513"/>
          <w:shd w:val="clear" w:color="auto" w:fill="FBF9F8"/>
        </w:rPr>
        <w:t xml:space="preserve">the vertices and the connections between them </w:t>
      </w:r>
      <w:del w:id="217" w:author="Areej Turky Sahu Alotaibi" w:date="2022-01-24T19:40:00Z">
        <w:r w:rsidRPr="00941507" w:rsidDel="00D21441">
          <w:rPr>
            <w:color w:val="161513"/>
            <w:shd w:val="clear" w:color="auto" w:fill="FBF9F8"/>
          </w:rPr>
          <w:delText xml:space="preserve">being </w:delText>
        </w:r>
      </w:del>
      <w:ins w:id="218" w:author="Areej Turky Sahu Alotaibi" w:date="2022-01-24T19:40:00Z">
        <w:r w:rsidR="00D21441">
          <w:rPr>
            <w:color w:val="161513"/>
            <w:shd w:val="clear" w:color="auto" w:fill="FBF9F8"/>
          </w:rPr>
          <w:t>are</w:t>
        </w:r>
        <w:r w:rsidR="00D21441" w:rsidRPr="00941507">
          <w:rPr>
            <w:color w:val="161513"/>
            <w:shd w:val="clear" w:color="auto" w:fill="FBF9F8"/>
          </w:rPr>
          <w:t xml:space="preserve"> </w:t>
        </w:r>
      </w:ins>
      <w:r w:rsidRPr="00941507">
        <w:rPr>
          <w:color w:val="161513"/>
          <w:shd w:val="clear" w:color="auto" w:fill="FBF9F8"/>
        </w:rPr>
        <w:t xml:space="preserve">the arcs. </w:t>
      </w:r>
    </w:p>
    <w:p w14:paraId="3D8E1A8C" w14:textId="1A5FCCF3" w:rsidR="000C2BA8" w:rsidRPr="00037924" w:rsidRDefault="000C2BA8" w:rsidP="000C2BA8">
      <w:pPr>
        <w:rPr>
          <w:color w:val="161513"/>
          <w:shd w:val="clear" w:color="auto" w:fill="FBF9F8"/>
        </w:rPr>
      </w:pPr>
      <w:r w:rsidRPr="00941507">
        <w:rPr>
          <w:color w:val="161513"/>
          <w:shd w:val="clear" w:color="auto" w:fill="FBF9F8"/>
        </w:rPr>
        <w:t>The main idea of TSP says that</w:t>
      </w:r>
      <w:r w:rsidRPr="001D6A53">
        <w:rPr>
          <w:i/>
          <w:iCs/>
          <w:color w:val="161513"/>
          <w:shd w:val="clear" w:color="auto" w:fill="FBF9F8"/>
        </w:rPr>
        <w:t>" salesman must visit all the vertices on a map exactly once, returning to the start vertex at the end of the journey. There is a direct connection from every vertex to every other vertex, and the salesman may visit the vertices in any order"</w:t>
      </w:r>
      <w:r>
        <w:rPr>
          <w:rFonts w:ascii="Cambria" w:hAnsi="Cambria"/>
          <w:color w:val="3B3838" w:themeColor="background2" w:themeShade="40"/>
          <w:vertAlign w:val="superscript"/>
        </w:rPr>
        <w:t xml:space="preserve"> </w:t>
      </w:r>
      <w:r w:rsidRPr="00371F34">
        <w:rPr>
          <w:rFonts w:ascii="Cambria" w:hAnsi="Cambria"/>
          <w:color w:val="3B3838" w:themeColor="background2" w:themeShade="40"/>
          <w:sz w:val="28"/>
          <w:szCs w:val="28"/>
          <w:vertAlign w:val="superscript"/>
        </w:rPr>
        <w:t>[</w:t>
      </w:r>
      <w:r w:rsidR="000716C2">
        <w:rPr>
          <w:rFonts w:ascii="Cambria" w:hAnsi="Cambria"/>
          <w:color w:val="3B3838" w:themeColor="background2" w:themeShade="40"/>
          <w:sz w:val="28"/>
          <w:szCs w:val="28"/>
          <w:vertAlign w:val="superscript"/>
        </w:rPr>
        <w:t>2</w:t>
      </w:r>
      <w:r w:rsidRPr="00371F34">
        <w:rPr>
          <w:rFonts w:ascii="Cambria" w:hAnsi="Cambria"/>
          <w:color w:val="3B3838" w:themeColor="background2" w:themeShade="40"/>
          <w:sz w:val="28"/>
          <w:szCs w:val="28"/>
          <w:vertAlign w:val="superscript"/>
        </w:rPr>
        <w:t>]</w:t>
      </w:r>
      <w:r w:rsidRPr="00371F34">
        <w:rPr>
          <w:rFonts w:ascii="Cambria" w:hAnsi="Cambria"/>
          <w:color w:val="3B3838" w:themeColor="background2" w:themeShade="40"/>
          <w:sz w:val="28"/>
          <w:szCs w:val="28"/>
        </w:rPr>
        <w:t>.</w:t>
      </w:r>
    </w:p>
    <w:p w14:paraId="0F9D371E" w14:textId="77777777" w:rsidR="000C2BA8" w:rsidRDefault="000C2BA8" w:rsidP="000C2BA8">
      <w:pPr>
        <w:pStyle w:val="NoSpacing"/>
        <w:rPr>
          <w:i/>
          <w:iCs/>
          <w:color w:val="161513"/>
          <w:shd w:val="clear" w:color="auto" w:fill="FBF9F8"/>
        </w:rPr>
      </w:pPr>
    </w:p>
    <w:p w14:paraId="26B1DA84" w14:textId="6879DAF6" w:rsidR="002F5441" w:rsidRDefault="000C2BA8" w:rsidP="000C2BA8">
      <w:pPr>
        <w:rPr>
          <w:shd w:val="clear" w:color="auto" w:fill="FBF9F8"/>
        </w:rPr>
      </w:pPr>
      <w:del w:id="219" w:author="Ebtehal Alotaibi" w:date="2021-12-15T13:13:00Z">
        <w:r w:rsidRPr="00CE4423" w:rsidDel="002F5441">
          <w:rPr>
            <w:b/>
            <w:bCs/>
            <w:shd w:val="clear" w:color="auto" w:fill="FBF9F8"/>
          </w:rPr>
          <w:delText>Important note</w:delText>
        </w:r>
        <w:r w:rsidDel="002F5441">
          <w:rPr>
            <w:shd w:val="clear" w:color="auto" w:fill="FBF9F8"/>
          </w:rPr>
          <w:delText xml:space="preserve"> </w:delText>
        </w:r>
      </w:del>
      <w:del w:id="220" w:author="Areej Turky Sahu Alotaibi" w:date="2021-12-16T04:08:00Z">
        <w:r w:rsidDel="00D2008C">
          <w:rPr>
            <w:shd w:val="clear" w:color="auto" w:fill="FBF9F8"/>
          </w:rPr>
          <w:delText>we designed the code to match our constraints, the cyclic concept in TSP is not needed in our code and does not match our constraints so we get rid of the cycles and commit with one path without return.</w:delText>
        </w:r>
      </w:del>
      <w:ins w:id="221" w:author="Ebtehal Alotaibi" w:date="2021-12-15T13:12:00Z">
        <w:r w:rsidR="002F5441">
          <w:rPr>
            <w:shd w:val="clear" w:color="auto" w:fill="FBF9F8"/>
          </w:rPr>
          <w:t xml:space="preserve">Our TSP version considers </w:t>
        </w:r>
      </w:ins>
      <w:ins w:id="222" w:author="Areej Turky Sahu Alotaibi" w:date="2022-01-24T19:40:00Z">
        <w:r w:rsidR="00D21441">
          <w:rPr>
            <w:shd w:val="clear" w:color="auto" w:fill="FBF9F8"/>
          </w:rPr>
          <w:t xml:space="preserve">the </w:t>
        </w:r>
      </w:ins>
      <w:ins w:id="223" w:author="Ebtehal Alotaibi" w:date="2021-12-15T13:12:00Z">
        <w:r w:rsidR="002F5441">
          <w:rPr>
            <w:shd w:val="clear" w:color="auto" w:fill="FBF9F8"/>
          </w:rPr>
          <w:t>non-return path, i.e., the starting and ending points are different.</w:t>
        </w:r>
      </w:ins>
    </w:p>
    <w:p w14:paraId="5ADA2D28" w14:textId="77777777" w:rsidR="000C2BA8" w:rsidRPr="00277503" w:rsidRDefault="000C2BA8" w:rsidP="000C2BA8">
      <w:pPr>
        <w:rPr>
          <w:shd w:val="clear" w:color="auto" w:fill="FBF9F8"/>
        </w:rPr>
      </w:pPr>
    </w:p>
    <w:p w14:paraId="7F034AEB" w14:textId="0CB11EE7" w:rsidR="000C2BA8" w:rsidRDefault="000C2BA8">
      <w:pPr>
        <w:spacing w:line="276" w:lineRule="auto"/>
        <w:rPr>
          <w:ins w:id="224" w:author="Areej Turky Sahu Alotaibi" w:date="2021-12-16T04:15:00Z"/>
        </w:rPr>
        <w:pPrChange w:id="225" w:author="Areej Turky Sahu Alotaibi" w:date="2021-12-16T04:15:00Z">
          <w:pPr/>
        </w:pPrChange>
      </w:pPr>
      <w:r>
        <w:t xml:space="preserve">TSP has many </w:t>
      </w:r>
      <w:del w:id="226" w:author="Areej Turky Sahu Alotaibi" w:date="2021-12-16T04:11:00Z">
        <w:r w:rsidDel="00D2008C">
          <w:delText xml:space="preserve">approach </w:delText>
        </w:r>
      </w:del>
      <w:ins w:id="227" w:author="Ebtehal Alotaibi" w:date="2021-12-15T13:18:00Z">
        <w:r w:rsidR="00007408">
          <w:t xml:space="preserve">solutions, </w:t>
        </w:r>
      </w:ins>
      <w:r>
        <w:t xml:space="preserve">the </w:t>
      </w:r>
      <w:del w:id="228" w:author="Areej Turky Sahu Alotaibi" w:date="2021-12-16T04:11:00Z">
        <w:r w:rsidDel="00D2008C">
          <w:delText xml:space="preserve">very </w:delText>
        </w:r>
      </w:del>
      <w:ins w:id="229" w:author="Ebtehal Alotaibi" w:date="2021-12-15T13:18:00Z">
        <w:r w:rsidR="00007408">
          <w:t xml:space="preserve">most </w:t>
        </w:r>
      </w:ins>
      <w:r>
        <w:t xml:space="preserve">known approach is the Greedy but the one we use in our code is the naive approach .in contrast, both give order of </w:t>
      </w:r>
      <w:r>
        <w:rPr>
          <w:rStyle w:val="Emphasis"/>
          <w:rFonts w:ascii="Segoe UI" w:hAnsi="Segoe UI" w:cs="Segoe UI"/>
          <w:color w:val="161513"/>
          <w:shd w:val="clear" w:color="auto" w:fill="FBF9F8"/>
        </w:rPr>
        <w:t>O</w:t>
      </w:r>
      <w:r>
        <w:rPr>
          <w:shd w:val="clear" w:color="auto" w:fill="FBF9F8"/>
        </w:rPr>
        <w:t>(</w:t>
      </w:r>
      <w:r>
        <w:rPr>
          <w:rStyle w:val="Emphasis"/>
          <w:rFonts w:ascii="Segoe UI" w:hAnsi="Segoe UI" w:cs="Segoe UI"/>
          <w:color w:val="161513"/>
          <w:shd w:val="clear" w:color="auto" w:fill="FBF9F8"/>
        </w:rPr>
        <w:t>n</w:t>
      </w:r>
      <w:r>
        <w:rPr>
          <w:shd w:val="clear" w:color="auto" w:fill="FBF9F8"/>
        </w:rPr>
        <w:t xml:space="preserve">!) time complexity for large scale of input, it sounds risky, but we don’t have to worry about that since we </w:t>
      </w:r>
      <w:r>
        <w:t xml:space="preserve">have a </w:t>
      </w:r>
      <w:r w:rsidRPr="004210FF">
        <w:t>countable</w:t>
      </w:r>
      <w:r>
        <w:t xml:space="preserve"> scale of input "number of houses" which it is four.</w:t>
      </w:r>
    </w:p>
    <w:p w14:paraId="01FB4CD4" w14:textId="180F4624" w:rsidR="005C6694" w:rsidRDefault="00D21441">
      <w:pPr>
        <w:spacing w:line="276" w:lineRule="auto"/>
        <w:rPr>
          <w:ins w:id="230" w:author="Areej Turky Sahu Alotaibi" w:date="2022-01-24T20:05:00Z"/>
        </w:rPr>
      </w:pPr>
      <w:ins w:id="231" w:author="Areej Turky Sahu Alotaibi" w:date="2022-01-24T19:42:00Z">
        <w:r>
          <w:t xml:space="preserve">As the structure of the problem was not just random. The </w:t>
        </w:r>
      </w:ins>
      <w:ins w:id="232" w:author="Areej Turky Sahu Alotaibi" w:date="2022-01-24T19:43:00Z">
        <w:r>
          <w:t>method was well not chosen randomly</w:t>
        </w:r>
      </w:ins>
      <w:ins w:id="233" w:author="Areej Turky Sahu Alotaibi" w:date="2021-12-16T04:16:00Z">
        <w:r w:rsidR="005C6694">
          <w:t xml:space="preserve">. After trying the usual implementation of </w:t>
        </w:r>
        <w:proofErr w:type="gramStart"/>
        <w:r w:rsidR="005C6694">
          <w:t>TSP</w:t>
        </w:r>
        <w:proofErr w:type="gramEnd"/>
        <w:r w:rsidR="005C6694">
          <w:t xml:space="preserve"> which is solved with </w:t>
        </w:r>
      </w:ins>
      <w:ins w:id="234" w:author="Areej Turky Sahu Alotaibi" w:date="2022-01-24T19:48:00Z">
        <w:r>
          <w:t>the Greedy</w:t>
        </w:r>
      </w:ins>
      <w:ins w:id="235" w:author="Areej Turky Sahu Alotaibi" w:date="2021-12-16T04:17:00Z">
        <w:r w:rsidR="005C6694">
          <w:t xml:space="preserve"> Approach</w:t>
        </w:r>
      </w:ins>
      <w:ins w:id="236" w:author="Areej Turky Sahu Alotaibi" w:date="2022-01-24T19:42:00Z">
        <w:r>
          <w:t>, it appear</w:t>
        </w:r>
      </w:ins>
      <w:ins w:id="237" w:author="Areej Turky Sahu Alotaibi" w:date="2022-01-24T19:43:00Z">
        <w:r>
          <w:t>s</w:t>
        </w:r>
      </w:ins>
      <w:ins w:id="238" w:author="Areej Turky Sahu Alotaibi" w:date="2022-01-24T19:42:00Z">
        <w:r>
          <w:t xml:space="preserve"> to us that the </w:t>
        </w:r>
      </w:ins>
      <w:ins w:id="239" w:author="Areej Turky Sahu Alotaibi" w:date="2022-01-24T19:48:00Z">
        <w:r>
          <w:t xml:space="preserve">Greedy </w:t>
        </w:r>
      </w:ins>
      <w:ins w:id="240" w:author="Areej Turky Sahu Alotaibi" w:date="2022-01-24T19:43:00Z">
        <w:r>
          <w:t xml:space="preserve">doesn’t </w:t>
        </w:r>
      </w:ins>
      <w:ins w:id="241" w:author="Areej Turky Sahu Alotaibi" w:date="2022-01-24T19:44:00Z">
        <w:r>
          <w:t>give a global</w:t>
        </w:r>
      </w:ins>
      <w:ins w:id="242" w:author="Areej Turky Sahu Alotaibi" w:date="2022-01-24T19:46:00Z">
        <w:r>
          <w:t>ly</w:t>
        </w:r>
      </w:ins>
      <w:ins w:id="243" w:author="Areej Turky Sahu Alotaibi" w:date="2022-01-24T19:44:00Z">
        <w:r>
          <w:t xml:space="preserve"> optimal solution</w:t>
        </w:r>
      </w:ins>
      <w:ins w:id="244" w:author="Areej Turky Sahu Alotaibi" w:date="2022-01-24T19:45:00Z">
        <w:r>
          <w:t>, since it works between local pair of node</w:t>
        </w:r>
      </w:ins>
      <w:ins w:id="245" w:author="Areej Turky Sahu Alotaibi" w:date="2022-01-24T19:47:00Z">
        <w:r>
          <w:t>s, try to find the shortest based on this node and hope it’s the closes</w:t>
        </w:r>
      </w:ins>
      <w:ins w:id="246" w:author="Areej Turky Sahu Alotaibi" w:date="2022-01-24T19:48:00Z">
        <w:r>
          <w:t>t. See the implementation below</w:t>
        </w:r>
      </w:ins>
      <w:ins w:id="247" w:author="Areej Turky Sahu Alotaibi" w:date="2022-01-24T20:05:00Z">
        <w:r w:rsidR="00C7100F">
          <w:t>.</w:t>
        </w:r>
      </w:ins>
    </w:p>
    <w:p w14:paraId="1D028AD4" w14:textId="77777777" w:rsidR="00C7100F" w:rsidRDefault="00C7100F">
      <w:pPr>
        <w:spacing w:line="276" w:lineRule="auto"/>
        <w:rPr>
          <w:ins w:id="248" w:author="Areej Turky Sahu Alotaibi" w:date="2022-01-24T20:05:00Z"/>
        </w:rPr>
      </w:pPr>
    </w:p>
    <w:p w14:paraId="6D5EC25E" w14:textId="77777777" w:rsidR="00C7100F" w:rsidRPr="00C7100F" w:rsidRDefault="00C7100F" w:rsidP="00C7100F">
      <w:pPr>
        <w:shd w:val="clear" w:color="auto" w:fill="1E1E1E"/>
        <w:spacing w:line="285" w:lineRule="atLeast"/>
        <w:rPr>
          <w:ins w:id="249" w:author="Areej Turky Sahu Alotaibi" w:date="2022-01-24T20:05:00Z"/>
          <w:rFonts w:ascii="Consolas" w:hAnsi="Consolas"/>
          <w:color w:val="D4D4D4"/>
          <w:sz w:val="21"/>
          <w:szCs w:val="21"/>
        </w:rPr>
      </w:pPr>
    </w:p>
    <w:p w14:paraId="675384CF" w14:textId="77777777" w:rsidR="00C7100F" w:rsidRPr="00C7100F" w:rsidRDefault="00C7100F" w:rsidP="00C7100F">
      <w:pPr>
        <w:shd w:val="clear" w:color="auto" w:fill="1E1E1E"/>
        <w:spacing w:line="285" w:lineRule="atLeast"/>
        <w:rPr>
          <w:ins w:id="250" w:author="Areej Turky Sahu Alotaibi" w:date="2022-01-24T20:05:00Z"/>
          <w:rFonts w:ascii="Consolas" w:hAnsi="Consolas"/>
          <w:color w:val="D4D4D4"/>
          <w:sz w:val="21"/>
          <w:szCs w:val="21"/>
        </w:rPr>
      </w:pPr>
      <w:ins w:id="251" w:author="Areej Turky Sahu Alotaibi" w:date="2022-01-24T20:05:00Z">
        <w:r w:rsidRPr="00C7100F">
          <w:rPr>
            <w:rFonts w:ascii="Consolas" w:hAnsi="Consolas"/>
            <w:color w:val="6A9955"/>
            <w:sz w:val="21"/>
            <w:szCs w:val="21"/>
          </w:rPr>
          <w:t xml:space="preserve">##Designing our problem in Greedy </w:t>
        </w:r>
        <w:proofErr w:type="spellStart"/>
        <w:r w:rsidRPr="00C7100F">
          <w:rPr>
            <w:rFonts w:ascii="Consolas" w:hAnsi="Consolas"/>
            <w:color w:val="6A9955"/>
            <w:sz w:val="21"/>
            <w:szCs w:val="21"/>
          </w:rPr>
          <w:t>appraoch</w:t>
        </w:r>
        <w:proofErr w:type="spellEnd"/>
      </w:ins>
    </w:p>
    <w:p w14:paraId="0A1AF25D" w14:textId="77777777" w:rsidR="00C7100F" w:rsidRPr="00C7100F" w:rsidRDefault="00C7100F" w:rsidP="00C7100F">
      <w:pPr>
        <w:shd w:val="clear" w:color="auto" w:fill="1E1E1E"/>
        <w:spacing w:line="285" w:lineRule="atLeast"/>
        <w:rPr>
          <w:ins w:id="252" w:author="Areej Turky Sahu Alotaibi" w:date="2022-01-24T20:05:00Z"/>
          <w:rFonts w:ascii="Consolas" w:hAnsi="Consolas"/>
          <w:color w:val="D4D4D4"/>
          <w:sz w:val="21"/>
          <w:szCs w:val="21"/>
        </w:rPr>
      </w:pPr>
      <w:ins w:id="253" w:author="Areej Turky Sahu Alotaibi" w:date="2022-01-24T20:05:00Z">
        <w:r w:rsidRPr="00C7100F">
          <w:rPr>
            <w:rFonts w:ascii="Consolas" w:hAnsi="Consolas"/>
            <w:color w:val="9CDCFE"/>
            <w:sz w:val="21"/>
            <w:szCs w:val="21"/>
          </w:rPr>
          <w:t>goals</w:t>
        </w:r>
        <w:r w:rsidRPr="00C7100F">
          <w:rPr>
            <w:rFonts w:ascii="Consolas" w:hAnsi="Consolas"/>
            <w:color w:val="D4D4D4"/>
            <w:sz w:val="21"/>
            <w:szCs w:val="21"/>
          </w:rPr>
          <w:t>=[]</w:t>
        </w:r>
      </w:ins>
    </w:p>
    <w:p w14:paraId="46D0823F" w14:textId="77777777" w:rsidR="00C7100F" w:rsidRPr="00C7100F" w:rsidRDefault="00C7100F" w:rsidP="00C7100F">
      <w:pPr>
        <w:shd w:val="clear" w:color="auto" w:fill="1E1E1E"/>
        <w:spacing w:line="285" w:lineRule="atLeast"/>
        <w:rPr>
          <w:ins w:id="254" w:author="Areej Turky Sahu Alotaibi" w:date="2022-01-24T20:05:00Z"/>
          <w:rFonts w:ascii="Consolas" w:hAnsi="Consolas"/>
          <w:color w:val="D4D4D4"/>
          <w:sz w:val="21"/>
          <w:szCs w:val="21"/>
        </w:rPr>
      </w:pPr>
      <w:ins w:id="255" w:author="Areej Turky Sahu Alotaibi" w:date="2022-01-24T20:05:00Z">
        <w:r w:rsidRPr="00C7100F">
          <w:rPr>
            <w:rFonts w:ascii="Consolas" w:hAnsi="Consolas"/>
            <w:color w:val="569CD6"/>
            <w:sz w:val="21"/>
            <w:szCs w:val="21"/>
          </w:rPr>
          <w:t>def</w:t>
        </w:r>
        <w:r w:rsidRPr="00C7100F">
          <w:rPr>
            <w:rFonts w:ascii="Consolas" w:hAnsi="Consolas"/>
            <w:color w:val="D4D4D4"/>
            <w:sz w:val="21"/>
            <w:szCs w:val="21"/>
          </w:rPr>
          <w:t xml:space="preserve"> </w:t>
        </w:r>
        <w:r w:rsidRPr="00C7100F">
          <w:rPr>
            <w:rFonts w:ascii="Consolas" w:hAnsi="Consolas"/>
            <w:color w:val="DCDCAA"/>
            <w:sz w:val="21"/>
            <w:szCs w:val="21"/>
          </w:rPr>
          <w:t>__</w:t>
        </w:r>
        <w:proofErr w:type="spellStart"/>
        <w:r w:rsidRPr="00C7100F">
          <w:rPr>
            <w:rFonts w:ascii="Consolas" w:hAnsi="Consolas"/>
            <w:color w:val="DCDCAA"/>
            <w:sz w:val="21"/>
            <w:szCs w:val="21"/>
          </w:rPr>
          <w:t>init</w:t>
        </w:r>
        <w:proofErr w:type="spellEnd"/>
        <w:r w:rsidRPr="00C7100F">
          <w:rPr>
            <w:rFonts w:ascii="Consolas" w:hAnsi="Consolas"/>
            <w:color w:val="DCDCAA"/>
            <w:sz w:val="21"/>
            <w:szCs w:val="21"/>
          </w:rPr>
          <w:t>__</w:t>
        </w:r>
        <w:r w:rsidRPr="00C7100F">
          <w:rPr>
            <w:rFonts w:ascii="Consolas" w:hAnsi="Consolas"/>
            <w:color w:val="D4D4D4"/>
            <w:sz w:val="21"/>
            <w:szCs w:val="21"/>
          </w:rPr>
          <w:t>():</w:t>
        </w:r>
      </w:ins>
    </w:p>
    <w:p w14:paraId="48218806" w14:textId="77777777" w:rsidR="00C7100F" w:rsidRPr="00C7100F" w:rsidRDefault="00C7100F" w:rsidP="00C7100F">
      <w:pPr>
        <w:shd w:val="clear" w:color="auto" w:fill="1E1E1E"/>
        <w:spacing w:line="285" w:lineRule="atLeast"/>
        <w:rPr>
          <w:ins w:id="256" w:author="Areej Turky Sahu Alotaibi" w:date="2022-01-24T20:05:00Z"/>
          <w:rFonts w:ascii="Consolas" w:hAnsi="Consolas"/>
          <w:color w:val="D4D4D4"/>
          <w:sz w:val="21"/>
          <w:szCs w:val="21"/>
        </w:rPr>
      </w:pPr>
      <w:ins w:id="257" w:author="Areej Turky Sahu Alotaibi" w:date="2022-01-24T20:05:00Z">
        <w:r w:rsidRPr="00C7100F">
          <w:rPr>
            <w:rFonts w:ascii="Consolas" w:hAnsi="Consolas"/>
            <w:color w:val="D4D4D4"/>
            <w:sz w:val="21"/>
            <w:szCs w:val="21"/>
          </w:rPr>
          <w:t xml:space="preserve">    </w:t>
        </w:r>
        <w:r w:rsidRPr="00C7100F">
          <w:rPr>
            <w:rFonts w:ascii="Consolas" w:hAnsi="Consolas"/>
            <w:color w:val="9CDCFE"/>
            <w:sz w:val="21"/>
            <w:szCs w:val="21"/>
          </w:rPr>
          <w:t>path</w:t>
        </w:r>
        <w:r w:rsidRPr="00C7100F">
          <w:rPr>
            <w:rFonts w:ascii="Consolas" w:hAnsi="Consolas"/>
            <w:color w:val="D4D4D4"/>
            <w:sz w:val="21"/>
            <w:szCs w:val="21"/>
          </w:rPr>
          <w:t>=[]</w:t>
        </w:r>
      </w:ins>
    </w:p>
    <w:p w14:paraId="496C1F8D" w14:textId="77777777" w:rsidR="00C7100F" w:rsidRPr="00C7100F" w:rsidRDefault="00C7100F" w:rsidP="00C7100F">
      <w:pPr>
        <w:shd w:val="clear" w:color="auto" w:fill="1E1E1E"/>
        <w:spacing w:line="285" w:lineRule="atLeast"/>
        <w:rPr>
          <w:ins w:id="258" w:author="Areej Turky Sahu Alotaibi" w:date="2022-01-24T20:05:00Z"/>
          <w:rFonts w:ascii="Consolas" w:hAnsi="Consolas"/>
          <w:color w:val="D4D4D4"/>
          <w:sz w:val="21"/>
          <w:szCs w:val="21"/>
        </w:rPr>
      </w:pPr>
      <w:ins w:id="259" w:author="Areej Turky Sahu Alotaibi" w:date="2022-01-24T20:05:00Z">
        <w:r w:rsidRPr="00C7100F">
          <w:rPr>
            <w:rFonts w:ascii="Consolas" w:hAnsi="Consolas"/>
            <w:color w:val="D4D4D4"/>
            <w:sz w:val="21"/>
            <w:szCs w:val="21"/>
          </w:rPr>
          <w:t xml:space="preserve">    </w:t>
        </w:r>
        <w:r w:rsidRPr="00C7100F">
          <w:rPr>
            <w:rFonts w:ascii="Consolas" w:hAnsi="Consolas"/>
            <w:color w:val="C586C0"/>
            <w:sz w:val="21"/>
            <w:szCs w:val="21"/>
          </w:rPr>
          <w:t>while</w:t>
        </w:r>
        <w:r w:rsidRPr="00C7100F">
          <w:rPr>
            <w:rFonts w:ascii="Consolas" w:hAnsi="Consolas"/>
            <w:color w:val="D4D4D4"/>
            <w:sz w:val="21"/>
            <w:szCs w:val="21"/>
          </w:rPr>
          <w:t xml:space="preserve"> </w:t>
        </w:r>
        <w:r w:rsidRPr="00C7100F">
          <w:rPr>
            <w:rFonts w:ascii="Consolas" w:hAnsi="Consolas"/>
            <w:color w:val="9CDCFE"/>
            <w:sz w:val="21"/>
            <w:szCs w:val="21"/>
          </w:rPr>
          <w:t>goals</w:t>
        </w:r>
        <w:r w:rsidRPr="00C7100F">
          <w:rPr>
            <w:rFonts w:ascii="Consolas" w:hAnsi="Consolas"/>
            <w:color w:val="D4D4D4"/>
            <w:sz w:val="21"/>
            <w:szCs w:val="21"/>
          </w:rPr>
          <w:t>:</w:t>
        </w:r>
      </w:ins>
    </w:p>
    <w:p w14:paraId="5403481A" w14:textId="77777777" w:rsidR="00C7100F" w:rsidRPr="00C7100F" w:rsidRDefault="00C7100F" w:rsidP="00C7100F">
      <w:pPr>
        <w:shd w:val="clear" w:color="auto" w:fill="1E1E1E"/>
        <w:spacing w:line="285" w:lineRule="atLeast"/>
        <w:rPr>
          <w:ins w:id="260" w:author="Areej Turky Sahu Alotaibi" w:date="2022-01-24T20:05:00Z"/>
          <w:rFonts w:ascii="Consolas" w:hAnsi="Consolas"/>
          <w:color w:val="D4D4D4"/>
          <w:sz w:val="21"/>
          <w:szCs w:val="21"/>
        </w:rPr>
      </w:pPr>
      <w:ins w:id="261" w:author="Areej Turky Sahu Alotaibi" w:date="2022-01-24T20:05:00Z">
        <w:r w:rsidRPr="00C7100F">
          <w:rPr>
            <w:rFonts w:ascii="Consolas" w:hAnsi="Consolas"/>
            <w:color w:val="D4D4D4"/>
            <w:sz w:val="21"/>
            <w:szCs w:val="21"/>
          </w:rPr>
          <w:t xml:space="preserve">        </w:t>
        </w:r>
        <w:proofErr w:type="spellStart"/>
        <w:r w:rsidRPr="00C7100F">
          <w:rPr>
            <w:rFonts w:ascii="Consolas" w:hAnsi="Consolas"/>
            <w:color w:val="9CDCFE"/>
            <w:sz w:val="21"/>
            <w:szCs w:val="21"/>
          </w:rPr>
          <w:t>NearestGoal</w:t>
        </w:r>
        <w:proofErr w:type="spellEnd"/>
        <w:r w:rsidRPr="00C7100F">
          <w:rPr>
            <w:rFonts w:ascii="Consolas" w:hAnsi="Consolas"/>
            <w:color w:val="D4D4D4"/>
            <w:sz w:val="21"/>
            <w:szCs w:val="21"/>
          </w:rPr>
          <w:t>=</w:t>
        </w:r>
        <w:r w:rsidRPr="00C7100F">
          <w:rPr>
            <w:rFonts w:ascii="Consolas" w:hAnsi="Consolas"/>
            <w:color w:val="9CDCFE"/>
            <w:sz w:val="21"/>
            <w:szCs w:val="21"/>
          </w:rPr>
          <w:t>goals</w:t>
        </w:r>
        <w:r w:rsidRPr="00C7100F">
          <w:rPr>
            <w:rFonts w:ascii="Consolas" w:hAnsi="Consolas"/>
            <w:color w:val="D4D4D4"/>
            <w:sz w:val="21"/>
            <w:szCs w:val="21"/>
          </w:rPr>
          <w:t>[</w:t>
        </w:r>
        <w:r w:rsidRPr="00C7100F">
          <w:rPr>
            <w:rFonts w:ascii="Consolas" w:hAnsi="Consolas"/>
            <w:color w:val="B5CEA8"/>
            <w:sz w:val="21"/>
            <w:szCs w:val="21"/>
          </w:rPr>
          <w:t>0</w:t>
        </w:r>
        <w:r w:rsidRPr="00C7100F">
          <w:rPr>
            <w:rFonts w:ascii="Consolas" w:hAnsi="Consolas"/>
            <w:color w:val="D4D4D4"/>
            <w:sz w:val="21"/>
            <w:szCs w:val="21"/>
          </w:rPr>
          <w:t xml:space="preserve">]             </w:t>
        </w:r>
        <w:r w:rsidRPr="00C7100F">
          <w:rPr>
            <w:rFonts w:ascii="Consolas" w:hAnsi="Consolas"/>
            <w:color w:val="6A9955"/>
            <w:sz w:val="21"/>
            <w:szCs w:val="21"/>
          </w:rPr>
          <w:t xml:space="preserve">## </w:t>
        </w:r>
        <w:proofErr w:type="spellStart"/>
        <w:r w:rsidRPr="00C7100F">
          <w:rPr>
            <w:rFonts w:ascii="Consolas" w:hAnsi="Consolas"/>
            <w:color w:val="6A9955"/>
            <w:sz w:val="21"/>
            <w:szCs w:val="21"/>
          </w:rPr>
          <w:t>Initally</w:t>
        </w:r>
        <w:proofErr w:type="spellEnd"/>
        <w:r w:rsidRPr="00C7100F">
          <w:rPr>
            <w:rFonts w:ascii="Consolas" w:hAnsi="Consolas"/>
            <w:color w:val="6A9955"/>
            <w:sz w:val="21"/>
            <w:szCs w:val="21"/>
          </w:rPr>
          <w:t>, first goal is the closest</w:t>
        </w:r>
      </w:ins>
    </w:p>
    <w:p w14:paraId="1CF1EC28" w14:textId="77777777" w:rsidR="00C7100F" w:rsidRPr="00C7100F" w:rsidRDefault="00C7100F" w:rsidP="00C7100F">
      <w:pPr>
        <w:shd w:val="clear" w:color="auto" w:fill="1E1E1E"/>
        <w:spacing w:line="285" w:lineRule="atLeast"/>
        <w:rPr>
          <w:ins w:id="262" w:author="Areej Turky Sahu Alotaibi" w:date="2022-01-24T20:05:00Z"/>
          <w:rFonts w:ascii="Consolas" w:hAnsi="Consolas"/>
          <w:color w:val="D4D4D4"/>
          <w:sz w:val="21"/>
          <w:szCs w:val="21"/>
        </w:rPr>
      </w:pPr>
      <w:ins w:id="263" w:author="Areej Turky Sahu Alotaibi" w:date="2022-01-24T20:05:00Z">
        <w:r w:rsidRPr="00C7100F">
          <w:rPr>
            <w:rFonts w:ascii="Consolas" w:hAnsi="Consolas"/>
            <w:color w:val="D4D4D4"/>
            <w:sz w:val="21"/>
            <w:szCs w:val="21"/>
          </w:rPr>
          <w:t xml:space="preserve">        </w:t>
        </w:r>
        <w:proofErr w:type="spellStart"/>
        <w:r w:rsidRPr="00C7100F">
          <w:rPr>
            <w:rFonts w:ascii="Consolas" w:hAnsi="Consolas"/>
            <w:color w:val="9CDCFE"/>
            <w:sz w:val="21"/>
            <w:szCs w:val="21"/>
          </w:rPr>
          <w:t>NearestGoal</w:t>
        </w:r>
        <w:r w:rsidRPr="00C7100F">
          <w:rPr>
            <w:rFonts w:ascii="Consolas" w:hAnsi="Consolas"/>
            <w:color w:val="D4D4D4"/>
            <w:sz w:val="21"/>
            <w:szCs w:val="21"/>
          </w:rPr>
          <w:t>.calculate_Manhattan_Heuristic</w:t>
        </w:r>
        <w:proofErr w:type="spellEnd"/>
        <w:r w:rsidRPr="00C7100F">
          <w:rPr>
            <w:rFonts w:ascii="Consolas" w:hAnsi="Consolas"/>
            <w:color w:val="D4D4D4"/>
            <w:sz w:val="21"/>
            <w:szCs w:val="21"/>
          </w:rPr>
          <w:t>(</w:t>
        </w:r>
        <w:r w:rsidRPr="00C7100F">
          <w:rPr>
            <w:rFonts w:ascii="Consolas" w:hAnsi="Consolas"/>
            <w:color w:val="9CDCFE"/>
            <w:sz w:val="21"/>
            <w:szCs w:val="21"/>
          </w:rPr>
          <w:t>goals</w:t>
        </w:r>
        <w:r w:rsidRPr="00C7100F">
          <w:rPr>
            <w:rFonts w:ascii="Consolas" w:hAnsi="Consolas"/>
            <w:color w:val="D4D4D4"/>
            <w:sz w:val="21"/>
            <w:szCs w:val="21"/>
          </w:rPr>
          <w:t>[</w:t>
        </w:r>
        <w:r w:rsidRPr="00C7100F">
          <w:rPr>
            <w:rFonts w:ascii="Consolas" w:hAnsi="Consolas"/>
            <w:color w:val="B5CEA8"/>
            <w:sz w:val="21"/>
            <w:szCs w:val="21"/>
          </w:rPr>
          <w:t>0</w:t>
        </w:r>
        <w:r w:rsidRPr="00C7100F">
          <w:rPr>
            <w:rFonts w:ascii="Consolas" w:hAnsi="Consolas"/>
            <w:color w:val="D4D4D4"/>
            <w:sz w:val="21"/>
            <w:szCs w:val="21"/>
          </w:rPr>
          <w:t>])</w:t>
        </w:r>
      </w:ins>
    </w:p>
    <w:p w14:paraId="07FD84CA" w14:textId="77777777" w:rsidR="00C7100F" w:rsidRPr="00C7100F" w:rsidRDefault="00C7100F" w:rsidP="00C7100F">
      <w:pPr>
        <w:shd w:val="clear" w:color="auto" w:fill="1E1E1E"/>
        <w:spacing w:line="285" w:lineRule="atLeast"/>
        <w:rPr>
          <w:ins w:id="264" w:author="Areej Turky Sahu Alotaibi" w:date="2022-01-24T20:05:00Z"/>
          <w:rFonts w:ascii="Consolas" w:hAnsi="Consolas"/>
          <w:color w:val="D4D4D4"/>
          <w:sz w:val="21"/>
          <w:szCs w:val="21"/>
        </w:rPr>
      </w:pPr>
      <w:ins w:id="265" w:author="Areej Turky Sahu Alotaibi" w:date="2022-01-24T20:05:00Z">
        <w:r w:rsidRPr="00C7100F">
          <w:rPr>
            <w:rFonts w:ascii="Consolas" w:hAnsi="Consolas"/>
            <w:color w:val="D4D4D4"/>
            <w:sz w:val="21"/>
            <w:szCs w:val="21"/>
          </w:rPr>
          <w:lastRenderedPageBreak/>
          <w:t xml:space="preserve">        </w:t>
        </w:r>
        <w:r w:rsidRPr="00C7100F">
          <w:rPr>
            <w:rFonts w:ascii="Consolas" w:hAnsi="Consolas"/>
            <w:color w:val="C586C0"/>
            <w:sz w:val="21"/>
            <w:szCs w:val="21"/>
          </w:rPr>
          <w:t>for</w:t>
        </w:r>
        <w:r w:rsidRPr="00C7100F">
          <w:rPr>
            <w:rFonts w:ascii="Consolas" w:hAnsi="Consolas"/>
            <w:color w:val="D4D4D4"/>
            <w:sz w:val="21"/>
            <w:szCs w:val="21"/>
          </w:rPr>
          <w:t xml:space="preserve"> </w:t>
        </w:r>
        <w:r w:rsidRPr="00C7100F">
          <w:rPr>
            <w:rFonts w:ascii="Consolas" w:hAnsi="Consolas"/>
            <w:color w:val="9CDCFE"/>
            <w:sz w:val="21"/>
            <w:szCs w:val="21"/>
          </w:rPr>
          <w:t>x</w:t>
        </w:r>
        <w:r w:rsidRPr="00C7100F">
          <w:rPr>
            <w:rFonts w:ascii="Consolas" w:hAnsi="Consolas"/>
            <w:color w:val="D4D4D4"/>
            <w:sz w:val="21"/>
            <w:szCs w:val="21"/>
          </w:rPr>
          <w:t xml:space="preserve"> </w:t>
        </w:r>
        <w:r w:rsidRPr="00C7100F">
          <w:rPr>
            <w:rFonts w:ascii="Consolas" w:hAnsi="Consolas"/>
            <w:color w:val="C586C0"/>
            <w:sz w:val="21"/>
            <w:szCs w:val="21"/>
          </w:rPr>
          <w:t>in</w:t>
        </w:r>
        <w:r w:rsidRPr="00C7100F">
          <w:rPr>
            <w:rFonts w:ascii="Consolas" w:hAnsi="Consolas"/>
            <w:color w:val="D4D4D4"/>
            <w:sz w:val="21"/>
            <w:szCs w:val="21"/>
          </w:rPr>
          <w:t xml:space="preserve"> </w:t>
        </w:r>
        <w:r w:rsidRPr="00C7100F">
          <w:rPr>
            <w:rFonts w:ascii="Consolas" w:hAnsi="Consolas"/>
            <w:color w:val="9CDCFE"/>
            <w:sz w:val="21"/>
            <w:szCs w:val="21"/>
          </w:rPr>
          <w:t>goals</w:t>
        </w:r>
        <w:r w:rsidRPr="00C7100F">
          <w:rPr>
            <w:rFonts w:ascii="Consolas" w:hAnsi="Consolas"/>
            <w:color w:val="D4D4D4"/>
            <w:sz w:val="21"/>
            <w:szCs w:val="21"/>
          </w:rPr>
          <w:t>:</w:t>
        </w:r>
      </w:ins>
    </w:p>
    <w:p w14:paraId="23DBED16" w14:textId="77777777" w:rsidR="00C7100F" w:rsidRPr="00C7100F" w:rsidRDefault="00C7100F" w:rsidP="00C7100F">
      <w:pPr>
        <w:shd w:val="clear" w:color="auto" w:fill="1E1E1E"/>
        <w:spacing w:line="285" w:lineRule="atLeast"/>
        <w:rPr>
          <w:ins w:id="266" w:author="Areej Turky Sahu Alotaibi" w:date="2022-01-24T20:05:00Z"/>
          <w:rFonts w:ascii="Consolas" w:hAnsi="Consolas"/>
          <w:color w:val="D4D4D4"/>
          <w:sz w:val="21"/>
          <w:szCs w:val="21"/>
        </w:rPr>
      </w:pPr>
      <w:ins w:id="267" w:author="Areej Turky Sahu Alotaibi" w:date="2022-01-24T20:05:00Z">
        <w:r w:rsidRPr="00C7100F">
          <w:rPr>
            <w:rFonts w:ascii="Consolas" w:hAnsi="Consolas"/>
            <w:color w:val="D4D4D4"/>
            <w:sz w:val="21"/>
            <w:szCs w:val="21"/>
          </w:rPr>
          <w:t xml:space="preserve">            </w:t>
        </w:r>
        <w:r w:rsidRPr="00C7100F">
          <w:rPr>
            <w:rFonts w:ascii="Consolas" w:hAnsi="Consolas"/>
            <w:color w:val="9CDCFE"/>
            <w:sz w:val="21"/>
            <w:szCs w:val="21"/>
          </w:rPr>
          <w:t>goals</w:t>
        </w:r>
        <w:r w:rsidRPr="00C7100F">
          <w:rPr>
            <w:rFonts w:ascii="Consolas" w:hAnsi="Consolas"/>
            <w:color w:val="D4D4D4"/>
            <w:sz w:val="21"/>
            <w:szCs w:val="21"/>
          </w:rPr>
          <w:t>[</w:t>
        </w:r>
        <w:r w:rsidRPr="00C7100F">
          <w:rPr>
            <w:rFonts w:ascii="Consolas" w:hAnsi="Consolas"/>
            <w:color w:val="9CDCFE"/>
            <w:sz w:val="21"/>
            <w:szCs w:val="21"/>
          </w:rPr>
          <w:t>x</w:t>
        </w:r>
        <w:r w:rsidRPr="00C7100F">
          <w:rPr>
            <w:rFonts w:ascii="Consolas" w:hAnsi="Consolas"/>
            <w:color w:val="D4D4D4"/>
            <w:sz w:val="21"/>
            <w:szCs w:val="21"/>
          </w:rPr>
          <w:t>].</w:t>
        </w:r>
        <w:proofErr w:type="spellStart"/>
        <w:r w:rsidRPr="00C7100F">
          <w:rPr>
            <w:rFonts w:ascii="Consolas" w:hAnsi="Consolas"/>
            <w:color w:val="D4D4D4"/>
            <w:sz w:val="21"/>
            <w:szCs w:val="21"/>
          </w:rPr>
          <w:t>calculate_Manhattan_Heuristic</w:t>
        </w:r>
        <w:proofErr w:type="spellEnd"/>
        <w:r w:rsidRPr="00C7100F">
          <w:rPr>
            <w:rFonts w:ascii="Consolas" w:hAnsi="Consolas"/>
            <w:color w:val="D4D4D4"/>
            <w:sz w:val="21"/>
            <w:szCs w:val="21"/>
          </w:rPr>
          <w:t>(</w:t>
        </w:r>
        <w:r w:rsidRPr="00C7100F">
          <w:rPr>
            <w:rFonts w:ascii="Consolas" w:hAnsi="Consolas"/>
            <w:color w:val="9CDCFE"/>
            <w:sz w:val="21"/>
            <w:szCs w:val="21"/>
          </w:rPr>
          <w:t>goals</w:t>
        </w:r>
        <w:r w:rsidRPr="00C7100F">
          <w:rPr>
            <w:rFonts w:ascii="Consolas" w:hAnsi="Consolas"/>
            <w:color w:val="D4D4D4"/>
            <w:sz w:val="21"/>
            <w:szCs w:val="21"/>
          </w:rPr>
          <w:t>[</w:t>
        </w:r>
        <w:r w:rsidRPr="00C7100F">
          <w:rPr>
            <w:rFonts w:ascii="Consolas" w:hAnsi="Consolas"/>
            <w:color w:val="B5CEA8"/>
            <w:sz w:val="21"/>
            <w:szCs w:val="21"/>
          </w:rPr>
          <w:t>0</w:t>
        </w:r>
        <w:r w:rsidRPr="00C7100F">
          <w:rPr>
            <w:rFonts w:ascii="Consolas" w:hAnsi="Consolas"/>
            <w:color w:val="D4D4D4"/>
            <w:sz w:val="21"/>
            <w:szCs w:val="21"/>
          </w:rPr>
          <w:t>])</w:t>
        </w:r>
      </w:ins>
    </w:p>
    <w:p w14:paraId="47232535" w14:textId="77777777" w:rsidR="00C7100F" w:rsidRPr="00C7100F" w:rsidRDefault="00C7100F" w:rsidP="00C7100F">
      <w:pPr>
        <w:shd w:val="clear" w:color="auto" w:fill="1E1E1E"/>
        <w:spacing w:line="285" w:lineRule="atLeast"/>
        <w:rPr>
          <w:ins w:id="268" w:author="Areej Turky Sahu Alotaibi" w:date="2022-01-24T20:05:00Z"/>
          <w:rFonts w:ascii="Consolas" w:hAnsi="Consolas"/>
          <w:color w:val="D4D4D4"/>
          <w:sz w:val="21"/>
          <w:szCs w:val="21"/>
        </w:rPr>
      </w:pPr>
      <w:ins w:id="269" w:author="Areej Turky Sahu Alotaibi" w:date="2022-01-24T20:05:00Z">
        <w:r w:rsidRPr="00C7100F">
          <w:rPr>
            <w:rFonts w:ascii="Consolas" w:hAnsi="Consolas"/>
            <w:color w:val="D4D4D4"/>
            <w:sz w:val="21"/>
            <w:szCs w:val="21"/>
          </w:rPr>
          <w:t xml:space="preserve">            </w:t>
        </w:r>
        <w:r w:rsidRPr="00C7100F">
          <w:rPr>
            <w:rFonts w:ascii="Consolas" w:hAnsi="Consolas"/>
            <w:color w:val="C586C0"/>
            <w:sz w:val="21"/>
            <w:szCs w:val="21"/>
          </w:rPr>
          <w:t>if</w:t>
        </w:r>
        <w:r w:rsidRPr="00C7100F">
          <w:rPr>
            <w:rFonts w:ascii="Consolas" w:hAnsi="Consolas"/>
            <w:color w:val="D4D4D4"/>
            <w:sz w:val="21"/>
            <w:szCs w:val="21"/>
          </w:rPr>
          <w:t xml:space="preserve"> </w:t>
        </w:r>
        <w:r w:rsidRPr="00C7100F">
          <w:rPr>
            <w:rFonts w:ascii="Consolas" w:hAnsi="Consolas"/>
            <w:color w:val="9CDCFE"/>
            <w:sz w:val="21"/>
            <w:szCs w:val="21"/>
          </w:rPr>
          <w:t>goals</w:t>
        </w:r>
        <w:r w:rsidRPr="00C7100F">
          <w:rPr>
            <w:rFonts w:ascii="Consolas" w:hAnsi="Consolas"/>
            <w:color w:val="D4D4D4"/>
            <w:sz w:val="21"/>
            <w:szCs w:val="21"/>
          </w:rPr>
          <w:t>[</w:t>
        </w:r>
        <w:r w:rsidRPr="00C7100F">
          <w:rPr>
            <w:rFonts w:ascii="Consolas" w:hAnsi="Consolas"/>
            <w:color w:val="9CDCFE"/>
            <w:sz w:val="21"/>
            <w:szCs w:val="21"/>
          </w:rPr>
          <w:t>x</w:t>
        </w:r>
        <w:r w:rsidRPr="00C7100F">
          <w:rPr>
            <w:rFonts w:ascii="Consolas" w:hAnsi="Consolas"/>
            <w:color w:val="D4D4D4"/>
            <w:sz w:val="21"/>
            <w:szCs w:val="21"/>
          </w:rPr>
          <w:t>].</w:t>
        </w:r>
        <w:proofErr w:type="spellStart"/>
        <w:r w:rsidRPr="00C7100F">
          <w:rPr>
            <w:rFonts w:ascii="Consolas" w:hAnsi="Consolas"/>
            <w:color w:val="D4D4D4"/>
            <w:sz w:val="21"/>
            <w:szCs w:val="21"/>
          </w:rPr>
          <w:t>getH</w:t>
        </w:r>
        <w:proofErr w:type="spellEnd"/>
        <w:r w:rsidRPr="00C7100F">
          <w:rPr>
            <w:rFonts w:ascii="Consolas" w:hAnsi="Consolas"/>
            <w:color w:val="D4D4D4"/>
            <w:sz w:val="21"/>
            <w:szCs w:val="21"/>
          </w:rPr>
          <w:t xml:space="preserve">() &lt; </w:t>
        </w:r>
        <w:proofErr w:type="spellStart"/>
        <w:r w:rsidRPr="00C7100F">
          <w:rPr>
            <w:rFonts w:ascii="Consolas" w:hAnsi="Consolas"/>
            <w:color w:val="9CDCFE"/>
            <w:sz w:val="21"/>
            <w:szCs w:val="21"/>
          </w:rPr>
          <w:t>NearestGoal</w:t>
        </w:r>
        <w:r w:rsidRPr="00C7100F">
          <w:rPr>
            <w:rFonts w:ascii="Consolas" w:hAnsi="Consolas"/>
            <w:color w:val="D4D4D4"/>
            <w:sz w:val="21"/>
            <w:szCs w:val="21"/>
          </w:rPr>
          <w:t>.getH</w:t>
        </w:r>
        <w:proofErr w:type="spellEnd"/>
        <w:r w:rsidRPr="00C7100F">
          <w:rPr>
            <w:rFonts w:ascii="Consolas" w:hAnsi="Consolas"/>
            <w:color w:val="D4D4D4"/>
            <w:sz w:val="21"/>
            <w:szCs w:val="21"/>
          </w:rPr>
          <w:t>():    </w:t>
        </w:r>
        <w:r w:rsidRPr="00C7100F">
          <w:rPr>
            <w:rFonts w:ascii="Consolas" w:hAnsi="Consolas"/>
            <w:color w:val="6A9955"/>
            <w:sz w:val="21"/>
            <w:szCs w:val="21"/>
          </w:rPr>
          <w:t xml:space="preserve">## Is the </w:t>
        </w:r>
        <w:proofErr w:type="spellStart"/>
        <w:r w:rsidRPr="00C7100F">
          <w:rPr>
            <w:rFonts w:ascii="Consolas" w:hAnsi="Consolas"/>
            <w:color w:val="6A9955"/>
            <w:sz w:val="21"/>
            <w:szCs w:val="21"/>
          </w:rPr>
          <w:t>seconed</w:t>
        </w:r>
        <w:proofErr w:type="spellEnd"/>
        <w:r w:rsidRPr="00C7100F">
          <w:rPr>
            <w:rFonts w:ascii="Consolas" w:hAnsi="Consolas"/>
            <w:color w:val="6A9955"/>
            <w:sz w:val="21"/>
            <w:szCs w:val="21"/>
          </w:rPr>
          <w:t xml:space="preserve"> goal nearest from the 1st one?</w:t>
        </w:r>
      </w:ins>
    </w:p>
    <w:p w14:paraId="2A572F48" w14:textId="77777777" w:rsidR="00C7100F" w:rsidRPr="00C7100F" w:rsidRDefault="00C7100F" w:rsidP="00C7100F">
      <w:pPr>
        <w:shd w:val="clear" w:color="auto" w:fill="1E1E1E"/>
        <w:spacing w:line="285" w:lineRule="atLeast"/>
        <w:rPr>
          <w:ins w:id="270" w:author="Areej Turky Sahu Alotaibi" w:date="2022-01-24T20:05:00Z"/>
          <w:rFonts w:ascii="Consolas" w:hAnsi="Consolas"/>
          <w:color w:val="D4D4D4"/>
          <w:sz w:val="21"/>
          <w:szCs w:val="21"/>
        </w:rPr>
      </w:pPr>
      <w:ins w:id="271" w:author="Areej Turky Sahu Alotaibi" w:date="2022-01-24T20:05:00Z">
        <w:r w:rsidRPr="00C7100F">
          <w:rPr>
            <w:rFonts w:ascii="Consolas" w:hAnsi="Consolas"/>
            <w:color w:val="D4D4D4"/>
            <w:sz w:val="21"/>
            <w:szCs w:val="21"/>
          </w:rPr>
          <w:t xml:space="preserve">                </w:t>
        </w:r>
        <w:proofErr w:type="spellStart"/>
        <w:r w:rsidRPr="00C7100F">
          <w:rPr>
            <w:rFonts w:ascii="Consolas" w:hAnsi="Consolas"/>
            <w:color w:val="9CDCFE"/>
            <w:sz w:val="21"/>
            <w:szCs w:val="21"/>
          </w:rPr>
          <w:t>NearestGoal</w:t>
        </w:r>
        <w:proofErr w:type="spellEnd"/>
        <w:r w:rsidRPr="00C7100F">
          <w:rPr>
            <w:rFonts w:ascii="Consolas" w:hAnsi="Consolas"/>
            <w:color w:val="D4D4D4"/>
            <w:sz w:val="21"/>
            <w:szCs w:val="21"/>
          </w:rPr>
          <w:t>=</w:t>
        </w:r>
        <w:r w:rsidRPr="00C7100F">
          <w:rPr>
            <w:rFonts w:ascii="Consolas" w:hAnsi="Consolas"/>
            <w:color w:val="9CDCFE"/>
            <w:sz w:val="21"/>
            <w:szCs w:val="21"/>
          </w:rPr>
          <w:t>goals</w:t>
        </w:r>
        <w:r w:rsidRPr="00C7100F">
          <w:rPr>
            <w:rFonts w:ascii="Consolas" w:hAnsi="Consolas"/>
            <w:color w:val="D4D4D4"/>
            <w:sz w:val="21"/>
            <w:szCs w:val="21"/>
          </w:rPr>
          <w:t>[</w:t>
        </w:r>
        <w:r w:rsidRPr="00C7100F">
          <w:rPr>
            <w:rFonts w:ascii="Consolas" w:hAnsi="Consolas"/>
            <w:color w:val="9CDCFE"/>
            <w:sz w:val="21"/>
            <w:szCs w:val="21"/>
          </w:rPr>
          <w:t>x</w:t>
        </w:r>
        <w:r w:rsidRPr="00C7100F">
          <w:rPr>
            <w:rFonts w:ascii="Consolas" w:hAnsi="Consolas"/>
            <w:color w:val="D4D4D4"/>
            <w:sz w:val="21"/>
            <w:szCs w:val="21"/>
          </w:rPr>
          <w:t>]</w:t>
        </w:r>
      </w:ins>
    </w:p>
    <w:p w14:paraId="6DBDAC81" w14:textId="77777777" w:rsidR="00C7100F" w:rsidRPr="00C7100F" w:rsidRDefault="00C7100F" w:rsidP="00C7100F">
      <w:pPr>
        <w:shd w:val="clear" w:color="auto" w:fill="1E1E1E"/>
        <w:spacing w:line="285" w:lineRule="atLeast"/>
        <w:rPr>
          <w:ins w:id="272" w:author="Areej Turky Sahu Alotaibi" w:date="2022-01-24T20:05:00Z"/>
          <w:rFonts w:ascii="Consolas" w:hAnsi="Consolas"/>
          <w:color w:val="D4D4D4"/>
          <w:sz w:val="21"/>
          <w:szCs w:val="21"/>
        </w:rPr>
      </w:pPr>
      <w:ins w:id="273" w:author="Areej Turky Sahu Alotaibi" w:date="2022-01-24T20:05:00Z">
        <w:r w:rsidRPr="00C7100F">
          <w:rPr>
            <w:rFonts w:ascii="Consolas" w:hAnsi="Consolas"/>
            <w:color w:val="D4D4D4"/>
            <w:sz w:val="21"/>
            <w:szCs w:val="21"/>
          </w:rPr>
          <w:t xml:space="preserve">        </w:t>
        </w:r>
        <w:proofErr w:type="spellStart"/>
        <w:r w:rsidRPr="00C7100F">
          <w:rPr>
            <w:rFonts w:ascii="Consolas" w:hAnsi="Consolas"/>
            <w:color w:val="D4D4D4"/>
            <w:sz w:val="21"/>
            <w:szCs w:val="21"/>
          </w:rPr>
          <w:t>setInitialNode</w:t>
        </w:r>
        <w:proofErr w:type="spellEnd"/>
        <w:r w:rsidRPr="00C7100F">
          <w:rPr>
            <w:rFonts w:ascii="Consolas" w:hAnsi="Consolas"/>
            <w:color w:val="D4D4D4"/>
            <w:sz w:val="21"/>
            <w:szCs w:val="21"/>
          </w:rPr>
          <w:t>(</w:t>
        </w:r>
        <w:proofErr w:type="spellStart"/>
        <w:r w:rsidRPr="00C7100F">
          <w:rPr>
            <w:rFonts w:ascii="Consolas" w:hAnsi="Consolas"/>
            <w:color w:val="9CDCFE"/>
            <w:sz w:val="21"/>
            <w:szCs w:val="21"/>
          </w:rPr>
          <w:t>NearestGoal</w:t>
        </w:r>
        <w:proofErr w:type="spellEnd"/>
        <w:r w:rsidRPr="00C7100F">
          <w:rPr>
            <w:rFonts w:ascii="Consolas" w:hAnsi="Consolas"/>
            <w:color w:val="D4D4D4"/>
            <w:sz w:val="21"/>
            <w:szCs w:val="21"/>
          </w:rPr>
          <w:t>)              </w:t>
        </w:r>
        <w:r w:rsidRPr="00C7100F">
          <w:rPr>
            <w:rFonts w:ascii="Consolas" w:hAnsi="Consolas"/>
            <w:color w:val="6A9955"/>
            <w:sz w:val="21"/>
            <w:szCs w:val="21"/>
          </w:rPr>
          <w:t xml:space="preserve">## The goal of the last </w:t>
        </w:r>
        <w:proofErr w:type="spellStart"/>
        <w:r w:rsidRPr="00C7100F">
          <w:rPr>
            <w:rFonts w:ascii="Consolas" w:hAnsi="Consolas"/>
            <w:color w:val="6A9955"/>
            <w:sz w:val="21"/>
            <w:szCs w:val="21"/>
          </w:rPr>
          <w:t>delivary</w:t>
        </w:r>
        <w:proofErr w:type="spellEnd"/>
        <w:r w:rsidRPr="00C7100F">
          <w:rPr>
            <w:rFonts w:ascii="Consolas" w:hAnsi="Consolas"/>
            <w:color w:val="6A9955"/>
            <w:sz w:val="21"/>
            <w:szCs w:val="21"/>
          </w:rPr>
          <w:t xml:space="preserve">, the initial of the </w:t>
        </w:r>
        <w:proofErr w:type="spellStart"/>
        <w:r w:rsidRPr="00C7100F">
          <w:rPr>
            <w:rFonts w:ascii="Consolas" w:hAnsi="Consolas"/>
            <w:color w:val="6A9955"/>
            <w:sz w:val="21"/>
            <w:szCs w:val="21"/>
          </w:rPr>
          <w:t>seconed</w:t>
        </w:r>
        <w:proofErr w:type="spellEnd"/>
        <w:r w:rsidRPr="00C7100F">
          <w:rPr>
            <w:rFonts w:ascii="Consolas" w:hAnsi="Consolas"/>
            <w:color w:val="6A9955"/>
            <w:sz w:val="21"/>
            <w:szCs w:val="21"/>
          </w:rPr>
          <w:t xml:space="preserve"> deliver</w:t>
        </w:r>
      </w:ins>
    </w:p>
    <w:p w14:paraId="07BA53BE" w14:textId="77777777" w:rsidR="00C7100F" w:rsidRDefault="00C7100F">
      <w:pPr>
        <w:spacing w:line="276" w:lineRule="auto"/>
        <w:rPr>
          <w:ins w:id="274" w:author="Areej Turky Sahu Alotaibi" w:date="2021-12-16T04:15:00Z"/>
        </w:rPr>
        <w:pPrChange w:id="275" w:author="Areej Turky Sahu Alotaibi" w:date="2021-12-16T04:15:00Z">
          <w:pPr/>
        </w:pPrChange>
      </w:pPr>
    </w:p>
    <w:p w14:paraId="6CC21E02" w14:textId="696D7E94" w:rsidR="005C6694" w:rsidRDefault="005C6694" w:rsidP="000C2BA8"/>
    <w:p w14:paraId="3C5E0F16" w14:textId="77777777" w:rsidR="000C2BA8" w:rsidRDefault="000C2BA8" w:rsidP="000C2BA8">
      <w:pPr>
        <w:rPr>
          <w:rFonts w:ascii="Segoe UI" w:hAnsi="Segoe UI" w:cs="Segoe UI"/>
        </w:rPr>
      </w:pPr>
    </w:p>
    <w:p w14:paraId="7F758040" w14:textId="2489B7F0" w:rsidR="000C2BA8" w:rsidRDefault="000C2BA8" w:rsidP="000C2BA8">
      <w:r w:rsidRPr="00014B27">
        <w:t xml:space="preserve">The naive approach simply in </w:t>
      </w:r>
      <w:ins w:id="276" w:author="Areej Turky Sahu Alotaibi" w:date="2022-01-24T19:40:00Z">
        <w:r w:rsidR="00D21441">
          <w:t xml:space="preserve">a </w:t>
        </w:r>
      </w:ins>
      <w:r w:rsidRPr="00014B27">
        <w:t xml:space="preserve">version of TSP says the salesman is interested in visiting all four houses. It will try all the </w:t>
      </w:r>
      <w:del w:id="277" w:author="Areej Turky Sahu Alotaibi" w:date="2021-12-16T04:12:00Z">
        <w:r w:rsidRPr="00014B27" w:rsidDel="00D2008C">
          <w:delText xml:space="preserve">combination </w:delText>
        </w:r>
      </w:del>
      <w:ins w:id="278" w:author="Areej Turky Sahu Alotaibi" w:date="2021-12-16T04:12:00Z">
        <w:r w:rsidR="00D2008C">
          <w:t>Permutations</w:t>
        </w:r>
        <w:r w:rsidR="00D2008C" w:rsidRPr="00014B27">
          <w:t xml:space="preserve"> </w:t>
        </w:r>
      </w:ins>
      <w:r w:rsidRPr="00014B27">
        <w:t>in this graph, for our graph</w:t>
      </w:r>
      <w:ins w:id="279" w:author="Areej Turky Sahu Alotaibi" w:date="2022-01-24T19:40:00Z">
        <w:r w:rsidR="00D21441">
          <w:t>,</w:t>
        </w:r>
      </w:ins>
      <w:r w:rsidRPr="00014B27">
        <w:t xml:space="preserve"> it will try </w:t>
      </w:r>
      <w:del w:id="280" w:author="Areej Turky Sahu Alotaibi" w:date="2021-12-16T04:12:00Z">
        <w:r w:rsidRPr="00014B27" w:rsidDel="00D2008C">
          <w:delText>house</w:delText>
        </w:r>
      </w:del>
      <w:ins w:id="281" w:author="Areej Turky Sahu Alotaibi" w:date="2021-12-16T04:12:00Z">
        <w:r w:rsidR="00D2008C">
          <w:t>path</w:t>
        </w:r>
      </w:ins>
      <w:r w:rsidRPr="00014B27">
        <w:t xml:space="preserve">#1 with all </w:t>
      </w:r>
      <w:del w:id="282" w:author="Areej Turky Sahu Alotaibi" w:date="2021-12-16T04:12:00Z">
        <w:r w:rsidRPr="00014B27" w:rsidDel="00D2008C">
          <w:delText xml:space="preserve">other </w:delText>
        </w:r>
      </w:del>
      <w:r w:rsidRPr="00014B27">
        <w:t>houses</w:t>
      </w:r>
      <w:ins w:id="283" w:author="Areej Turky Sahu Alotaibi" w:date="2021-12-16T04:12:00Z">
        <w:r w:rsidR="00D2008C">
          <w:t xml:space="preserve"> and </w:t>
        </w:r>
        <w:r w:rsidR="005C6694">
          <w:t>carrying cost depending on the he</w:t>
        </w:r>
      </w:ins>
      <w:ins w:id="284" w:author="Areej Turky Sahu Alotaibi" w:date="2021-12-16T04:13:00Z">
        <w:r w:rsidR="005C6694">
          <w:t xml:space="preserve">uristic function, each path has </w:t>
        </w:r>
      </w:ins>
      <w:ins w:id="285" w:author="Areej Turky Sahu Alotaibi" w:date="2022-01-24T19:41:00Z">
        <w:r w:rsidR="00D21441">
          <w:t xml:space="preserve">a </w:t>
        </w:r>
      </w:ins>
      <w:ins w:id="286" w:author="Areej Turky Sahu Alotaibi" w:date="2021-12-16T04:13:00Z">
        <w:r w:rsidR="005C6694">
          <w:t>different cost from the other</w:t>
        </w:r>
      </w:ins>
      <w:ins w:id="287" w:author="Areej Turky Sahu Alotaibi" w:date="2021-12-16T04:14:00Z">
        <w:r w:rsidR="005C6694">
          <w:t>. It will be compared then based on the overall cost of each path</w:t>
        </w:r>
      </w:ins>
      <w:del w:id="288" w:author="Areej Turky Sahu Alotaibi" w:date="2021-12-16T04:14:00Z">
        <w:r w:rsidRPr="00014B27" w:rsidDel="005C6694">
          <w:delText>,</w:delText>
        </w:r>
      </w:del>
      <w:del w:id="289" w:author="Areej Turky Sahu Alotaibi" w:date="2021-12-16T04:13:00Z">
        <w:r w:rsidRPr="00014B27" w:rsidDel="005C6694">
          <w:delText xml:space="preserve"> house#2 with all other houses, house#3 with all other houses, house#4 with all other houses</w:delText>
        </w:r>
      </w:del>
      <w:r w:rsidRPr="00014B27">
        <w:t>.</w:t>
      </w:r>
      <w:r>
        <w:t xml:space="preserve"> </w:t>
      </w:r>
      <w:r w:rsidRPr="00014B27">
        <w:t xml:space="preserve">Moreover, the explanation of the time complexity is that for each n "house" will try (n * n-1 * n-2 * n-3 * n-4 …) until there are no more houses which </w:t>
      </w:r>
      <w:del w:id="290" w:author="Areej Turky Sahu Alotaibi" w:date="2022-01-24T19:41:00Z">
        <w:r w:rsidRPr="00014B27" w:rsidDel="00D21441">
          <w:delText xml:space="preserve">is </w:delText>
        </w:r>
      </w:del>
      <w:ins w:id="291" w:author="Areej Turky Sahu Alotaibi" w:date="2022-01-24T19:41:00Z">
        <w:r w:rsidR="00D21441">
          <w:t>are</w:t>
        </w:r>
        <w:r w:rsidR="00D21441" w:rsidRPr="00014B27">
          <w:t xml:space="preserve"> </w:t>
        </w:r>
      </w:ins>
      <w:r w:rsidRPr="00014B27">
        <w:t xml:space="preserve">n! </w:t>
      </w:r>
    </w:p>
    <w:p w14:paraId="59C61F78" w14:textId="16AC4393" w:rsidR="000C2BA8" w:rsidRPr="00014B27" w:rsidRDefault="000C2BA8" w:rsidP="000C2BA8">
      <w:r w:rsidRPr="00014B27">
        <w:t xml:space="preserve">However, the Traveling salesman problem implementation Using </w:t>
      </w:r>
      <w:ins w:id="292" w:author="Areej Turky Sahu Alotaibi" w:date="2022-01-24T19:41:00Z">
        <w:r w:rsidR="00D21441">
          <w:t xml:space="preserve">the </w:t>
        </w:r>
      </w:ins>
      <w:r w:rsidRPr="00014B27">
        <w:t>A* algorithm is quite the same except that the TSP estimation now is the heuristic rather than the actual cost.</w:t>
      </w:r>
    </w:p>
    <w:p w14:paraId="20B22120" w14:textId="77777777" w:rsidR="000C2BA8" w:rsidRPr="00014B27" w:rsidRDefault="000C2BA8" w:rsidP="000C2BA8"/>
    <w:p w14:paraId="01919DA9" w14:textId="19B4CB28" w:rsidR="004B6595" w:rsidRDefault="000C2BA8" w:rsidP="00041C00">
      <w:pPr>
        <w:rPr>
          <w:rFonts w:eastAsiaTheme="majorEastAsia"/>
        </w:rPr>
      </w:pPr>
      <w:r w:rsidRPr="00014B27">
        <w:t>In conclusion, what we did is combine these two algorithms to match our constraint achieving that all houses are visited beside</w:t>
      </w:r>
      <w:ins w:id="293" w:author="Areej Turky Sahu Alotaibi" w:date="2022-01-24T19:41:00Z">
        <w:r w:rsidR="00D21441">
          <w:t>s</w:t>
        </w:r>
      </w:ins>
      <w:r w:rsidRPr="00014B27">
        <w:t xml:space="preserve"> the estimation is the heuristic.</w:t>
      </w:r>
    </w:p>
    <w:p w14:paraId="2D7B13EA" w14:textId="4E36AE48" w:rsidR="00041C00" w:rsidRDefault="00041C00" w:rsidP="00041C00"/>
    <w:p w14:paraId="11B2B708" w14:textId="77777777" w:rsidR="00041C00" w:rsidRDefault="00041C00" w:rsidP="00041C00"/>
    <w:p w14:paraId="650C5ACE" w14:textId="4B661F18" w:rsidR="00B9740B" w:rsidRDefault="009F1E0A" w:rsidP="00B9740B">
      <w:pPr>
        <w:pStyle w:val="Heading1"/>
        <w:rPr>
          <w:rStyle w:val="Heading1Char"/>
          <w:sz w:val="36"/>
          <w:szCs w:val="36"/>
        </w:rPr>
      </w:pPr>
      <w:bookmarkStart w:id="294" w:name="_Toc93947275"/>
      <w:r>
        <w:rPr>
          <w:rStyle w:val="Heading1Char"/>
          <w:sz w:val="36"/>
          <w:szCs w:val="36"/>
        </w:rPr>
        <w:t>2</w:t>
      </w:r>
      <w:r w:rsidR="00B9740B">
        <w:rPr>
          <w:rStyle w:val="Heading1Char"/>
          <w:sz w:val="36"/>
          <w:szCs w:val="36"/>
        </w:rPr>
        <w:t xml:space="preserve">. </w:t>
      </w:r>
      <w:r w:rsidR="00B9740B" w:rsidRPr="00BE69EA">
        <w:rPr>
          <w:rStyle w:val="Heading1Char"/>
          <w:sz w:val="36"/>
          <w:szCs w:val="36"/>
        </w:rPr>
        <w:t>Practical part</w:t>
      </w:r>
      <w:bookmarkEnd w:id="294"/>
    </w:p>
    <w:p w14:paraId="41DA6147" w14:textId="77777777" w:rsidR="00197AC4" w:rsidRDefault="00197AC4" w:rsidP="002C5528">
      <w:pPr>
        <w:pStyle w:val="Heading2"/>
        <w:rPr>
          <w:rStyle w:val="Heading1Char"/>
        </w:rPr>
      </w:pPr>
    </w:p>
    <w:p w14:paraId="05C6140F" w14:textId="77A3734B" w:rsidR="00F873AF" w:rsidRPr="00BE69EA" w:rsidRDefault="007E55C4" w:rsidP="002C5528">
      <w:pPr>
        <w:pStyle w:val="Heading2"/>
        <w:rPr>
          <w:rStyle w:val="Heading1Char"/>
        </w:rPr>
      </w:pPr>
      <w:bookmarkStart w:id="295" w:name="_Toc93947276"/>
      <w:r>
        <w:rPr>
          <w:rStyle w:val="Heading1Char"/>
        </w:rPr>
        <w:t xml:space="preserve">2.1 </w:t>
      </w:r>
      <w:r w:rsidR="000F3B35" w:rsidRPr="00BE69EA">
        <w:rPr>
          <w:rStyle w:val="Heading1Char"/>
        </w:rPr>
        <w:t>The algorithm</w:t>
      </w:r>
      <w:bookmarkEnd w:id="295"/>
    </w:p>
    <w:p w14:paraId="1F8E155B" w14:textId="71C48D8C" w:rsidR="005350C0" w:rsidRDefault="003851F0" w:rsidP="002C5528">
      <w:pPr>
        <w:pStyle w:val="Heading3"/>
      </w:pPr>
      <w:bookmarkStart w:id="296" w:name="_Toc93947277"/>
      <w:r>
        <w:t xml:space="preserve">2.1.1 </w:t>
      </w:r>
      <w:r w:rsidR="00F873AF" w:rsidRPr="0025409D">
        <w:t>Explanation</w:t>
      </w:r>
      <w:bookmarkEnd w:id="296"/>
    </w:p>
    <w:p w14:paraId="4616FD55" w14:textId="77777777" w:rsidR="002E28A1" w:rsidRPr="002E28A1" w:rsidRDefault="002E28A1" w:rsidP="002E28A1"/>
    <w:p w14:paraId="45816026" w14:textId="013E550D" w:rsidR="005350C0" w:rsidRPr="005350C0" w:rsidRDefault="00A1359D" w:rsidP="005350C0">
      <w:r>
        <w:t>A* Algorithm goes as follow:</w:t>
      </w:r>
    </w:p>
    <w:p w14:paraId="04D3ABAE" w14:textId="2E29CFF4" w:rsidR="00A1359D" w:rsidRDefault="00E1139A" w:rsidP="00E1139A">
      <w:pPr>
        <w:pStyle w:val="ListParagraph"/>
        <w:numPr>
          <w:ilvl w:val="0"/>
          <w:numId w:val="16"/>
        </w:numPr>
      </w:pPr>
      <w:r>
        <w:t>Take a list of goals (including the warehouse)</w:t>
      </w:r>
    </w:p>
    <w:p w14:paraId="2D7D6632" w14:textId="377C06DC" w:rsidR="00E1139A" w:rsidRDefault="00E1139A" w:rsidP="00E1139A">
      <w:pPr>
        <w:pStyle w:val="ListParagraph"/>
        <w:numPr>
          <w:ilvl w:val="0"/>
          <w:numId w:val="16"/>
        </w:numPr>
      </w:pPr>
      <w:r>
        <w:t xml:space="preserve">Send it </w:t>
      </w:r>
      <w:r w:rsidR="00064AB9">
        <w:t xml:space="preserve">to </w:t>
      </w:r>
      <w:r w:rsidR="00401C1F">
        <w:t>TSP to do its work</w:t>
      </w:r>
    </w:p>
    <w:p w14:paraId="5F8D3113" w14:textId="2A301B3C" w:rsidR="00401C1F" w:rsidRDefault="00DE3A10" w:rsidP="00401C1F">
      <w:pPr>
        <w:pStyle w:val="ListParagraph"/>
        <w:numPr>
          <w:ilvl w:val="1"/>
          <w:numId w:val="16"/>
        </w:numPr>
      </w:pPr>
      <w:r>
        <w:t xml:space="preserve">TSP as mentioned above, will calculate the permutation of all possible solution for this list. The </w:t>
      </w:r>
      <w:r w:rsidR="007978A4">
        <w:t xml:space="preserve">warehouse </w:t>
      </w:r>
      <w:r w:rsidR="00DB7A10">
        <w:t>SHOULD</w:t>
      </w:r>
      <w:r w:rsidR="007978A4">
        <w:t xml:space="preserve"> be the 1</w:t>
      </w:r>
      <w:r w:rsidR="00A453D9" w:rsidRPr="00A453D9">
        <w:rPr>
          <w:vertAlign w:val="superscript"/>
        </w:rPr>
        <w:t>st</w:t>
      </w:r>
      <w:r w:rsidR="00A453D9">
        <w:t xml:space="preserve">  </w:t>
      </w:r>
      <w:r w:rsidR="009C18C1">
        <w:t xml:space="preserve">node of all </w:t>
      </w:r>
      <w:r w:rsidR="00DB7A10">
        <w:t>permutation</w:t>
      </w:r>
      <w:r w:rsidR="0074592C">
        <w:t>s</w:t>
      </w:r>
      <w:r w:rsidR="00DB7A10">
        <w:t xml:space="preserve"> since it’s the start node</w:t>
      </w:r>
      <w:r w:rsidR="00EC47E0">
        <w:t>.</w:t>
      </w:r>
    </w:p>
    <w:p w14:paraId="58746CF2" w14:textId="37F8371B" w:rsidR="00DB7A10" w:rsidRDefault="0074592C" w:rsidP="00401C1F">
      <w:pPr>
        <w:pStyle w:val="ListParagraph"/>
        <w:numPr>
          <w:ilvl w:val="1"/>
          <w:numId w:val="16"/>
        </w:numPr>
      </w:pPr>
      <w:r>
        <w:t xml:space="preserve">The results path will be compared then by </w:t>
      </w:r>
      <w:r w:rsidR="00F44492">
        <w:t>their</w:t>
      </w:r>
      <w:r>
        <w:t xml:space="preserve"> </w:t>
      </w:r>
      <w:r w:rsidR="00F44492">
        <w:t>total function</w:t>
      </w:r>
      <w:r w:rsidR="00104881">
        <w:t>, which’s the</w:t>
      </w:r>
      <w:r>
        <w:t xml:space="preserve"> </w:t>
      </w:r>
      <w:r w:rsidR="00C20ECF">
        <w:t xml:space="preserve">addition of the heuristics and </w:t>
      </w:r>
      <w:r w:rsidR="006A1796">
        <w:t>actual distance</w:t>
      </w:r>
      <w:r w:rsidR="00EC47E0">
        <w:t>.</w:t>
      </w:r>
    </w:p>
    <w:p w14:paraId="47D4F8F5" w14:textId="218F714D" w:rsidR="006A1796" w:rsidRDefault="006A1796" w:rsidP="00401C1F">
      <w:pPr>
        <w:pStyle w:val="ListParagraph"/>
        <w:numPr>
          <w:ilvl w:val="1"/>
          <w:numId w:val="16"/>
        </w:numPr>
      </w:pPr>
      <w:r>
        <w:t>We consider a</w:t>
      </w:r>
      <w:r w:rsidR="004F7D16">
        <w:t xml:space="preserve">ll houses </w:t>
      </w:r>
      <w:r w:rsidR="00AC3F88">
        <w:t xml:space="preserve">to be covered </w:t>
      </w:r>
      <w:r w:rsidR="004F7D16">
        <w:t xml:space="preserve">as sub </w:t>
      </w:r>
      <w:r w:rsidR="00EC47E0">
        <w:t>goal;</w:t>
      </w:r>
      <w:r w:rsidR="004F7D16">
        <w:t xml:space="preserve"> </w:t>
      </w:r>
      <w:proofErr w:type="gramStart"/>
      <w:r w:rsidR="004F7D16">
        <w:t>therefore</w:t>
      </w:r>
      <w:proofErr w:type="gramEnd"/>
      <w:r w:rsidR="004F7D16">
        <w:t xml:space="preserve"> the calculation will be based on the </w:t>
      </w:r>
      <w:r w:rsidR="00AC3F88">
        <w:t>overall cost</w:t>
      </w:r>
      <w:r w:rsidR="00C96878">
        <w:t xml:space="preserve"> th</w:t>
      </w:r>
      <w:r w:rsidR="00EA0449">
        <w:t>at</w:t>
      </w:r>
      <w:r w:rsidR="00C96878">
        <w:t xml:space="preserve"> included </w:t>
      </w:r>
      <w:r w:rsidR="00C102E1">
        <w:t>all houses</w:t>
      </w:r>
      <w:r w:rsidR="007B3BD4">
        <w:t xml:space="preserve"> NOT </w:t>
      </w:r>
      <w:r w:rsidR="00C102E1">
        <w:t xml:space="preserve">just to </w:t>
      </w:r>
      <w:r w:rsidR="007B3BD4">
        <w:t xml:space="preserve">the </w:t>
      </w:r>
      <w:r w:rsidR="00EC47E0">
        <w:t>final goal (Depot).</w:t>
      </w:r>
    </w:p>
    <w:p w14:paraId="1C3DC365" w14:textId="3F765A0C" w:rsidR="00EC47E0" w:rsidRDefault="00F265F3" w:rsidP="00401C1F">
      <w:pPr>
        <w:pStyle w:val="ListParagraph"/>
        <w:numPr>
          <w:ilvl w:val="1"/>
          <w:numId w:val="16"/>
        </w:numPr>
      </w:pPr>
      <w:r>
        <w:t xml:space="preserve">In </w:t>
      </w:r>
      <w:r w:rsidR="00C66850">
        <w:t>a reve</w:t>
      </w:r>
      <w:r w:rsidR="000F19CE">
        <w:t xml:space="preserve">rsed way, </w:t>
      </w:r>
      <w:proofErr w:type="spellStart"/>
      <w:r w:rsidR="00632B05">
        <w:t>pathDistance</w:t>
      </w:r>
      <w:proofErr w:type="spellEnd"/>
      <w:r w:rsidR="00632B05">
        <w:t>(</w:t>
      </w:r>
      <w:proofErr w:type="spellStart"/>
      <w:r w:rsidR="009E3D53">
        <w:t>shortest</w:t>
      </w:r>
      <w:r w:rsidR="00C846E8">
        <w:t>Path</w:t>
      </w:r>
      <w:proofErr w:type="spellEnd"/>
      <w:r w:rsidR="00C846E8">
        <w:t>)</w:t>
      </w:r>
      <w:r w:rsidR="0092208B">
        <w:t xml:space="preserve"> will return the path from the </w:t>
      </w:r>
      <w:r w:rsidR="00E178C4">
        <w:t xml:space="preserve">Final node to the </w:t>
      </w:r>
      <w:r w:rsidR="002E2FC4">
        <w:t xml:space="preserve">root of the path which is </w:t>
      </w:r>
      <w:r w:rsidR="00E4675E">
        <w:t>known by “Last” in the method.</w:t>
      </w:r>
    </w:p>
    <w:p w14:paraId="569C264E" w14:textId="353EB4DD" w:rsidR="00E4675E" w:rsidRDefault="0009671E" w:rsidP="001C624C">
      <w:pPr>
        <w:pStyle w:val="ListParagraph"/>
        <w:numPr>
          <w:ilvl w:val="0"/>
          <w:numId w:val="16"/>
        </w:numPr>
      </w:pPr>
      <w:r>
        <w:t xml:space="preserve">The </w:t>
      </w:r>
      <w:r w:rsidR="00692DB0">
        <w:t xml:space="preserve">main method will initialize </w:t>
      </w:r>
      <w:r w:rsidR="00D97AFD">
        <w:t>our</w:t>
      </w:r>
      <w:r w:rsidR="00692DB0">
        <w:t xml:space="preserve"> </w:t>
      </w:r>
      <w:r w:rsidR="00C97EE7">
        <w:t xml:space="preserve">sample graph </w:t>
      </w:r>
      <w:r w:rsidR="004F3972">
        <w:t>(</w:t>
      </w:r>
      <w:r w:rsidR="004F3972" w:rsidRPr="00EA0449">
        <w:rPr>
          <w:color w:val="FF0000"/>
          <w:sz w:val="22"/>
          <w:szCs w:val="22"/>
        </w:rPr>
        <w:t>as shown in the figure</w:t>
      </w:r>
      <w:r w:rsidR="006A7ACC" w:rsidRPr="00EA0449">
        <w:rPr>
          <w:color w:val="FF0000"/>
          <w:sz w:val="22"/>
          <w:szCs w:val="22"/>
        </w:rPr>
        <w:t xml:space="preserve"> </w:t>
      </w:r>
      <w:r w:rsidR="00EA0449" w:rsidRPr="00EA0449">
        <w:rPr>
          <w:color w:val="FF0000"/>
          <w:sz w:val="22"/>
          <w:szCs w:val="22"/>
        </w:rPr>
        <w:t>14</w:t>
      </w:r>
      <w:r w:rsidR="004F3972" w:rsidRPr="00EA0449">
        <w:rPr>
          <w:sz w:val="22"/>
          <w:szCs w:val="22"/>
        </w:rPr>
        <w:t xml:space="preserve">) </w:t>
      </w:r>
      <w:r w:rsidR="00396397">
        <w:t>as Node Object. Including the Warehouse and Depot.</w:t>
      </w:r>
    </w:p>
    <w:p w14:paraId="3FE27E01" w14:textId="34FBD0E8" w:rsidR="00396397" w:rsidRDefault="00885A7F" w:rsidP="001C624C">
      <w:pPr>
        <w:pStyle w:val="ListParagraph"/>
        <w:numPr>
          <w:ilvl w:val="0"/>
          <w:numId w:val="16"/>
        </w:numPr>
      </w:pPr>
      <w:r>
        <w:lastRenderedPageBreak/>
        <w:t>The user</w:t>
      </w:r>
      <w:r w:rsidR="00F80959">
        <w:t xml:space="preserve"> (or </w:t>
      </w:r>
      <w:proofErr w:type="gramStart"/>
      <w:r w:rsidR="00F80959">
        <w:t>whom</w:t>
      </w:r>
      <w:proofErr w:type="gramEnd"/>
      <w:r w:rsidR="00F80959">
        <w:t xml:space="preserve"> concern to know the path) </w:t>
      </w:r>
      <w:r w:rsidR="00BB42D1">
        <w:t xml:space="preserve">should identify the </w:t>
      </w:r>
      <w:r w:rsidR="00DA002B">
        <w:t>distance between each pair of node</w:t>
      </w:r>
      <w:r w:rsidR="00737E42">
        <w:t>. Including the Warehouse and Depot.</w:t>
      </w:r>
    </w:p>
    <w:p w14:paraId="3CDE7EB2" w14:textId="1A9BA29E" w:rsidR="00314EDC" w:rsidRDefault="00737E42" w:rsidP="00ED74A8">
      <w:pPr>
        <w:pStyle w:val="ListParagraph"/>
        <w:numPr>
          <w:ilvl w:val="0"/>
          <w:numId w:val="16"/>
        </w:numPr>
      </w:pPr>
      <w:r>
        <w:t xml:space="preserve">Node object automatically will calculate the </w:t>
      </w:r>
      <w:r w:rsidR="00CA13EB">
        <w:t>neighbor information</w:t>
      </w:r>
      <w:r w:rsidR="006574FD">
        <w:t xml:space="preserve"> by </w:t>
      </w:r>
      <w:proofErr w:type="spellStart"/>
      <w:r w:rsidR="006574FD" w:rsidRPr="006574FD">
        <w:t>addBranch</w:t>
      </w:r>
      <w:proofErr w:type="spellEnd"/>
      <w:r w:rsidR="006574FD">
        <w:t xml:space="preserve"> </w:t>
      </w:r>
      <w:proofErr w:type="spellStart"/>
      <w:r w:rsidR="006574FD">
        <w:t>methode</w:t>
      </w:r>
      <w:proofErr w:type="spellEnd"/>
      <w:r w:rsidR="00F218E2">
        <w:t xml:space="preserve">; which is the </w:t>
      </w:r>
      <w:r w:rsidR="00317DE3">
        <w:t>edge between</w:t>
      </w:r>
      <w:r w:rsidR="00F218E2">
        <w:t xml:space="preserve"> the </w:t>
      </w:r>
      <w:r w:rsidR="003B3186">
        <w:t xml:space="preserve">main node and the </w:t>
      </w:r>
      <w:proofErr w:type="gramStart"/>
      <w:r w:rsidR="003B3186">
        <w:t>neighbor</w:t>
      </w:r>
      <w:proofErr w:type="gramEnd"/>
      <w:r w:rsidR="003B3186">
        <w:t xml:space="preserve"> and it will be known as actual cost. The heuristic will be also calculated automatically </w:t>
      </w:r>
      <w:r w:rsidR="008D4315">
        <w:t>from the row and column information</w:t>
      </w:r>
      <w:r w:rsidR="00062310">
        <w:t xml:space="preserve">. </w:t>
      </w:r>
      <w:r w:rsidR="00ED74A8">
        <w:t xml:space="preserve">The </w:t>
      </w:r>
      <w:r w:rsidR="00062310">
        <w:t xml:space="preserve"> </w:t>
      </w:r>
      <w:r w:rsidR="00ED74A8">
        <w:t xml:space="preserve">heuristic distance function will be </w:t>
      </w:r>
      <w:r w:rsidR="00DE4F84">
        <w:t>calcu</w:t>
      </w:r>
      <w:r w:rsidR="00B84E20">
        <w:t>lated b</w:t>
      </w:r>
      <w:r w:rsidR="003210A2">
        <w:t xml:space="preserve">ased on the user’s </w:t>
      </w:r>
      <w:r w:rsidR="00E12FD5">
        <w:t>choice</w:t>
      </w:r>
      <w:r w:rsidR="003210A2">
        <w:t>, e.</w:t>
      </w:r>
      <w:r w:rsidR="00543F27">
        <w:t xml:space="preserve">g., Manhattan, </w:t>
      </w:r>
      <w:r w:rsidR="00E12FD5">
        <w:t>Diagonal..</w:t>
      </w:r>
      <w:proofErr w:type="spellStart"/>
      <w:r w:rsidR="00E12FD5">
        <w:t>Etc</w:t>
      </w:r>
      <w:proofErr w:type="spellEnd"/>
      <w:r w:rsidR="00E12FD5">
        <w:t xml:space="preserve">. </w:t>
      </w:r>
      <w:r w:rsidR="00790B51">
        <w:t xml:space="preserve">As well as the final function F(n) it’s </w:t>
      </w:r>
      <w:r w:rsidR="00FF615B">
        <w:t xml:space="preserve">required data will be ready to </w:t>
      </w:r>
      <w:r w:rsidR="00377763">
        <w:t>added.</w:t>
      </w:r>
    </w:p>
    <w:p w14:paraId="4808A581" w14:textId="77777777" w:rsidR="00D472A6" w:rsidRDefault="0072582D" w:rsidP="00ED74A8">
      <w:pPr>
        <w:pStyle w:val="ListParagraph"/>
        <w:numPr>
          <w:ilvl w:val="0"/>
          <w:numId w:val="16"/>
        </w:numPr>
      </w:pPr>
      <w:r>
        <w:t xml:space="preserve">After </w:t>
      </w:r>
      <w:proofErr w:type="gramStart"/>
      <w:r w:rsidR="00454FBB">
        <w:t>add</w:t>
      </w:r>
      <w:proofErr w:type="gramEnd"/>
      <w:r w:rsidR="00454FBB">
        <w:t xml:space="preserve"> </w:t>
      </w:r>
      <w:r w:rsidR="00AF7379">
        <w:t xml:space="preserve">neighbors for each node and know all its information, </w:t>
      </w:r>
      <w:r w:rsidR="00C12505">
        <w:t xml:space="preserve">we need </w:t>
      </w:r>
      <w:r w:rsidR="00F07E97">
        <w:t xml:space="preserve">to link them </w:t>
      </w:r>
      <w:r w:rsidR="00864324">
        <w:t>together to show us the connection</w:t>
      </w:r>
      <w:r w:rsidR="008E36BE">
        <w:t xml:space="preserve">, so we use dictionary </w:t>
      </w:r>
      <w:r w:rsidR="00B0621E">
        <w:t>to link</w:t>
      </w:r>
      <w:r w:rsidR="0004608A">
        <w:t xml:space="preserve"> each node </w:t>
      </w:r>
      <w:r w:rsidR="00494CDB">
        <w:t xml:space="preserve">with </w:t>
      </w:r>
      <w:r w:rsidR="00B0621E">
        <w:t xml:space="preserve">neighbor’s function </w:t>
      </w:r>
    </w:p>
    <w:p w14:paraId="6E8D76E7" w14:textId="77777777" w:rsidR="00090B92" w:rsidRDefault="009B2400" w:rsidP="00ED74A8">
      <w:pPr>
        <w:pStyle w:val="ListParagraph"/>
        <w:numPr>
          <w:ilvl w:val="0"/>
          <w:numId w:val="16"/>
        </w:numPr>
      </w:pPr>
      <w:proofErr w:type="gramStart"/>
      <w:r>
        <w:t>Finally</w:t>
      </w:r>
      <w:proofErr w:type="gramEnd"/>
      <w:r>
        <w:t xml:space="preserve"> we get the </w:t>
      </w:r>
      <w:r w:rsidR="00FE4521">
        <w:t xml:space="preserve">path </w:t>
      </w:r>
      <w:r w:rsidR="004D067E">
        <w:t xml:space="preserve">from </w:t>
      </w:r>
      <w:proofErr w:type="spellStart"/>
      <w:r w:rsidR="004D067E" w:rsidRPr="004D067E">
        <w:t>findShortestPath</w:t>
      </w:r>
      <w:proofErr w:type="spellEnd"/>
      <w:r w:rsidR="004D067E">
        <w:t xml:space="preserve"> method </w:t>
      </w:r>
      <w:r w:rsidR="001C2886">
        <w:t xml:space="preserve">, </w:t>
      </w:r>
      <w:r w:rsidR="009E54F7">
        <w:t xml:space="preserve">and the distance </w:t>
      </w:r>
      <w:r w:rsidR="0013138B">
        <w:t xml:space="preserve">from </w:t>
      </w:r>
    </w:p>
    <w:p w14:paraId="2E16F778" w14:textId="0BEBC266" w:rsidR="00D97333" w:rsidRDefault="0013138B" w:rsidP="00090B92">
      <w:pPr>
        <w:pStyle w:val="ListParagraph"/>
      </w:pPr>
      <w:proofErr w:type="spellStart"/>
      <w:r w:rsidRPr="008D794F">
        <w:t>pathDistance</w:t>
      </w:r>
      <w:proofErr w:type="spellEnd"/>
      <w:r>
        <w:t xml:space="preserve"> method</w:t>
      </w:r>
      <w:r w:rsidR="009E54F7">
        <w:t xml:space="preserve"> </w:t>
      </w:r>
      <w:r w:rsidR="00D97333">
        <w:t>.</w:t>
      </w:r>
    </w:p>
    <w:p w14:paraId="5241172F" w14:textId="77777777" w:rsidR="00090B92" w:rsidRDefault="00090B92" w:rsidP="00090B92">
      <w:pPr>
        <w:pStyle w:val="ListParagraph"/>
      </w:pPr>
    </w:p>
    <w:p w14:paraId="38880E1E" w14:textId="63CA5887" w:rsidR="00411FB6" w:rsidRDefault="00411FB6" w:rsidP="00090B92">
      <w:pPr>
        <w:ind w:left="720"/>
      </w:pPr>
      <w:proofErr w:type="spellStart"/>
      <w:r w:rsidRPr="00122A74">
        <w:rPr>
          <w:u w:val="single"/>
        </w:rPr>
        <w:t>findShortestPath</w:t>
      </w:r>
      <w:proofErr w:type="spellEnd"/>
      <w:r>
        <w:t xml:space="preserve">: </w:t>
      </w:r>
      <w:r w:rsidR="005F2499">
        <w:t xml:space="preserve">this method </w:t>
      </w:r>
      <w:r>
        <w:t xml:space="preserve">will compute </w:t>
      </w:r>
      <w:r w:rsidR="004064DA">
        <w:t xml:space="preserve">all possible paths </w:t>
      </w:r>
      <w:r w:rsidR="00AC5E12">
        <w:t xml:space="preserve">then compare </w:t>
      </w:r>
      <w:r w:rsidR="00BF3DA9">
        <w:t>its</w:t>
      </w:r>
      <w:r w:rsidR="00AC5E12">
        <w:t xml:space="preserve"> distance </w:t>
      </w:r>
      <w:r w:rsidR="00BF3DA9">
        <w:t xml:space="preserve">, </w:t>
      </w:r>
      <w:r w:rsidR="00090B92">
        <w:t xml:space="preserve">   </w:t>
      </w:r>
      <w:r w:rsidR="00BF3DA9">
        <w:t xml:space="preserve">after </w:t>
      </w:r>
      <w:proofErr w:type="gramStart"/>
      <w:r w:rsidR="00BF3DA9">
        <w:t>get</w:t>
      </w:r>
      <w:proofErr w:type="gramEnd"/>
      <w:r w:rsidR="00BF3DA9">
        <w:t xml:space="preserve"> </w:t>
      </w:r>
      <w:r w:rsidR="00F81105">
        <w:t xml:space="preserve">the </w:t>
      </w:r>
      <w:r w:rsidR="008D794F">
        <w:t xml:space="preserve">minimum distance </w:t>
      </w:r>
      <w:r w:rsidR="003E49F2">
        <w:t xml:space="preserve">will return </w:t>
      </w:r>
      <w:r w:rsidR="002C0816">
        <w:t>the shortest path.</w:t>
      </w:r>
    </w:p>
    <w:p w14:paraId="4CDA650D" w14:textId="2FE1BA36" w:rsidR="009E7BA5" w:rsidRPr="009E7BA5" w:rsidRDefault="002C0816" w:rsidP="00EE354D">
      <w:pPr>
        <w:pStyle w:val="ListParagraph"/>
      </w:pPr>
      <w:proofErr w:type="spellStart"/>
      <w:r w:rsidRPr="002C0816">
        <w:rPr>
          <w:u w:val="single"/>
        </w:rPr>
        <w:t>pathDistance</w:t>
      </w:r>
      <w:proofErr w:type="spellEnd"/>
      <w:r w:rsidRPr="002C0816">
        <w:rPr>
          <w:u w:val="single"/>
        </w:rPr>
        <w:t>:</w:t>
      </w:r>
      <w:r w:rsidR="00763763" w:rsidRPr="005F2499">
        <w:t xml:space="preserve"> </w:t>
      </w:r>
      <w:r w:rsidR="005F2499" w:rsidRPr="005F2499">
        <w:t>this method</w:t>
      </w:r>
      <w:r w:rsidR="005F2499" w:rsidRPr="00486796">
        <w:t xml:space="preserve"> </w:t>
      </w:r>
      <w:r w:rsidR="00763763" w:rsidRPr="00763763">
        <w:t>will receive the shortest path and</w:t>
      </w:r>
      <w:r w:rsidR="009E7BA5" w:rsidRPr="00436F15">
        <w:t xml:space="preserve"> </w:t>
      </w:r>
      <w:r w:rsidR="009E7BA5">
        <w:t>compute its distance as cumulative cost.</w:t>
      </w:r>
    </w:p>
    <w:p w14:paraId="121E62C8" w14:textId="24BA5667" w:rsidR="001A2761" w:rsidRDefault="009E7BA5" w:rsidP="001A2761">
      <w:pPr>
        <w:pStyle w:val="ListParagraph"/>
      </w:pPr>
      <w:r>
        <w:t>The shortest p</w:t>
      </w:r>
      <w:r w:rsidR="001C2886">
        <w:t xml:space="preserve">ath </w:t>
      </w:r>
      <w:r>
        <w:t xml:space="preserve">will </w:t>
      </w:r>
      <w:r w:rsidR="009B1EE1">
        <w:t>contain</w:t>
      </w:r>
      <w:r>
        <w:t xml:space="preserve"> </w:t>
      </w:r>
      <w:r w:rsidR="009B1EE1">
        <w:t>path</w:t>
      </w:r>
      <w:r>
        <w:t xml:space="preserve"> </w:t>
      </w:r>
      <w:r w:rsidR="001C2886">
        <w:t xml:space="preserve">from </w:t>
      </w:r>
      <w:r w:rsidR="00E62CA9">
        <w:t>Wearhouse</w:t>
      </w:r>
      <w:r w:rsidR="001C2886">
        <w:t xml:space="preserve"> </w:t>
      </w:r>
      <w:r w:rsidR="00B44A85">
        <w:t>to all houses</w:t>
      </w:r>
      <w:r>
        <w:t>.</w:t>
      </w:r>
      <w:r w:rsidR="00B44A85">
        <w:t xml:space="preserve"> </w:t>
      </w:r>
      <w:r w:rsidR="00D3004F">
        <w:t xml:space="preserve">then </w:t>
      </w:r>
      <w:r w:rsidR="00B10C14">
        <w:t xml:space="preserve">we have </w:t>
      </w:r>
      <w:r w:rsidR="009E54F7">
        <w:t xml:space="preserve">dependent step by </w:t>
      </w:r>
      <w:r w:rsidR="00644CB8">
        <w:t xml:space="preserve">add 2 additional </w:t>
      </w:r>
      <w:proofErr w:type="gramStart"/>
      <w:r w:rsidR="00644CB8">
        <w:t>method</w:t>
      </w:r>
      <w:proofErr w:type="gramEnd"/>
      <w:r w:rsidR="00644CB8">
        <w:t xml:space="preserve"> </w:t>
      </w:r>
      <w:r w:rsidR="00166B33">
        <w:t>to</w:t>
      </w:r>
      <w:r w:rsidR="009134F7">
        <w:t xml:space="preserve"> let</w:t>
      </w:r>
      <w:r w:rsidR="00166B33">
        <w:t xml:space="preserve"> </w:t>
      </w:r>
      <w:r w:rsidR="002B22A5">
        <w:t xml:space="preserve">drone go to </w:t>
      </w:r>
      <w:r w:rsidR="009134F7">
        <w:t>the</w:t>
      </w:r>
      <w:r w:rsidR="002B22A5">
        <w:t xml:space="preserve"> depot </w:t>
      </w:r>
    </w:p>
    <w:p w14:paraId="62082F4F" w14:textId="0AD5CD59" w:rsidR="00AE72EB" w:rsidRDefault="00AE72EB" w:rsidP="001A2761">
      <w:pPr>
        <w:pStyle w:val="ListParagraph"/>
      </w:pPr>
      <w:proofErr w:type="spellStart"/>
      <w:r w:rsidRPr="003903A7">
        <w:rPr>
          <w:u w:val="single"/>
        </w:rPr>
        <w:t>GoToDepot</w:t>
      </w:r>
      <w:proofErr w:type="spellEnd"/>
      <w:r>
        <w:t xml:space="preserve">: this method </w:t>
      </w:r>
      <w:r w:rsidR="004271A8">
        <w:t xml:space="preserve">will get </w:t>
      </w:r>
      <w:r w:rsidR="004A7483">
        <w:t xml:space="preserve">the last house in the shortest path then return </w:t>
      </w:r>
      <w:r w:rsidR="00ED4C25">
        <w:t xml:space="preserve">its number </w:t>
      </w:r>
      <w:r w:rsidR="000148E5">
        <w:t xml:space="preserve">to compute the distance </w:t>
      </w:r>
      <w:r w:rsidR="00870E79">
        <w:t xml:space="preserve">from depot to the last house </w:t>
      </w:r>
      <w:r w:rsidR="00C90254">
        <w:t>and add it to the total distance</w:t>
      </w:r>
    </w:p>
    <w:p w14:paraId="6C176F33" w14:textId="39B2104D" w:rsidR="00C90254" w:rsidRDefault="00C90254" w:rsidP="001A2761">
      <w:pPr>
        <w:pStyle w:val="ListParagraph"/>
      </w:pPr>
      <w:proofErr w:type="spellStart"/>
      <w:r w:rsidRPr="003903A7">
        <w:rPr>
          <w:u w:val="single"/>
        </w:rPr>
        <w:t>NewPat</w:t>
      </w:r>
      <w:r>
        <w:t>h</w:t>
      </w:r>
      <w:proofErr w:type="spellEnd"/>
      <w:r>
        <w:t xml:space="preserve">: this method easily </w:t>
      </w:r>
      <w:proofErr w:type="gramStart"/>
      <w:r>
        <w:t>add</w:t>
      </w:r>
      <w:proofErr w:type="gramEnd"/>
      <w:r>
        <w:t xml:space="preserve"> the depot at end of the path</w:t>
      </w:r>
    </w:p>
    <w:p w14:paraId="3716EA47" w14:textId="77777777" w:rsidR="003903A7" w:rsidRDefault="003903A7" w:rsidP="001A2761">
      <w:pPr>
        <w:pStyle w:val="ListParagraph"/>
      </w:pPr>
    </w:p>
    <w:p w14:paraId="2FED07AE" w14:textId="464447B9" w:rsidR="00326979" w:rsidRDefault="003903A7" w:rsidP="00326979">
      <w:pPr>
        <w:pStyle w:val="ListParagraph"/>
      </w:pPr>
      <w:r>
        <w:t xml:space="preserve">At the end will print the path with its distance by specific heuristic </w:t>
      </w:r>
      <w:r w:rsidR="005F2499">
        <w:t>.</w:t>
      </w:r>
    </w:p>
    <w:p w14:paraId="5B66E5A9" w14:textId="77777777" w:rsidR="00326979" w:rsidRPr="005350C0" w:rsidRDefault="00326979" w:rsidP="00326979">
      <w:pPr>
        <w:pStyle w:val="ListParagraph"/>
      </w:pPr>
    </w:p>
    <w:p w14:paraId="54B22CC6" w14:textId="538B3115" w:rsidR="0025409D" w:rsidRDefault="003851F0" w:rsidP="002C5528">
      <w:pPr>
        <w:pStyle w:val="Heading3"/>
      </w:pPr>
      <w:bookmarkStart w:id="297" w:name="_Toc87735723"/>
      <w:bookmarkStart w:id="298" w:name="_Toc93947278"/>
      <w:r>
        <w:t xml:space="preserve">2.1.2 </w:t>
      </w:r>
      <w:r w:rsidR="000F3B35" w:rsidRPr="002C5528">
        <w:t>Implementation</w:t>
      </w:r>
      <w:bookmarkEnd w:id="298"/>
    </w:p>
    <w:p w14:paraId="6762F3E8" w14:textId="77777777" w:rsidR="00946892" w:rsidRDefault="00946892" w:rsidP="00946892"/>
    <w:p w14:paraId="10AE5223" w14:textId="77777777" w:rsidR="00C7100F" w:rsidRPr="00C7100F" w:rsidRDefault="00C7100F" w:rsidP="00C7100F">
      <w:pPr>
        <w:shd w:val="clear" w:color="auto" w:fill="1E1E1E"/>
        <w:spacing w:line="285" w:lineRule="atLeast"/>
        <w:rPr>
          <w:ins w:id="299" w:author="Areej Turky Sahu Alotaibi" w:date="2022-01-24T20:06:00Z"/>
          <w:rFonts w:ascii="Consolas" w:hAnsi="Consolas"/>
          <w:color w:val="D4D4D4"/>
          <w:sz w:val="21"/>
          <w:szCs w:val="21"/>
        </w:rPr>
      </w:pPr>
      <w:ins w:id="300" w:author="Areej Turky Sahu Alotaibi" w:date="2022-01-24T20:06:00Z">
        <w:r w:rsidRPr="00C7100F">
          <w:rPr>
            <w:rFonts w:ascii="Consolas" w:hAnsi="Consolas"/>
            <w:color w:val="569CD6"/>
            <w:sz w:val="21"/>
            <w:szCs w:val="21"/>
          </w:rPr>
          <w:t>class</w:t>
        </w:r>
        <w:r w:rsidRPr="00C7100F">
          <w:rPr>
            <w:rFonts w:ascii="Consolas" w:hAnsi="Consolas"/>
            <w:color w:val="D4D4D4"/>
            <w:sz w:val="21"/>
            <w:szCs w:val="21"/>
          </w:rPr>
          <w:t xml:space="preserve"> </w:t>
        </w:r>
        <w:r w:rsidRPr="00C7100F">
          <w:rPr>
            <w:rFonts w:ascii="Consolas" w:hAnsi="Consolas"/>
            <w:color w:val="4EC9B0"/>
            <w:sz w:val="21"/>
            <w:szCs w:val="21"/>
          </w:rPr>
          <w:t>TSP</w:t>
        </w:r>
        <w:r w:rsidRPr="00C7100F">
          <w:rPr>
            <w:rFonts w:ascii="Consolas" w:hAnsi="Consolas"/>
            <w:color w:val="D4D4D4"/>
            <w:sz w:val="21"/>
            <w:szCs w:val="21"/>
          </w:rPr>
          <w:t>:</w:t>
        </w:r>
      </w:ins>
    </w:p>
    <w:p w14:paraId="0A91B4ED" w14:textId="77777777" w:rsidR="00C7100F" w:rsidRPr="00C7100F" w:rsidRDefault="00C7100F" w:rsidP="00C7100F">
      <w:pPr>
        <w:shd w:val="clear" w:color="auto" w:fill="1E1E1E"/>
        <w:spacing w:line="285" w:lineRule="atLeast"/>
        <w:rPr>
          <w:ins w:id="301" w:author="Areej Turky Sahu Alotaibi" w:date="2022-01-24T20:06:00Z"/>
          <w:rFonts w:ascii="Consolas" w:hAnsi="Consolas"/>
          <w:color w:val="D4D4D4"/>
          <w:sz w:val="21"/>
          <w:szCs w:val="21"/>
        </w:rPr>
      </w:pPr>
      <w:ins w:id="302" w:author="Areej Turky Sahu Alotaibi" w:date="2022-01-24T20:06:00Z">
        <w:r w:rsidRPr="00C7100F">
          <w:rPr>
            <w:rFonts w:ascii="Consolas" w:hAnsi="Consolas"/>
            <w:color w:val="D4D4D4"/>
            <w:sz w:val="21"/>
            <w:szCs w:val="21"/>
          </w:rPr>
          <w:t xml:space="preserve">    </w:t>
        </w:r>
        <w:r w:rsidRPr="00C7100F">
          <w:rPr>
            <w:rFonts w:ascii="Consolas" w:hAnsi="Consolas"/>
            <w:color w:val="9CDCFE"/>
            <w:sz w:val="21"/>
            <w:szCs w:val="21"/>
          </w:rPr>
          <w:t>distances</w:t>
        </w:r>
        <w:r w:rsidRPr="00C7100F">
          <w:rPr>
            <w:rFonts w:ascii="Consolas" w:hAnsi="Consolas"/>
            <w:color w:val="D4D4D4"/>
            <w:sz w:val="21"/>
            <w:szCs w:val="21"/>
          </w:rPr>
          <w:t>={}</w:t>
        </w:r>
      </w:ins>
    </w:p>
    <w:p w14:paraId="12D6A205" w14:textId="77777777" w:rsidR="00C7100F" w:rsidRPr="00C7100F" w:rsidRDefault="00C7100F" w:rsidP="00C7100F">
      <w:pPr>
        <w:shd w:val="clear" w:color="auto" w:fill="1E1E1E"/>
        <w:spacing w:line="285" w:lineRule="atLeast"/>
        <w:rPr>
          <w:ins w:id="303" w:author="Areej Turky Sahu Alotaibi" w:date="2022-01-24T20:06:00Z"/>
          <w:rFonts w:ascii="Consolas" w:hAnsi="Consolas"/>
          <w:color w:val="D4D4D4"/>
          <w:sz w:val="21"/>
          <w:szCs w:val="21"/>
        </w:rPr>
      </w:pPr>
      <w:ins w:id="304" w:author="Areej Turky Sahu Alotaibi" w:date="2022-01-24T20:06:00Z">
        <w:r w:rsidRPr="00C7100F">
          <w:rPr>
            <w:rFonts w:ascii="Consolas" w:hAnsi="Consolas"/>
            <w:color w:val="D4D4D4"/>
            <w:sz w:val="21"/>
            <w:szCs w:val="21"/>
          </w:rPr>
          <w:t xml:space="preserve">    </w:t>
        </w:r>
        <w:proofErr w:type="spellStart"/>
        <w:r w:rsidRPr="00C7100F">
          <w:rPr>
            <w:rFonts w:ascii="Consolas" w:hAnsi="Consolas"/>
            <w:color w:val="9CDCFE"/>
            <w:sz w:val="21"/>
            <w:szCs w:val="21"/>
          </w:rPr>
          <w:t>initalNode</w:t>
        </w:r>
        <w:proofErr w:type="spellEnd"/>
        <w:r w:rsidRPr="00C7100F">
          <w:rPr>
            <w:rFonts w:ascii="Consolas" w:hAnsi="Consolas"/>
            <w:color w:val="D4D4D4"/>
            <w:sz w:val="21"/>
            <w:szCs w:val="21"/>
          </w:rPr>
          <w:t>=</w:t>
        </w:r>
        <w:r w:rsidRPr="00C7100F">
          <w:rPr>
            <w:rFonts w:ascii="Consolas" w:hAnsi="Consolas"/>
            <w:color w:val="CE9178"/>
            <w:sz w:val="21"/>
            <w:szCs w:val="21"/>
          </w:rPr>
          <w:t>""</w:t>
        </w:r>
      </w:ins>
    </w:p>
    <w:p w14:paraId="4F125CF4" w14:textId="77777777" w:rsidR="00C7100F" w:rsidRPr="00C7100F" w:rsidRDefault="00C7100F" w:rsidP="00C7100F">
      <w:pPr>
        <w:shd w:val="clear" w:color="auto" w:fill="1E1E1E"/>
        <w:spacing w:line="285" w:lineRule="atLeast"/>
        <w:rPr>
          <w:ins w:id="305" w:author="Areej Turky Sahu Alotaibi" w:date="2022-01-24T20:06:00Z"/>
          <w:rFonts w:ascii="Consolas" w:hAnsi="Consolas"/>
          <w:color w:val="D4D4D4"/>
          <w:sz w:val="21"/>
          <w:szCs w:val="21"/>
        </w:rPr>
      </w:pPr>
      <w:ins w:id="306" w:author="Areej Turky Sahu Alotaibi" w:date="2022-01-24T20:06:00Z">
        <w:r w:rsidRPr="00C7100F">
          <w:rPr>
            <w:rFonts w:ascii="Consolas" w:hAnsi="Consolas"/>
            <w:color w:val="D4D4D4"/>
            <w:sz w:val="21"/>
            <w:szCs w:val="21"/>
          </w:rPr>
          <w:t xml:space="preserve">    </w:t>
        </w:r>
        <w:r w:rsidRPr="00C7100F">
          <w:rPr>
            <w:rFonts w:ascii="Consolas" w:hAnsi="Consolas"/>
            <w:color w:val="569CD6"/>
            <w:sz w:val="21"/>
            <w:szCs w:val="21"/>
          </w:rPr>
          <w:t>def</w:t>
        </w:r>
        <w:r w:rsidRPr="00C7100F">
          <w:rPr>
            <w:rFonts w:ascii="Consolas" w:hAnsi="Consolas"/>
            <w:color w:val="D4D4D4"/>
            <w:sz w:val="21"/>
            <w:szCs w:val="21"/>
          </w:rPr>
          <w:t xml:space="preserve"> </w:t>
        </w:r>
        <w:r w:rsidRPr="00C7100F">
          <w:rPr>
            <w:rFonts w:ascii="Consolas" w:hAnsi="Consolas"/>
            <w:color w:val="DCDCAA"/>
            <w:sz w:val="21"/>
            <w:szCs w:val="21"/>
          </w:rPr>
          <w:t>__</w:t>
        </w:r>
        <w:proofErr w:type="spellStart"/>
        <w:r w:rsidRPr="00C7100F">
          <w:rPr>
            <w:rFonts w:ascii="Consolas" w:hAnsi="Consolas"/>
            <w:color w:val="DCDCAA"/>
            <w:sz w:val="21"/>
            <w:szCs w:val="21"/>
          </w:rPr>
          <w:t>init</w:t>
        </w:r>
        <w:proofErr w:type="spellEnd"/>
        <w:r w:rsidRPr="00C7100F">
          <w:rPr>
            <w:rFonts w:ascii="Consolas" w:hAnsi="Consolas"/>
            <w:color w:val="DCDCAA"/>
            <w:sz w:val="21"/>
            <w:szCs w:val="21"/>
          </w:rPr>
          <w:t>__</w:t>
        </w:r>
        <w:r w:rsidRPr="00C7100F">
          <w:rPr>
            <w:rFonts w:ascii="Consolas" w:hAnsi="Consolas"/>
            <w:color w:val="D4D4D4"/>
            <w:sz w:val="21"/>
            <w:szCs w:val="21"/>
          </w:rPr>
          <w:t>(</w:t>
        </w:r>
        <w:proofErr w:type="spellStart"/>
        <w:r w:rsidRPr="00C7100F">
          <w:rPr>
            <w:rFonts w:ascii="Consolas" w:hAnsi="Consolas"/>
            <w:color w:val="9CDCFE"/>
            <w:sz w:val="21"/>
            <w:szCs w:val="21"/>
          </w:rPr>
          <w:t>self</w:t>
        </w:r>
        <w:r w:rsidRPr="00C7100F">
          <w:rPr>
            <w:rFonts w:ascii="Consolas" w:hAnsi="Consolas"/>
            <w:color w:val="D4D4D4"/>
            <w:sz w:val="21"/>
            <w:szCs w:val="21"/>
          </w:rPr>
          <w:t>,</w:t>
        </w:r>
        <w:r w:rsidRPr="00C7100F">
          <w:rPr>
            <w:rFonts w:ascii="Consolas" w:hAnsi="Consolas"/>
            <w:color w:val="9CDCFE"/>
            <w:sz w:val="21"/>
            <w:szCs w:val="21"/>
          </w:rPr>
          <w:t>distances</w:t>
        </w:r>
        <w:r w:rsidRPr="00C7100F">
          <w:rPr>
            <w:rFonts w:ascii="Consolas" w:hAnsi="Consolas"/>
            <w:color w:val="D4D4D4"/>
            <w:sz w:val="21"/>
            <w:szCs w:val="21"/>
          </w:rPr>
          <w:t>,</w:t>
        </w:r>
        <w:r w:rsidRPr="00C7100F">
          <w:rPr>
            <w:rFonts w:ascii="Consolas" w:hAnsi="Consolas"/>
            <w:color w:val="9CDCFE"/>
            <w:sz w:val="21"/>
            <w:szCs w:val="21"/>
          </w:rPr>
          <w:t>initalNode</w:t>
        </w:r>
        <w:proofErr w:type="spellEnd"/>
        <w:r w:rsidRPr="00C7100F">
          <w:rPr>
            <w:rFonts w:ascii="Consolas" w:hAnsi="Consolas"/>
            <w:color w:val="D4D4D4"/>
            <w:sz w:val="21"/>
            <w:szCs w:val="21"/>
          </w:rPr>
          <w:t>):</w:t>
        </w:r>
      </w:ins>
    </w:p>
    <w:p w14:paraId="0E84CCE4" w14:textId="77777777" w:rsidR="00C7100F" w:rsidRPr="00C7100F" w:rsidRDefault="00C7100F" w:rsidP="00C7100F">
      <w:pPr>
        <w:shd w:val="clear" w:color="auto" w:fill="1E1E1E"/>
        <w:spacing w:line="285" w:lineRule="atLeast"/>
        <w:rPr>
          <w:ins w:id="307" w:author="Areej Turky Sahu Alotaibi" w:date="2022-01-24T20:06:00Z"/>
          <w:rFonts w:ascii="Consolas" w:hAnsi="Consolas"/>
          <w:color w:val="D4D4D4"/>
          <w:sz w:val="21"/>
          <w:szCs w:val="21"/>
        </w:rPr>
      </w:pPr>
      <w:ins w:id="308" w:author="Areej Turky Sahu Alotaibi" w:date="2022-01-24T20:06:00Z">
        <w:r w:rsidRPr="00C7100F">
          <w:rPr>
            <w:rFonts w:ascii="Consolas" w:hAnsi="Consolas"/>
            <w:color w:val="D4D4D4"/>
            <w:sz w:val="21"/>
            <w:szCs w:val="21"/>
          </w:rPr>
          <w:t xml:space="preserve">        </w:t>
        </w:r>
        <w:proofErr w:type="spellStart"/>
        <w:r w:rsidRPr="00C7100F">
          <w:rPr>
            <w:rFonts w:ascii="Consolas" w:hAnsi="Consolas"/>
            <w:color w:val="9CDCFE"/>
            <w:sz w:val="21"/>
            <w:szCs w:val="21"/>
          </w:rPr>
          <w:t>self</w:t>
        </w:r>
        <w:r w:rsidRPr="00C7100F">
          <w:rPr>
            <w:rFonts w:ascii="Consolas" w:hAnsi="Consolas"/>
            <w:color w:val="D4D4D4"/>
            <w:sz w:val="21"/>
            <w:szCs w:val="21"/>
          </w:rPr>
          <w:t>.</w:t>
        </w:r>
        <w:r w:rsidRPr="00C7100F">
          <w:rPr>
            <w:rFonts w:ascii="Consolas" w:hAnsi="Consolas"/>
            <w:color w:val="9CDCFE"/>
            <w:sz w:val="21"/>
            <w:szCs w:val="21"/>
          </w:rPr>
          <w:t>distances</w:t>
        </w:r>
        <w:proofErr w:type="spellEnd"/>
        <w:r w:rsidRPr="00C7100F">
          <w:rPr>
            <w:rFonts w:ascii="Consolas" w:hAnsi="Consolas"/>
            <w:color w:val="D4D4D4"/>
            <w:sz w:val="21"/>
            <w:szCs w:val="21"/>
          </w:rPr>
          <w:t>=</w:t>
        </w:r>
        <w:r w:rsidRPr="00C7100F">
          <w:rPr>
            <w:rFonts w:ascii="Consolas" w:hAnsi="Consolas"/>
            <w:color w:val="9CDCFE"/>
            <w:sz w:val="21"/>
            <w:szCs w:val="21"/>
          </w:rPr>
          <w:t>distances</w:t>
        </w:r>
      </w:ins>
    </w:p>
    <w:p w14:paraId="17B50EE9" w14:textId="77777777" w:rsidR="00C7100F" w:rsidRPr="00C7100F" w:rsidRDefault="00C7100F" w:rsidP="00C7100F">
      <w:pPr>
        <w:shd w:val="clear" w:color="auto" w:fill="1E1E1E"/>
        <w:spacing w:line="285" w:lineRule="atLeast"/>
        <w:rPr>
          <w:ins w:id="309" w:author="Areej Turky Sahu Alotaibi" w:date="2022-01-24T20:06:00Z"/>
          <w:rFonts w:ascii="Consolas" w:hAnsi="Consolas"/>
          <w:color w:val="D4D4D4"/>
          <w:sz w:val="21"/>
          <w:szCs w:val="21"/>
        </w:rPr>
      </w:pPr>
      <w:ins w:id="310" w:author="Areej Turky Sahu Alotaibi" w:date="2022-01-24T20:06:00Z">
        <w:r w:rsidRPr="00C7100F">
          <w:rPr>
            <w:rFonts w:ascii="Consolas" w:hAnsi="Consolas"/>
            <w:color w:val="D4D4D4"/>
            <w:sz w:val="21"/>
            <w:szCs w:val="21"/>
          </w:rPr>
          <w:t xml:space="preserve">        </w:t>
        </w:r>
        <w:proofErr w:type="spellStart"/>
        <w:r w:rsidRPr="00C7100F">
          <w:rPr>
            <w:rFonts w:ascii="Consolas" w:hAnsi="Consolas"/>
            <w:color w:val="9CDCFE"/>
            <w:sz w:val="21"/>
            <w:szCs w:val="21"/>
          </w:rPr>
          <w:t>self</w:t>
        </w:r>
        <w:r w:rsidRPr="00C7100F">
          <w:rPr>
            <w:rFonts w:ascii="Consolas" w:hAnsi="Consolas"/>
            <w:color w:val="D4D4D4"/>
            <w:sz w:val="21"/>
            <w:szCs w:val="21"/>
          </w:rPr>
          <w:t>.</w:t>
        </w:r>
        <w:r w:rsidRPr="00C7100F">
          <w:rPr>
            <w:rFonts w:ascii="Consolas" w:hAnsi="Consolas"/>
            <w:color w:val="9CDCFE"/>
            <w:sz w:val="21"/>
            <w:szCs w:val="21"/>
          </w:rPr>
          <w:t>initalNode</w:t>
        </w:r>
        <w:proofErr w:type="spellEnd"/>
        <w:r w:rsidRPr="00C7100F">
          <w:rPr>
            <w:rFonts w:ascii="Consolas" w:hAnsi="Consolas"/>
            <w:color w:val="D4D4D4"/>
            <w:sz w:val="21"/>
            <w:szCs w:val="21"/>
          </w:rPr>
          <w:t>=</w:t>
        </w:r>
        <w:proofErr w:type="spellStart"/>
        <w:r w:rsidRPr="00C7100F">
          <w:rPr>
            <w:rFonts w:ascii="Consolas" w:hAnsi="Consolas"/>
            <w:color w:val="9CDCFE"/>
            <w:sz w:val="21"/>
            <w:szCs w:val="21"/>
          </w:rPr>
          <w:t>initalNode</w:t>
        </w:r>
        <w:proofErr w:type="spellEnd"/>
      </w:ins>
    </w:p>
    <w:p w14:paraId="1809D072" w14:textId="77777777" w:rsidR="00C7100F" w:rsidRPr="00C7100F" w:rsidRDefault="00C7100F" w:rsidP="00C7100F">
      <w:pPr>
        <w:shd w:val="clear" w:color="auto" w:fill="1E1E1E"/>
        <w:spacing w:line="285" w:lineRule="atLeast"/>
        <w:rPr>
          <w:ins w:id="311" w:author="Areej Turky Sahu Alotaibi" w:date="2022-01-24T20:06:00Z"/>
          <w:rFonts w:ascii="Consolas" w:hAnsi="Consolas"/>
          <w:color w:val="D4D4D4"/>
          <w:sz w:val="21"/>
          <w:szCs w:val="21"/>
        </w:rPr>
      </w:pPr>
      <w:ins w:id="312" w:author="Areej Turky Sahu Alotaibi" w:date="2022-01-24T20:06:00Z">
        <w:r w:rsidRPr="00C7100F">
          <w:rPr>
            <w:rFonts w:ascii="Consolas" w:hAnsi="Consolas"/>
            <w:color w:val="D4D4D4"/>
            <w:sz w:val="21"/>
            <w:szCs w:val="21"/>
          </w:rPr>
          <w:t xml:space="preserve">    </w:t>
        </w:r>
        <w:r w:rsidRPr="00C7100F">
          <w:rPr>
            <w:rFonts w:ascii="Consolas" w:hAnsi="Consolas"/>
            <w:color w:val="569CD6"/>
            <w:sz w:val="21"/>
            <w:szCs w:val="21"/>
          </w:rPr>
          <w:t>def</w:t>
        </w:r>
        <w:r w:rsidRPr="00C7100F">
          <w:rPr>
            <w:rFonts w:ascii="Consolas" w:hAnsi="Consolas"/>
            <w:color w:val="D4D4D4"/>
            <w:sz w:val="21"/>
            <w:szCs w:val="21"/>
          </w:rPr>
          <w:t xml:space="preserve"> </w:t>
        </w:r>
        <w:r w:rsidRPr="00C7100F">
          <w:rPr>
            <w:rFonts w:ascii="Consolas" w:hAnsi="Consolas"/>
            <w:color w:val="DCDCAA"/>
            <w:sz w:val="21"/>
            <w:szCs w:val="21"/>
          </w:rPr>
          <w:t>swap</w:t>
        </w:r>
        <w:r w:rsidRPr="00C7100F">
          <w:rPr>
            <w:rFonts w:ascii="Consolas" w:hAnsi="Consolas"/>
            <w:color w:val="D4D4D4"/>
            <w:sz w:val="21"/>
            <w:szCs w:val="21"/>
          </w:rPr>
          <w:t>(</w:t>
        </w:r>
        <w:proofErr w:type="spellStart"/>
        <w:r w:rsidRPr="00C7100F">
          <w:rPr>
            <w:rFonts w:ascii="Consolas" w:hAnsi="Consolas"/>
            <w:color w:val="9CDCFE"/>
            <w:sz w:val="21"/>
            <w:szCs w:val="21"/>
          </w:rPr>
          <w:t>self</w:t>
        </w:r>
        <w:r w:rsidRPr="00C7100F">
          <w:rPr>
            <w:rFonts w:ascii="Consolas" w:hAnsi="Consolas"/>
            <w:color w:val="D4D4D4"/>
            <w:sz w:val="21"/>
            <w:szCs w:val="21"/>
          </w:rPr>
          <w:t>,</w:t>
        </w:r>
        <w:r w:rsidRPr="00C7100F">
          <w:rPr>
            <w:rFonts w:ascii="Consolas" w:hAnsi="Consolas"/>
            <w:color w:val="9CDCFE"/>
            <w:sz w:val="21"/>
            <w:szCs w:val="21"/>
          </w:rPr>
          <w:t>arr</w:t>
        </w:r>
        <w:r w:rsidRPr="00C7100F">
          <w:rPr>
            <w:rFonts w:ascii="Consolas" w:hAnsi="Consolas"/>
            <w:color w:val="D4D4D4"/>
            <w:sz w:val="21"/>
            <w:szCs w:val="21"/>
          </w:rPr>
          <w:t>,</w:t>
        </w:r>
        <w:r w:rsidRPr="00C7100F">
          <w:rPr>
            <w:rFonts w:ascii="Consolas" w:hAnsi="Consolas"/>
            <w:color w:val="9CDCFE"/>
            <w:sz w:val="21"/>
            <w:szCs w:val="21"/>
          </w:rPr>
          <w:t>first</w:t>
        </w:r>
        <w:r w:rsidRPr="00C7100F">
          <w:rPr>
            <w:rFonts w:ascii="Consolas" w:hAnsi="Consolas"/>
            <w:color w:val="D4D4D4"/>
            <w:sz w:val="21"/>
            <w:szCs w:val="21"/>
          </w:rPr>
          <w:t>,</w:t>
        </w:r>
        <w:r w:rsidRPr="00C7100F">
          <w:rPr>
            <w:rFonts w:ascii="Consolas" w:hAnsi="Consolas"/>
            <w:color w:val="9CDCFE"/>
            <w:sz w:val="21"/>
            <w:szCs w:val="21"/>
          </w:rPr>
          <w:t>second</w:t>
        </w:r>
        <w:proofErr w:type="spellEnd"/>
        <w:r w:rsidRPr="00C7100F">
          <w:rPr>
            <w:rFonts w:ascii="Consolas" w:hAnsi="Consolas"/>
            <w:color w:val="D4D4D4"/>
            <w:sz w:val="21"/>
            <w:szCs w:val="21"/>
          </w:rPr>
          <w:t>):</w:t>
        </w:r>
      </w:ins>
    </w:p>
    <w:p w14:paraId="4B8E6A0C" w14:textId="77777777" w:rsidR="00C7100F" w:rsidRPr="00C7100F" w:rsidRDefault="00C7100F" w:rsidP="00C7100F">
      <w:pPr>
        <w:shd w:val="clear" w:color="auto" w:fill="1E1E1E"/>
        <w:spacing w:line="285" w:lineRule="atLeast"/>
        <w:rPr>
          <w:ins w:id="313" w:author="Areej Turky Sahu Alotaibi" w:date="2022-01-24T20:06:00Z"/>
          <w:rFonts w:ascii="Consolas" w:hAnsi="Consolas"/>
          <w:color w:val="D4D4D4"/>
          <w:sz w:val="21"/>
          <w:szCs w:val="21"/>
        </w:rPr>
      </w:pPr>
      <w:ins w:id="314" w:author="Areej Turky Sahu Alotaibi" w:date="2022-01-24T20:06:00Z">
        <w:r w:rsidRPr="00C7100F">
          <w:rPr>
            <w:rFonts w:ascii="Consolas" w:hAnsi="Consolas"/>
            <w:color w:val="D4D4D4"/>
            <w:sz w:val="21"/>
            <w:szCs w:val="21"/>
          </w:rPr>
          <w:t xml:space="preserve">        </w:t>
        </w:r>
        <w:r w:rsidRPr="00C7100F">
          <w:rPr>
            <w:rFonts w:ascii="Consolas" w:hAnsi="Consolas"/>
            <w:color w:val="9CDCFE"/>
            <w:sz w:val="21"/>
            <w:szCs w:val="21"/>
          </w:rPr>
          <w:t>temp</w:t>
        </w:r>
        <w:r w:rsidRPr="00C7100F">
          <w:rPr>
            <w:rFonts w:ascii="Consolas" w:hAnsi="Consolas"/>
            <w:color w:val="D4D4D4"/>
            <w:sz w:val="21"/>
            <w:szCs w:val="21"/>
          </w:rPr>
          <w:t>=</w:t>
        </w:r>
        <w:proofErr w:type="spellStart"/>
        <w:r w:rsidRPr="00C7100F">
          <w:rPr>
            <w:rFonts w:ascii="Consolas" w:hAnsi="Consolas"/>
            <w:color w:val="9CDCFE"/>
            <w:sz w:val="21"/>
            <w:szCs w:val="21"/>
          </w:rPr>
          <w:t>arr</w:t>
        </w:r>
        <w:proofErr w:type="spellEnd"/>
        <w:r w:rsidRPr="00C7100F">
          <w:rPr>
            <w:rFonts w:ascii="Consolas" w:hAnsi="Consolas"/>
            <w:color w:val="D4D4D4"/>
            <w:sz w:val="21"/>
            <w:szCs w:val="21"/>
          </w:rPr>
          <w:t>[</w:t>
        </w:r>
        <w:r w:rsidRPr="00C7100F">
          <w:rPr>
            <w:rFonts w:ascii="Consolas" w:hAnsi="Consolas"/>
            <w:color w:val="9CDCFE"/>
            <w:sz w:val="21"/>
            <w:szCs w:val="21"/>
          </w:rPr>
          <w:t>first</w:t>
        </w:r>
        <w:r w:rsidRPr="00C7100F">
          <w:rPr>
            <w:rFonts w:ascii="Consolas" w:hAnsi="Consolas"/>
            <w:color w:val="D4D4D4"/>
            <w:sz w:val="21"/>
            <w:szCs w:val="21"/>
          </w:rPr>
          <w:t>]</w:t>
        </w:r>
      </w:ins>
    </w:p>
    <w:p w14:paraId="318736E3" w14:textId="77777777" w:rsidR="00C7100F" w:rsidRPr="00C7100F" w:rsidRDefault="00C7100F" w:rsidP="00C7100F">
      <w:pPr>
        <w:shd w:val="clear" w:color="auto" w:fill="1E1E1E"/>
        <w:spacing w:line="285" w:lineRule="atLeast"/>
        <w:rPr>
          <w:ins w:id="315" w:author="Areej Turky Sahu Alotaibi" w:date="2022-01-24T20:06:00Z"/>
          <w:rFonts w:ascii="Consolas" w:hAnsi="Consolas"/>
          <w:color w:val="D4D4D4"/>
          <w:sz w:val="21"/>
          <w:szCs w:val="21"/>
        </w:rPr>
      </w:pPr>
      <w:ins w:id="316" w:author="Areej Turky Sahu Alotaibi" w:date="2022-01-24T20:06:00Z">
        <w:r w:rsidRPr="00C7100F">
          <w:rPr>
            <w:rFonts w:ascii="Consolas" w:hAnsi="Consolas"/>
            <w:color w:val="D4D4D4"/>
            <w:sz w:val="21"/>
            <w:szCs w:val="21"/>
          </w:rPr>
          <w:t xml:space="preserve">        </w:t>
        </w:r>
        <w:proofErr w:type="spellStart"/>
        <w:r w:rsidRPr="00C7100F">
          <w:rPr>
            <w:rFonts w:ascii="Consolas" w:hAnsi="Consolas"/>
            <w:color w:val="9CDCFE"/>
            <w:sz w:val="21"/>
            <w:szCs w:val="21"/>
          </w:rPr>
          <w:t>arr</w:t>
        </w:r>
        <w:proofErr w:type="spellEnd"/>
        <w:r w:rsidRPr="00C7100F">
          <w:rPr>
            <w:rFonts w:ascii="Consolas" w:hAnsi="Consolas"/>
            <w:color w:val="D4D4D4"/>
            <w:sz w:val="21"/>
            <w:szCs w:val="21"/>
          </w:rPr>
          <w:t>[</w:t>
        </w:r>
        <w:r w:rsidRPr="00C7100F">
          <w:rPr>
            <w:rFonts w:ascii="Consolas" w:hAnsi="Consolas"/>
            <w:color w:val="9CDCFE"/>
            <w:sz w:val="21"/>
            <w:szCs w:val="21"/>
          </w:rPr>
          <w:t>first</w:t>
        </w:r>
        <w:r w:rsidRPr="00C7100F">
          <w:rPr>
            <w:rFonts w:ascii="Consolas" w:hAnsi="Consolas"/>
            <w:color w:val="D4D4D4"/>
            <w:sz w:val="21"/>
            <w:szCs w:val="21"/>
          </w:rPr>
          <w:t>]=</w:t>
        </w:r>
        <w:proofErr w:type="spellStart"/>
        <w:r w:rsidRPr="00C7100F">
          <w:rPr>
            <w:rFonts w:ascii="Consolas" w:hAnsi="Consolas"/>
            <w:color w:val="9CDCFE"/>
            <w:sz w:val="21"/>
            <w:szCs w:val="21"/>
          </w:rPr>
          <w:t>arr</w:t>
        </w:r>
        <w:proofErr w:type="spellEnd"/>
        <w:r w:rsidRPr="00C7100F">
          <w:rPr>
            <w:rFonts w:ascii="Consolas" w:hAnsi="Consolas"/>
            <w:color w:val="D4D4D4"/>
            <w:sz w:val="21"/>
            <w:szCs w:val="21"/>
          </w:rPr>
          <w:t>[</w:t>
        </w:r>
        <w:r w:rsidRPr="00C7100F">
          <w:rPr>
            <w:rFonts w:ascii="Consolas" w:hAnsi="Consolas"/>
            <w:color w:val="9CDCFE"/>
            <w:sz w:val="21"/>
            <w:szCs w:val="21"/>
          </w:rPr>
          <w:t>second</w:t>
        </w:r>
        <w:r w:rsidRPr="00C7100F">
          <w:rPr>
            <w:rFonts w:ascii="Consolas" w:hAnsi="Consolas"/>
            <w:color w:val="D4D4D4"/>
            <w:sz w:val="21"/>
            <w:szCs w:val="21"/>
          </w:rPr>
          <w:t>]</w:t>
        </w:r>
      </w:ins>
    </w:p>
    <w:p w14:paraId="2B5164DA" w14:textId="77777777" w:rsidR="00C7100F" w:rsidRPr="00C7100F" w:rsidRDefault="00C7100F" w:rsidP="00C7100F">
      <w:pPr>
        <w:shd w:val="clear" w:color="auto" w:fill="1E1E1E"/>
        <w:spacing w:line="285" w:lineRule="atLeast"/>
        <w:rPr>
          <w:ins w:id="317" w:author="Areej Turky Sahu Alotaibi" w:date="2022-01-24T20:06:00Z"/>
          <w:rFonts w:ascii="Consolas" w:hAnsi="Consolas"/>
          <w:color w:val="D4D4D4"/>
          <w:sz w:val="21"/>
          <w:szCs w:val="21"/>
        </w:rPr>
      </w:pPr>
      <w:ins w:id="318" w:author="Areej Turky Sahu Alotaibi" w:date="2022-01-24T20:06:00Z">
        <w:r w:rsidRPr="00C7100F">
          <w:rPr>
            <w:rFonts w:ascii="Consolas" w:hAnsi="Consolas"/>
            <w:color w:val="D4D4D4"/>
            <w:sz w:val="21"/>
            <w:szCs w:val="21"/>
          </w:rPr>
          <w:t xml:space="preserve">        </w:t>
        </w:r>
        <w:proofErr w:type="spellStart"/>
        <w:r w:rsidRPr="00C7100F">
          <w:rPr>
            <w:rFonts w:ascii="Consolas" w:hAnsi="Consolas"/>
            <w:color w:val="9CDCFE"/>
            <w:sz w:val="21"/>
            <w:szCs w:val="21"/>
          </w:rPr>
          <w:t>arr</w:t>
        </w:r>
        <w:proofErr w:type="spellEnd"/>
        <w:r w:rsidRPr="00C7100F">
          <w:rPr>
            <w:rFonts w:ascii="Consolas" w:hAnsi="Consolas"/>
            <w:color w:val="D4D4D4"/>
            <w:sz w:val="21"/>
            <w:szCs w:val="21"/>
          </w:rPr>
          <w:t>[</w:t>
        </w:r>
        <w:r w:rsidRPr="00C7100F">
          <w:rPr>
            <w:rFonts w:ascii="Consolas" w:hAnsi="Consolas"/>
            <w:color w:val="9CDCFE"/>
            <w:sz w:val="21"/>
            <w:szCs w:val="21"/>
          </w:rPr>
          <w:t>second</w:t>
        </w:r>
        <w:r w:rsidRPr="00C7100F">
          <w:rPr>
            <w:rFonts w:ascii="Consolas" w:hAnsi="Consolas"/>
            <w:color w:val="D4D4D4"/>
            <w:sz w:val="21"/>
            <w:szCs w:val="21"/>
          </w:rPr>
          <w:t>]=</w:t>
        </w:r>
        <w:r w:rsidRPr="00C7100F">
          <w:rPr>
            <w:rFonts w:ascii="Consolas" w:hAnsi="Consolas"/>
            <w:color w:val="9CDCFE"/>
            <w:sz w:val="21"/>
            <w:szCs w:val="21"/>
          </w:rPr>
          <w:t>temp</w:t>
        </w:r>
      </w:ins>
    </w:p>
    <w:p w14:paraId="6C96D67C" w14:textId="77777777" w:rsidR="00C7100F" w:rsidRPr="00C7100F" w:rsidRDefault="00C7100F" w:rsidP="00C7100F">
      <w:pPr>
        <w:shd w:val="clear" w:color="auto" w:fill="1E1E1E"/>
        <w:spacing w:line="285" w:lineRule="atLeast"/>
        <w:rPr>
          <w:ins w:id="319" w:author="Areej Turky Sahu Alotaibi" w:date="2022-01-24T20:06:00Z"/>
          <w:rFonts w:ascii="Consolas" w:hAnsi="Consolas"/>
          <w:color w:val="D4D4D4"/>
          <w:sz w:val="21"/>
          <w:szCs w:val="21"/>
        </w:rPr>
      </w:pPr>
      <w:ins w:id="320" w:author="Areej Turky Sahu Alotaibi" w:date="2022-01-24T20:06:00Z">
        <w:r w:rsidRPr="00C7100F">
          <w:rPr>
            <w:rFonts w:ascii="Consolas" w:hAnsi="Consolas"/>
            <w:color w:val="D4D4D4"/>
            <w:sz w:val="21"/>
            <w:szCs w:val="21"/>
          </w:rPr>
          <w:t xml:space="preserve">    </w:t>
        </w:r>
        <w:r w:rsidRPr="00C7100F">
          <w:rPr>
            <w:rFonts w:ascii="Consolas" w:hAnsi="Consolas"/>
            <w:color w:val="569CD6"/>
            <w:sz w:val="21"/>
            <w:szCs w:val="21"/>
          </w:rPr>
          <w:t>def</w:t>
        </w:r>
        <w:r w:rsidRPr="00C7100F">
          <w:rPr>
            <w:rFonts w:ascii="Consolas" w:hAnsi="Consolas"/>
            <w:color w:val="D4D4D4"/>
            <w:sz w:val="21"/>
            <w:szCs w:val="21"/>
          </w:rPr>
          <w:t xml:space="preserve"> </w:t>
        </w:r>
        <w:proofErr w:type="spellStart"/>
        <w:r w:rsidRPr="00C7100F">
          <w:rPr>
            <w:rFonts w:ascii="Consolas" w:hAnsi="Consolas"/>
            <w:color w:val="DCDCAA"/>
            <w:sz w:val="21"/>
            <w:szCs w:val="21"/>
          </w:rPr>
          <w:t>allPermutationsHelper</w:t>
        </w:r>
        <w:proofErr w:type="spellEnd"/>
        <w:r w:rsidRPr="00C7100F">
          <w:rPr>
            <w:rFonts w:ascii="Consolas" w:hAnsi="Consolas"/>
            <w:color w:val="D4D4D4"/>
            <w:sz w:val="21"/>
            <w:szCs w:val="21"/>
          </w:rPr>
          <w:t>(</w:t>
        </w:r>
        <w:proofErr w:type="spellStart"/>
        <w:r w:rsidRPr="00C7100F">
          <w:rPr>
            <w:rFonts w:ascii="Consolas" w:hAnsi="Consolas"/>
            <w:color w:val="9CDCFE"/>
            <w:sz w:val="21"/>
            <w:szCs w:val="21"/>
          </w:rPr>
          <w:t>self</w:t>
        </w:r>
        <w:r w:rsidRPr="00C7100F">
          <w:rPr>
            <w:rFonts w:ascii="Consolas" w:hAnsi="Consolas"/>
            <w:color w:val="D4D4D4"/>
            <w:sz w:val="21"/>
            <w:szCs w:val="21"/>
          </w:rPr>
          <w:t>,</w:t>
        </w:r>
        <w:r w:rsidRPr="00C7100F">
          <w:rPr>
            <w:rFonts w:ascii="Consolas" w:hAnsi="Consolas"/>
            <w:color w:val="9CDCFE"/>
            <w:sz w:val="21"/>
            <w:szCs w:val="21"/>
          </w:rPr>
          <w:t>permutation</w:t>
        </w:r>
        <w:r w:rsidRPr="00C7100F">
          <w:rPr>
            <w:rFonts w:ascii="Consolas" w:hAnsi="Consolas"/>
            <w:color w:val="D4D4D4"/>
            <w:sz w:val="21"/>
            <w:szCs w:val="21"/>
          </w:rPr>
          <w:t>,</w:t>
        </w:r>
        <w:r w:rsidRPr="00C7100F">
          <w:rPr>
            <w:rFonts w:ascii="Consolas" w:hAnsi="Consolas"/>
            <w:color w:val="9CDCFE"/>
            <w:sz w:val="21"/>
            <w:szCs w:val="21"/>
          </w:rPr>
          <w:t>permutations</w:t>
        </w:r>
        <w:r w:rsidRPr="00C7100F">
          <w:rPr>
            <w:rFonts w:ascii="Consolas" w:hAnsi="Consolas"/>
            <w:color w:val="D4D4D4"/>
            <w:sz w:val="21"/>
            <w:szCs w:val="21"/>
          </w:rPr>
          <w:t>,</w:t>
        </w:r>
        <w:r w:rsidRPr="00C7100F">
          <w:rPr>
            <w:rFonts w:ascii="Consolas" w:hAnsi="Consolas"/>
            <w:color w:val="9CDCFE"/>
            <w:sz w:val="21"/>
            <w:szCs w:val="21"/>
          </w:rPr>
          <w:t>n</w:t>
        </w:r>
        <w:proofErr w:type="spellEnd"/>
        <w:r w:rsidRPr="00C7100F">
          <w:rPr>
            <w:rFonts w:ascii="Consolas" w:hAnsi="Consolas"/>
            <w:color w:val="D4D4D4"/>
            <w:sz w:val="21"/>
            <w:szCs w:val="21"/>
          </w:rPr>
          <w:t>):</w:t>
        </w:r>
      </w:ins>
    </w:p>
    <w:p w14:paraId="71AF4456" w14:textId="77777777" w:rsidR="00C7100F" w:rsidRPr="00C7100F" w:rsidRDefault="00C7100F" w:rsidP="00C7100F">
      <w:pPr>
        <w:shd w:val="clear" w:color="auto" w:fill="1E1E1E"/>
        <w:spacing w:line="285" w:lineRule="atLeast"/>
        <w:rPr>
          <w:ins w:id="321" w:author="Areej Turky Sahu Alotaibi" w:date="2022-01-24T20:06:00Z"/>
          <w:rFonts w:ascii="Consolas" w:hAnsi="Consolas"/>
          <w:color w:val="D4D4D4"/>
          <w:sz w:val="21"/>
          <w:szCs w:val="21"/>
        </w:rPr>
      </w:pPr>
      <w:ins w:id="322" w:author="Areej Turky Sahu Alotaibi" w:date="2022-01-24T20:06:00Z">
        <w:r w:rsidRPr="00C7100F">
          <w:rPr>
            <w:rFonts w:ascii="Consolas" w:hAnsi="Consolas"/>
            <w:color w:val="D4D4D4"/>
            <w:sz w:val="21"/>
            <w:szCs w:val="21"/>
          </w:rPr>
          <w:t xml:space="preserve">        </w:t>
        </w:r>
        <w:r w:rsidRPr="00C7100F">
          <w:rPr>
            <w:rFonts w:ascii="Consolas" w:hAnsi="Consolas"/>
            <w:color w:val="C586C0"/>
            <w:sz w:val="21"/>
            <w:szCs w:val="21"/>
          </w:rPr>
          <w:t>if</w:t>
        </w:r>
        <w:r w:rsidRPr="00C7100F">
          <w:rPr>
            <w:rFonts w:ascii="Consolas" w:hAnsi="Consolas"/>
            <w:color w:val="D4D4D4"/>
            <w:sz w:val="21"/>
            <w:szCs w:val="21"/>
          </w:rPr>
          <w:t>(</w:t>
        </w:r>
        <w:r w:rsidRPr="00C7100F">
          <w:rPr>
            <w:rFonts w:ascii="Consolas" w:hAnsi="Consolas"/>
            <w:color w:val="9CDCFE"/>
            <w:sz w:val="21"/>
            <w:szCs w:val="21"/>
          </w:rPr>
          <w:t>n</w:t>
        </w:r>
        <w:r w:rsidRPr="00C7100F">
          <w:rPr>
            <w:rFonts w:ascii="Consolas" w:hAnsi="Consolas"/>
            <w:color w:val="D4D4D4"/>
            <w:sz w:val="21"/>
            <w:szCs w:val="21"/>
          </w:rPr>
          <w:t>&lt;=</w:t>
        </w:r>
        <w:r w:rsidRPr="00C7100F">
          <w:rPr>
            <w:rFonts w:ascii="Consolas" w:hAnsi="Consolas"/>
            <w:color w:val="B5CEA8"/>
            <w:sz w:val="21"/>
            <w:szCs w:val="21"/>
          </w:rPr>
          <w:t>0</w:t>
        </w:r>
        <w:r w:rsidRPr="00C7100F">
          <w:rPr>
            <w:rFonts w:ascii="Consolas" w:hAnsi="Consolas"/>
            <w:color w:val="D4D4D4"/>
            <w:sz w:val="21"/>
            <w:szCs w:val="21"/>
          </w:rPr>
          <w:t>):</w:t>
        </w:r>
      </w:ins>
    </w:p>
    <w:p w14:paraId="6BDD89A8" w14:textId="77777777" w:rsidR="00C7100F" w:rsidRPr="00C7100F" w:rsidRDefault="00C7100F" w:rsidP="00C7100F">
      <w:pPr>
        <w:shd w:val="clear" w:color="auto" w:fill="1E1E1E"/>
        <w:spacing w:line="285" w:lineRule="atLeast"/>
        <w:rPr>
          <w:ins w:id="323" w:author="Areej Turky Sahu Alotaibi" w:date="2022-01-24T20:06:00Z"/>
          <w:rFonts w:ascii="Consolas" w:hAnsi="Consolas"/>
          <w:color w:val="D4D4D4"/>
          <w:sz w:val="21"/>
          <w:szCs w:val="21"/>
        </w:rPr>
      </w:pPr>
      <w:ins w:id="324" w:author="Areej Turky Sahu Alotaibi" w:date="2022-01-24T20:06:00Z">
        <w:r w:rsidRPr="00C7100F">
          <w:rPr>
            <w:rFonts w:ascii="Consolas" w:hAnsi="Consolas"/>
            <w:color w:val="D4D4D4"/>
            <w:sz w:val="21"/>
            <w:szCs w:val="21"/>
          </w:rPr>
          <w:t xml:space="preserve">            </w:t>
        </w:r>
        <w:r w:rsidRPr="00C7100F">
          <w:rPr>
            <w:rFonts w:ascii="Consolas" w:hAnsi="Consolas"/>
            <w:color w:val="C586C0"/>
            <w:sz w:val="21"/>
            <w:szCs w:val="21"/>
          </w:rPr>
          <w:t>if</w:t>
        </w:r>
        <w:r w:rsidRPr="00C7100F">
          <w:rPr>
            <w:rFonts w:ascii="Consolas" w:hAnsi="Consolas"/>
            <w:color w:val="D4D4D4"/>
            <w:sz w:val="21"/>
            <w:szCs w:val="21"/>
          </w:rPr>
          <w:t>(</w:t>
        </w:r>
        <w:r w:rsidRPr="00C7100F">
          <w:rPr>
            <w:rFonts w:ascii="Consolas" w:hAnsi="Consolas"/>
            <w:color w:val="9CDCFE"/>
            <w:sz w:val="21"/>
            <w:szCs w:val="21"/>
          </w:rPr>
          <w:t>permutation</w:t>
        </w:r>
        <w:r w:rsidRPr="00C7100F">
          <w:rPr>
            <w:rFonts w:ascii="Consolas" w:hAnsi="Consolas"/>
            <w:color w:val="D4D4D4"/>
            <w:sz w:val="21"/>
            <w:szCs w:val="21"/>
          </w:rPr>
          <w:t>[</w:t>
        </w:r>
        <w:r w:rsidRPr="00C7100F">
          <w:rPr>
            <w:rFonts w:ascii="Consolas" w:hAnsi="Consolas"/>
            <w:color w:val="B5CEA8"/>
            <w:sz w:val="21"/>
            <w:szCs w:val="21"/>
          </w:rPr>
          <w:t>0</w:t>
        </w:r>
        <w:r w:rsidRPr="00C7100F">
          <w:rPr>
            <w:rFonts w:ascii="Consolas" w:hAnsi="Consolas"/>
            <w:color w:val="D4D4D4"/>
            <w:sz w:val="21"/>
            <w:szCs w:val="21"/>
          </w:rPr>
          <w:t xml:space="preserve">] == </w:t>
        </w:r>
        <w:proofErr w:type="spellStart"/>
        <w:r w:rsidRPr="00C7100F">
          <w:rPr>
            <w:rFonts w:ascii="Consolas" w:hAnsi="Consolas"/>
            <w:color w:val="9CDCFE"/>
            <w:sz w:val="21"/>
            <w:szCs w:val="21"/>
          </w:rPr>
          <w:t>self</w:t>
        </w:r>
        <w:r w:rsidRPr="00C7100F">
          <w:rPr>
            <w:rFonts w:ascii="Consolas" w:hAnsi="Consolas"/>
            <w:color w:val="D4D4D4"/>
            <w:sz w:val="21"/>
            <w:szCs w:val="21"/>
          </w:rPr>
          <w:t>.</w:t>
        </w:r>
        <w:r w:rsidRPr="00C7100F">
          <w:rPr>
            <w:rFonts w:ascii="Consolas" w:hAnsi="Consolas"/>
            <w:color w:val="9CDCFE"/>
            <w:sz w:val="21"/>
            <w:szCs w:val="21"/>
          </w:rPr>
          <w:t>initalNode</w:t>
        </w:r>
        <w:proofErr w:type="spellEnd"/>
        <w:r w:rsidRPr="00C7100F">
          <w:rPr>
            <w:rFonts w:ascii="Consolas" w:hAnsi="Consolas"/>
            <w:color w:val="D4D4D4"/>
            <w:sz w:val="21"/>
            <w:szCs w:val="21"/>
          </w:rPr>
          <w:t>):</w:t>
        </w:r>
      </w:ins>
    </w:p>
    <w:p w14:paraId="2CF6D9F5" w14:textId="77777777" w:rsidR="00C7100F" w:rsidRPr="00C7100F" w:rsidRDefault="00C7100F" w:rsidP="00C7100F">
      <w:pPr>
        <w:shd w:val="clear" w:color="auto" w:fill="1E1E1E"/>
        <w:spacing w:line="285" w:lineRule="atLeast"/>
        <w:rPr>
          <w:ins w:id="325" w:author="Areej Turky Sahu Alotaibi" w:date="2022-01-24T20:06:00Z"/>
          <w:rFonts w:ascii="Consolas" w:hAnsi="Consolas"/>
          <w:color w:val="D4D4D4"/>
          <w:sz w:val="21"/>
          <w:szCs w:val="21"/>
        </w:rPr>
      </w:pPr>
      <w:ins w:id="326" w:author="Areej Turky Sahu Alotaibi" w:date="2022-01-24T20:06:00Z">
        <w:r w:rsidRPr="00C7100F">
          <w:rPr>
            <w:rFonts w:ascii="Consolas" w:hAnsi="Consolas"/>
            <w:color w:val="D4D4D4"/>
            <w:sz w:val="21"/>
            <w:szCs w:val="21"/>
          </w:rPr>
          <w:t xml:space="preserve">                </w:t>
        </w:r>
        <w:proofErr w:type="spellStart"/>
        <w:r w:rsidRPr="00C7100F">
          <w:rPr>
            <w:rFonts w:ascii="Consolas" w:hAnsi="Consolas"/>
            <w:color w:val="9CDCFE"/>
            <w:sz w:val="21"/>
            <w:szCs w:val="21"/>
          </w:rPr>
          <w:t>permutations</w:t>
        </w:r>
        <w:r w:rsidRPr="00C7100F">
          <w:rPr>
            <w:rFonts w:ascii="Consolas" w:hAnsi="Consolas"/>
            <w:color w:val="D4D4D4"/>
            <w:sz w:val="21"/>
            <w:szCs w:val="21"/>
          </w:rPr>
          <w:t>.append</w:t>
        </w:r>
        <w:proofErr w:type="spellEnd"/>
        <w:r w:rsidRPr="00C7100F">
          <w:rPr>
            <w:rFonts w:ascii="Consolas" w:hAnsi="Consolas"/>
            <w:color w:val="D4D4D4"/>
            <w:sz w:val="21"/>
            <w:szCs w:val="21"/>
          </w:rPr>
          <w:t>(</w:t>
        </w:r>
        <w:r w:rsidRPr="00C7100F">
          <w:rPr>
            <w:rFonts w:ascii="Consolas" w:hAnsi="Consolas"/>
            <w:color w:val="9CDCFE"/>
            <w:sz w:val="21"/>
            <w:szCs w:val="21"/>
          </w:rPr>
          <w:t>permutation</w:t>
        </w:r>
        <w:r w:rsidRPr="00C7100F">
          <w:rPr>
            <w:rFonts w:ascii="Consolas" w:hAnsi="Consolas"/>
            <w:color w:val="D4D4D4"/>
            <w:sz w:val="21"/>
            <w:szCs w:val="21"/>
          </w:rPr>
          <w:t>)</w:t>
        </w:r>
      </w:ins>
    </w:p>
    <w:p w14:paraId="15146373" w14:textId="77777777" w:rsidR="00C7100F" w:rsidRPr="00C7100F" w:rsidRDefault="00C7100F" w:rsidP="00C7100F">
      <w:pPr>
        <w:shd w:val="clear" w:color="auto" w:fill="1E1E1E"/>
        <w:spacing w:line="285" w:lineRule="atLeast"/>
        <w:rPr>
          <w:ins w:id="327" w:author="Areej Turky Sahu Alotaibi" w:date="2022-01-24T20:06:00Z"/>
          <w:rFonts w:ascii="Consolas" w:hAnsi="Consolas"/>
          <w:color w:val="D4D4D4"/>
          <w:sz w:val="21"/>
          <w:szCs w:val="21"/>
        </w:rPr>
      </w:pPr>
      <w:ins w:id="328" w:author="Areej Turky Sahu Alotaibi" w:date="2022-01-24T20:06:00Z">
        <w:r w:rsidRPr="00C7100F">
          <w:rPr>
            <w:rFonts w:ascii="Consolas" w:hAnsi="Consolas"/>
            <w:color w:val="D4D4D4"/>
            <w:sz w:val="21"/>
            <w:szCs w:val="21"/>
          </w:rPr>
          <w:t xml:space="preserve">                </w:t>
        </w:r>
        <w:r w:rsidRPr="00C7100F">
          <w:rPr>
            <w:rFonts w:ascii="Consolas" w:hAnsi="Consolas"/>
            <w:color w:val="C586C0"/>
            <w:sz w:val="21"/>
            <w:szCs w:val="21"/>
          </w:rPr>
          <w:t>return</w:t>
        </w:r>
      </w:ins>
    </w:p>
    <w:p w14:paraId="4A37E547" w14:textId="77777777" w:rsidR="00C7100F" w:rsidRPr="00C7100F" w:rsidRDefault="00C7100F" w:rsidP="00C7100F">
      <w:pPr>
        <w:shd w:val="clear" w:color="auto" w:fill="1E1E1E"/>
        <w:spacing w:line="285" w:lineRule="atLeast"/>
        <w:rPr>
          <w:ins w:id="329" w:author="Areej Turky Sahu Alotaibi" w:date="2022-01-24T20:06:00Z"/>
          <w:rFonts w:ascii="Consolas" w:hAnsi="Consolas"/>
          <w:color w:val="D4D4D4"/>
          <w:sz w:val="21"/>
          <w:szCs w:val="21"/>
        </w:rPr>
      </w:pPr>
      <w:ins w:id="330" w:author="Areej Turky Sahu Alotaibi" w:date="2022-01-24T20:06:00Z">
        <w:r w:rsidRPr="00C7100F">
          <w:rPr>
            <w:rFonts w:ascii="Consolas" w:hAnsi="Consolas"/>
            <w:color w:val="D4D4D4"/>
            <w:sz w:val="21"/>
            <w:szCs w:val="21"/>
          </w:rPr>
          <w:t xml:space="preserve">        </w:t>
        </w:r>
        <w:proofErr w:type="spellStart"/>
        <w:r w:rsidRPr="00C7100F">
          <w:rPr>
            <w:rFonts w:ascii="Consolas" w:hAnsi="Consolas"/>
            <w:color w:val="9CDCFE"/>
            <w:sz w:val="21"/>
            <w:szCs w:val="21"/>
          </w:rPr>
          <w:t>tempPermutation</w:t>
        </w:r>
        <w:proofErr w:type="spellEnd"/>
        <w:r w:rsidRPr="00C7100F">
          <w:rPr>
            <w:rFonts w:ascii="Consolas" w:hAnsi="Consolas"/>
            <w:color w:val="D4D4D4"/>
            <w:sz w:val="21"/>
            <w:szCs w:val="21"/>
          </w:rPr>
          <w:t>=</w:t>
        </w:r>
        <w:r w:rsidRPr="00C7100F">
          <w:rPr>
            <w:rFonts w:ascii="Consolas" w:hAnsi="Consolas"/>
            <w:color w:val="9CDCFE"/>
            <w:sz w:val="21"/>
            <w:szCs w:val="21"/>
          </w:rPr>
          <w:t>permutation</w:t>
        </w:r>
        <w:r w:rsidRPr="00C7100F">
          <w:rPr>
            <w:rFonts w:ascii="Consolas" w:hAnsi="Consolas"/>
            <w:color w:val="D4D4D4"/>
            <w:sz w:val="21"/>
            <w:szCs w:val="21"/>
          </w:rPr>
          <w:t>+[]</w:t>
        </w:r>
      </w:ins>
    </w:p>
    <w:p w14:paraId="5D63BEF7" w14:textId="77777777" w:rsidR="00C7100F" w:rsidRPr="00C7100F" w:rsidRDefault="00C7100F" w:rsidP="00C7100F">
      <w:pPr>
        <w:shd w:val="clear" w:color="auto" w:fill="1E1E1E"/>
        <w:spacing w:line="285" w:lineRule="atLeast"/>
        <w:rPr>
          <w:ins w:id="331" w:author="Areej Turky Sahu Alotaibi" w:date="2022-01-24T20:06:00Z"/>
          <w:rFonts w:ascii="Consolas" w:hAnsi="Consolas"/>
          <w:color w:val="D4D4D4"/>
          <w:sz w:val="21"/>
          <w:szCs w:val="21"/>
        </w:rPr>
      </w:pPr>
      <w:ins w:id="332" w:author="Areej Turky Sahu Alotaibi" w:date="2022-01-24T20:06:00Z">
        <w:r w:rsidRPr="00C7100F">
          <w:rPr>
            <w:rFonts w:ascii="Consolas" w:hAnsi="Consolas"/>
            <w:color w:val="D4D4D4"/>
            <w:sz w:val="21"/>
            <w:szCs w:val="21"/>
          </w:rPr>
          <w:t xml:space="preserve">        </w:t>
        </w:r>
      </w:ins>
    </w:p>
    <w:p w14:paraId="56A1F254" w14:textId="77777777" w:rsidR="00C7100F" w:rsidRPr="00C7100F" w:rsidRDefault="00C7100F" w:rsidP="00C7100F">
      <w:pPr>
        <w:shd w:val="clear" w:color="auto" w:fill="1E1E1E"/>
        <w:spacing w:line="285" w:lineRule="atLeast"/>
        <w:rPr>
          <w:ins w:id="333" w:author="Areej Turky Sahu Alotaibi" w:date="2022-01-24T20:06:00Z"/>
          <w:rFonts w:ascii="Consolas" w:hAnsi="Consolas"/>
          <w:color w:val="D4D4D4"/>
          <w:sz w:val="21"/>
          <w:szCs w:val="21"/>
        </w:rPr>
      </w:pPr>
      <w:ins w:id="334" w:author="Areej Turky Sahu Alotaibi" w:date="2022-01-24T20:06:00Z">
        <w:r w:rsidRPr="00C7100F">
          <w:rPr>
            <w:rFonts w:ascii="Consolas" w:hAnsi="Consolas"/>
            <w:color w:val="D4D4D4"/>
            <w:sz w:val="21"/>
            <w:szCs w:val="21"/>
          </w:rPr>
          <w:t xml:space="preserve">        </w:t>
        </w:r>
        <w:r w:rsidRPr="00C7100F">
          <w:rPr>
            <w:rFonts w:ascii="Consolas" w:hAnsi="Consolas"/>
            <w:color w:val="C586C0"/>
            <w:sz w:val="21"/>
            <w:szCs w:val="21"/>
          </w:rPr>
          <w:t>for</w:t>
        </w:r>
        <w:r w:rsidRPr="00C7100F">
          <w:rPr>
            <w:rFonts w:ascii="Consolas" w:hAnsi="Consolas"/>
            <w:color w:val="D4D4D4"/>
            <w:sz w:val="21"/>
            <w:szCs w:val="21"/>
          </w:rPr>
          <w:t xml:space="preserve"> </w:t>
        </w:r>
        <w:proofErr w:type="spellStart"/>
        <w:r w:rsidRPr="00C7100F">
          <w:rPr>
            <w:rFonts w:ascii="Consolas" w:hAnsi="Consolas"/>
            <w:color w:val="9CDCFE"/>
            <w:sz w:val="21"/>
            <w:szCs w:val="21"/>
          </w:rPr>
          <w:t>i</w:t>
        </w:r>
        <w:proofErr w:type="spellEnd"/>
        <w:r w:rsidRPr="00C7100F">
          <w:rPr>
            <w:rFonts w:ascii="Consolas" w:hAnsi="Consolas"/>
            <w:color w:val="D4D4D4"/>
            <w:sz w:val="21"/>
            <w:szCs w:val="21"/>
          </w:rPr>
          <w:t xml:space="preserve"> </w:t>
        </w:r>
        <w:r w:rsidRPr="00C7100F">
          <w:rPr>
            <w:rFonts w:ascii="Consolas" w:hAnsi="Consolas"/>
            <w:color w:val="C586C0"/>
            <w:sz w:val="21"/>
            <w:szCs w:val="21"/>
          </w:rPr>
          <w:t>in</w:t>
        </w:r>
        <w:r w:rsidRPr="00C7100F">
          <w:rPr>
            <w:rFonts w:ascii="Consolas" w:hAnsi="Consolas"/>
            <w:color w:val="D4D4D4"/>
            <w:sz w:val="21"/>
            <w:szCs w:val="21"/>
          </w:rPr>
          <w:t xml:space="preserve"> </w:t>
        </w:r>
        <w:r w:rsidRPr="00C7100F">
          <w:rPr>
            <w:rFonts w:ascii="Consolas" w:hAnsi="Consolas"/>
            <w:color w:val="4EC9B0"/>
            <w:sz w:val="21"/>
            <w:szCs w:val="21"/>
          </w:rPr>
          <w:t>range</w:t>
        </w:r>
        <w:r w:rsidRPr="00C7100F">
          <w:rPr>
            <w:rFonts w:ascii="Consolas" w:hAnsi="Consolas"/>
            <w:color w:val="D4D4D4"/>
            <w:sz w:val="21"/>
            <w:szCs w:val="21"/>
          </w:rPr>
          <w:t>(</w:t>
        </w:r>
        <w:r w:rsidRPr="00C7100F">
          <w:rPr>
            <w:rFonts w:ascii="Consolas" w:hAnsi="Consolas"/>
            <w:color w:val="9CDCFE"/>
            <w:sz w:val="21"/>
            <w:szCs w:val="21"/>
          </w:rPr>
          <w:t>n</w:t>
        </w:r>
        <w:r w:rsidRPr="00C7100F">
          <w:rPr>
            <w:rFonts w:ascii="Consolas" w:hAnsi="Consolas"/>
            <w:color w:val="D4D4D4"/>
            <w:sz w:val="21"/>
            <w:szCs w:val="21"/>
          </w:rPr>
          <w:t>):</w:t>
        </w:r>
      </w:ins>
    </w:p>
    <w:p w14:paraId="1DDA703C" w14:textId="77777777" w:rsidR="00C7100F" w:rsidRPr="00C7100F" w:rsidRDefault="00C7100F" w:rsidP="00C7100F">
      <w:pPr>
        <w:shd w:val="clear" w:color="auto" w:fill="1E1E1E"/>
        <w:spacing w:line="285" w:lineRule="atLeast"/>
        <w:rPr>
          <w:ins w:id="335" w:author="Areej Turky Sahu Alotaibi" w:date="2022-01-24T20:06:00Z"/>
          <w:rFonts w:ascii="Consolas" w:hAnsi="Consolas"/>
          <w:color w:val="D4D4D4"/>
          <w:sz w:val="21"/>
          <w:szCs w:val="21"/>
        </w:rPr>
      </w:pPr>
      <w:ins w:id="336" w:author="Areej Turky Sahu Alotaibi" w:date="2022-01-24T20:06:00Z">
        <w:r w:rsidRPr="00C7100F">
          <w:rPr>
            <w:rFonts w:ascii="Consolas" w:hAnsi="Consolas"/>
            <w:color w:val="D4D4D4"/>
            <w:sz w:val="21"/>
            <w:szCs w:val="21"/>
          </w:rPr>
          <w:lastRenderedPageBreak/>
          <w:t xml:space="preserve">            </w:t>
        </w:r>
        <w:proofErr w:type="spellStart"/>
        <w:r w:rsidRPr="00C7100F">
          <w:rPr>
            <w:rFonts w:ascii="Consolas" w:hAnsi="Consolas"/>
            <w:color w:val="9CDCFE"/>
            <w:sz w:val="21"/>
            <w:szCs w:val="21"/>
          </w:rPr>
          <w:t>self</w:t>
        </w:r>
        <w:r w:rsidRPr="00C7100F">
          <w:rPr>
            <w:rFonts w:ascii="Consolas" w:hAnsi="Consolas"/>
            <w:color w:val="D4D4D4"/>
            <w:sz w:val="21"/>
            <w:szCs w:val="21"/>
          </w:rPr>
          <w:t>.</w:t>
        </w:r>
        <w:r w:rsidRPr="00C7100F">
          <w:rPr>
            <w:rFonts w:ascii="Consolas" w:hAnsi="Consolas"/>
            <w:color w:val="DCDCAA"/>
            <w:sz w:val="21"/>
            <w:szCs w:val="21"/>
          </w:rPr>
          <w:t>swap</w:t>
        </w:r>
        <w:proofErr w:type="spellEnd"/>
        <w:r w:rsidRPr="00C7100F">
          <w:rPr>
            <w:rFonts w:ascii="Consolas" w:hAnsi="Consolas"/>
            <w:color w:val="D4D4D4"/>
            <w:sz w:val="21"/>
            <w:szCs w:val="21"/>
          </w:rPr>
          <w:t>(</w:t>
        </w:r>
        <w:proofErr w:type="spellStart"/>
        <w:r w:rsidRPr="00C7100F">
          <w:rPr>
            <w:rFonts w:ascii="Consolas" w:hAnsi="Consolas"/>
            <w:color w:val="9CDCFE"/>
            <w:sz w:val="21"/>
            <w:szCs w:val="21"/>
          </w:rPr>
          <w:t>tempPermutation</w:t>
        </w:r>
        <w:proofErr w:type="spellEnd"/>
        <w:r w:rsidRPr="00C7100F">
          <w:rPr>
            <w:rFonts w:ascii="Consolas" w:hAnsi="Consolas"/>
            <w:color w:val="D4D4D4"/>
            <w:sz w:val="21"/>
            <w:szCs w:val="21"/>
          </w:rPr>
          <w:t xml:space="preserve">, </w:t>
        </w:r>
        <w:proofErr w:type="spellStart"/>
        <w:r w:rsidRPr="00C7100F">
          <w:rPr>
            <w:rFonts w:ascii="Consolas" w:hAnsi="Consolas"/>
            <w:color w:val="9CDCFE"/>
            <w:sz w:val="21"/>
            <w:szCs w:val="21"/>
          </w:rPr>
          <w:t>i</w:t>
        </w:r>
        <w:proofErr w:type="spellEnd"/>
        <w:r w:rsidRPr="00C7100F">
          <w:rPr>
            <w:rFonts w:ascii="Consolas" w:hAnsi="Consolas"/>
            <w:color w:val="D4D4D4"/>
            <w:sz w:val="21"/>
            <w:szCs w:val="21"/>
          </w:rPr>
          <w:t xml:space="preserve"> , </w:t>
        </w:r>
        <w:r w:rsidRPr="00C7100F">
          <w:rPr>
            <w:rFonts w:ascii="Consolas" w:hAnsi="Consolas"/>
            <w:color w:val="9CDCFE"/>
            <w:sz w:val="21"/>
            <w:szCs w:val="21"/>
          </w:rPr>
          <w:t>n</w:t>
        </w:r>
        <w:r w:rsidRPr="00C7100F">
          <w:rPr>
            <w:rFonts w:ascii="Consolas" w:hAnsi="Consolas"/>
            <w:color w:val="D4D4D4"/>
            <w:sz w:val="21"/>
            <w:szCs w:val="21"/>
          </w:rPr>
          <w:t>-</w:t>
        </w:r>
        <w:r w:rsidRPr="00C7100F">
          <w:rPr>
            <w:rFonts w:ascii="Consolas" w:hAnsi="Consolas"/>
            <w:color w:val="B5CEA8"/>
            <w:sz w:val="21"/>
            <w:szCs w:val="21"/>
          </w:rPr>
          <w:t>1</w:t>
        </w:r>
        <w:r w:rsidRPr="00C7100F">
          <w:rPr>
            <w:rFonts w:ascii="Consolas" w:hAnsi="Consolas"/>
            <w:color w:val="D4D4D4"/>
            <w:sz w:val="21"/>
            <w:szCs w:val="21"/>
          </w:rPr>
          <w:t>)</w:t>
        </w:r>
      </w:ins>
    </w:p>
    <w:p w14:paraId="601080F7" w14:textId="77777777" w:rsidR="00C7100F" w:rsidRPr="00C7100F" w:rsidRDefault="00C7100F" w:rsidP="00C7100F">
      <w:pPr>
        <w:shd w:val="clear" w:color="auto" w:fill="1E1E1E"/>
        <w:spacing w:line="285" w:lineRule="atLeast"/>
        <w:rPr>
          <w:ins w:id="337" w:author="Areej Turky Sahu Alotaibi" w:date="2022-01-24T20:06:00Z"/>
          <w:rFonts w:ascii="Consolas" w:hAnsi="Consolas"/>
          <w:color w:val="D4D4D4"/>
          <w:sz w:val="21"/>
          <w:szCs w:val="21"/>
        </w:rPr>
      </w:pPr>
      <w:ins w:id="338" w:author="Areej Turky Sahu Alotaibi" w:date="2022-01-24T20:06:00Z">
        <w:r w:rsidRPr="00C7100F">
          <w:rPr>
            <w:rFonts w:ascii="Consolas" w:hAnsi="Consolas"/>
            <w:color w:val="D4D4D4"/>
            <w:sz w:val="21"/>
            <w:szCs w:val="21"/>
          </w:rPr>
          <w:t xml:space="preserve">            </w:t>
        </w:r>
      </w:ins>
    </w:p>
    <w:p w14:paraId="74307565" w14:textId="77777777" w:rsidR="00C7100F" w:rsidRPr="00C7100F" w:rsidRDefault="00C7100F" w:rsidP="00C7100F">
      <w:pPr>
        <w:shd w:val="clear" w:color="auto" w:fill="1E1E1E"/>
        <w:spacing w:line="285" w:lineRule="atLeast"/>
        <w:rPr>
          <w:ins w:id="339" w:author="Areej Turky Sahu Alotaibi" w:date="2022-01-24T20:06:00Z"/>
          <w:rFonts w:ascii="Consolas" w:hAnsi="Consolas"/>
          <w:color w:val="D4D4D4"/>
          <w:sz w:val="21"/>
          <w:szCs w:val="21"/>
        </w:rPr>
      </w:pPr>
      <w:ins w:id="340" w:author="Areej Turky Sahu Alotaibi" w:date="2022-01-24T20:06:00Z">
        <w:r w:rsidRPr="00C7100F">
          <w:rPr>
            <w:rFonts w:ascii="Consolas" w:hAnsi="Consolas"/>
            <w:color w:val="D4D4D4"/>
            <w:sz w:val="21"/>
            <w:szCs w:val="21"/>
          </w:rPr>
          <w:t xml:space="preserve">            </w:t>
        </w:r>
        <w:proofErr w:type="spellStart"/>
        <w:r w:rsidRPr="00C7100F">
          <w:rPr>
            <w:rFonts w:ascii="Consolas" w:hAnsi="Consolas"/>
            <w:color w:val="9CDCFE"/>
            <w:sz w:val="21"/>
            <w:szCs w:val="21"/>
          </w:rPr>
          <w:t>self</w:t>
        </w:r>
        <w:r w:rsidRPr="00C7100F">
          <w:rPr>
            <w:rFonts w:ascii="Consolas" w:hAnsi="Consolas"/>
            <w:color w:val="D4D4D4"/>
            <w:sz w:val="21"/>
            <w:szCs w:val="21"/>
          </w:rPr>
          <w:t>.</w:t>
        </w:r>
        <w:r w:rsidRPr="00C7100F">
          <w:rPr>
            <w:rFonts w:ascii="Consolas" w:hAnsi="Consolas"/>
            <w:color w:val="DCDCAA"/>
            <w:sz w:val="21"/>
            <w:szCs w:val="21"/>
          </w:rPr>
          <w:t>allPermutationsHelper</w:t>
        </w:r>
        <w:proofErr w:type="spellEnd"/>
        <w:r w:rsidRPr="00C7100F">
          <w:rPr>
            <w:rFonts w:ascii="Consolas" w:hAnsi="Consolas"/>
            <w:color w:val="D4D4D4"/>
            <w:sz w:val="21"/>
            <w:szCs w:val="21"/>
          </w:rPr>
          <w:t>(</w:t>
        </w:r>
        <w:r w:rsidRPr="00C7100F">
          <w:rPr>
            <w:rFonts w:ascii="Consolas" w:hAnsi="Consolas"/>
            <w:color w:val="9CDCFE"/>
            <w:sz w:val="21"/>
            <w:szCs w:val="21"/>
          </w:rPr>
          <w:t>tempPermutation</w:t>
        </w:r>
        <w:r w:rsidRPr="00C7100F">
          <w:rPr>
            <w:rFonts w:ascii="Consolas" w:hAnsi="Consolas"/>
            <w:color w:val="D4D4D4"/>
            <w:sz w:val="21"/>
            <w:szCs w:val="21"/>
          </w:rPr>
          <w:t>,</w:t>
        </w:r>
        <w:r w:rsidRPr="00C7100F">
          <w:rPr>
            <w:rFonts w:ascii="Consolas" w:hAnsi="Consolas"/>
            <w:color w:val="9CDCFE"/>
            <w:sz w:val="21"/>
            <w:szCs w:val="21"/>
          </w:rPr>
          <w:t>permutations</w:t>
        </w:r>
        <w:r w:rsidRPr="00C7100F">
          <w:rPr>
            <w:rFonts w:ascii="Consolas" w:hAnsi="Consolas"/>
            <w:color w:val="D4D4D4"/>
            <w:sz w:val="21"/>
            <w:szCs w:val="21"/>
          </w:rPr>
          <w:t>,</w:t>
        </w:r>
        <w:r w:rsidRPr="00C7100F">
          <w:rPr>
            <w:rFonts w:ascii="Consolas" w:hAnsi="Consolas"/>
            <w:color w:val="9CDCFE"/>
            <w:sz w:val="21"/>
            <w:szCs w:val="21"/>
          </w:rPr>
          <w:t>n</w:t>
        </w:r>
        <w:r w:rsidRPr="00C7100F">
          <w:rPr>
            <w:rFonts w:ascii="Consolas" w:hAnsi="Consolas"/>
            <w:color w:val="D4D4D4"/>
            <w:sz w:val="21"/>
            <w:szCs w:val="21"/>
          </w:rPr>
          <w:t>-</w:t>
        </w:r>
        <w:r w:rsidRPr="00C7100F">
          <w:rPr>
            <w:rFonts w:ascii="Consolas" w:hAnsi="Consolas"/>
            <w:color w:val="B5CEA8"/>
            <w:sz w:val="21"/>
            <w:szCs w:val="21"/>
          </w:rPr>
          <w:t>1</w:t>
        </w:r>
        <w:r w:rsidRPr="00C7100F">
          <w:rPr>
            <w:rFonts w:ascii="Consolas" w:hAnsi="Consolas"/>
            <w:color w:val="D4D4D4"/>
            <w:sz w:val="21"/>
            <w:szCs w:val="21"/>
          </w:rPr>
          <w:t>)</w:t>
        </w:r>
      </w:ins>
    </w:p>
    <w:p w14:paraId="02149297" w14:textId="77777777" w:rsidR="00C7100F" w:rsidRPr="00C7100F" w:rsidRDefault="00C7100F" w:rsidP="00C7100F">
      <w:pPr>
        <w:shd w:val="clear" w:color="auto" w:fill="1E1E1E"/>
        <w:spacing w:line="285" w:lineRule="atLeast"/>
        <w:rPr>
          <w:ins w:id="341" w:author="Areej Turky Sahu Alotaibi" w:date="2022-01-24T20:06:00Z"/>
          <w:rFonts w:ascii="Consolas" w:hAnsi="Consolas"/>
          <w:color w:val="D4D4D4"/>
          <w:sz w:val="21"/>
          <w:szCs w:val="21"/>
        </w:rPr>
      </w:pPr>
      <w:ins w:id="342" w:author="Areej Turky Sahu Alotaibi" w:date="2022-01-24T20:06:00Z">
        <w:r w:rsidRPr="00C7100F">
          <w:rPr>
            <w:rFonts w:ascii="Consolas" w:hAnsi="Consolas"/>
            <w:color w:val="D4D4D4"/>
            <w:sz w:val="21"/>
            <w:szCs w:val="21"/>
          </w:rPr>
          <w:t xml:space="preserve">            </w:t>
        </w:r>
      </w:ins>
    </w:p>
    <w:p w14:paraId="6A4857BC" w14:textId="77777777" w:rsidR="00C7100F" w:rsidRPr="00C7100F" w:rsidRDefault="00C7100F" w:rsidP="00C7100F">
      <w:pPr>
        <w:shd w:val="clear" w:color="auto" w:fill="1E1E1E"/>
        <w:spacing w:line="285" w:lineRule="atLeast"/>
        <w:rPr>
          <w:ins w:id="343" w:author="Areej Turky Sahu Alotaibi" w:date="2022-01-24T20:06:00Z"/>
          <w:rFonts w:ascii="Consolas" w:hAnsi="Consolas"/>
          <w:color w:val="D4D4D4"/>
          <w:sz w:val="21"/>
          <w:szCs w:val="21"/>
        </w:rPr>
      </w:pPr>
      <w:ins w:id="344" w:author="Areej Turky Sahu Alotaibi" w:date="2022-01-24T20:06:00Z">
        <w:r w:rsidRPr="00C7100F">
          <w:rPr>
            <w:rFonts w:ascii="Consolas" w:hAnsi="Consolas"/>
            <w:color w:val="D4D4D4"/>
            <w:sz w:val="21"/>
            <w:szCs w:val="21"/>
          </w:rPr>
          <w:t xml:space="preserve">            </w:t>
        </w:r>
        <w:proofErr w:type="spellStart"/>
        <w:r w:rsidRPr="00C7100F">
          <w:rPr>
            <w:rFonts w:ascii="Consolas" w:hAnsi="Consolas"/>
            <w:color w:val="9CDCFE"/>
            <w:sz w:val="21"/>
            <w:szCs w:val="21"/>
          </w:rPr>
          <w:t>self</w:t>
        </w:r>
        <w:r w:rsidRPr="00C7100F">
          <w:rPr>
            <w:rFonts w:ascii="Consolas" w:hAnsi="Consolas"/>
            <w:color w:val="D4D4D4"/>
            <w:sz w:val="21"/>
            <w:szCs w:val="21"/>
          </w:rPr>
          <w:t>.</w:t>
        </w:r>
        <w:r w:rsidRPr="00C7100F">
          <w:rPr>
            <w:rFonts w:ascii="Consolas" w:hAnsi="Consolas"/>
            <w:color w:val="DCDCAA"/>
            <w:sz w:val="21"/>
            <w:szCs w:val="21"/>
          </w:rPr>
          <w:t>swap</w:t>
        </w:r>
        <w:proofErr w:type="spellEnd"/>
        <w:r w:rsidRPr="00C7100F">
          <w:rPr>
            <w:rFonts w:ascii="Consolas" w:hAnsi="Consolas"/>
            <w:color w:val="D4D4D4"/>
            <w:sz w:val="21"/>
            <w:szCs w:val="21"/>
          </w:rPr>
          <w:t>(</w:t>
        </w:r>
        <w:r w:rsidRPr="00C7100F">
          <w:rPr>
            <w:rFonts w:ascii="Consolas" w:hAnsi="Consolas"/>
            <w:color w:val="9CDCFE"/>
            <w:sz w:val="21"/>
            <w:szCs w:val="21"/>
          </w:rPr>
          <w:t>tempPermutation</w:t>
        </w:r>
        <w:r w:rsidRPr="00C7100F">
          <w:rPr>
            <w:rFonts w:ascii="Consolas" w:hAnsi="Consolas"/>
            <w:color w:val="D4D4D4"/>
            <w:sz w:val="21"/>
            <w:szCs w:val="21"/>
          </w:rPr>
          <w:t>,</w:t>
        </w:r>
        <w:r w:rsidRPr="00C7100F">
          <w:rPr>
            <w:rFonts w:ascii="Consolas" w:hAnsi="Consolas"/>
            <w:color w:val="9CDCFE"/>
            <w:sz w:val="21"/>
            <w:szCs w:val="21"/>
          </w:rPr>
          <w:t>i</w:t>
        </w:r>
        <w:r w:rsidRPr="00C7100F">
          <w:rPr>
            <w:rFonts w:ascii="Consolas" w:hAnsi="Consolas"/>
            <w:color w:val="D4D4D4"/>
            <w:sz w:val="21"/>
            <w:szCs w:val="21"/>
          </w:rPr>
          <w:t>,</w:t>
        </w:r>
        <w:r w:rsidRPr="00C7100F">
          <w:rPr>
            <w:rFonts w:ascii="Consolas" w:hAnsi="Consolas"/>
            <w:color w:val="9CDCFE"/>
            <w:sz w:val="21"/>
            <w:szCs w:val="21"/>
          </w:rPr>
          <w:t>n</w:t>
        </w:r>
        <w:r w:rsidRPr="00C7100F">
          <w:rPr>
            <w:rFonts w:ascii="Consolas" w:hAnsi="Consolas"/>
            <w:color w:val="D4D4D4"/>
            <w:sz w:val="21"/>
            <w:szCs w:val="21"/>
          </w:rPr>
          <w:t>-</w:t>
        </w:r>
        <w:r w:rsidRPr="00C7100F">
          <w:rPr>
            <w:rFonts w:ascii="Consolas" w:hAnsi="Consolas"/>
            <w:color w:val="B5CEA8"/>
            <w:sz w:val="21"/>
            <w:szCs w:val="21"/>
          </w:rPr>
          <w:t>1</w:t>
        </w:r>
        <w:r w:rsidRPr="00C7100F">
          <w:rPr>
            <w:rFonts w:ascii="Consolas" w:hAnsi="Consolas"/>
            <w:color w:val="D4D4D4"/>
            <w:sz w:val="21"/>
            <w:szCs w:val="21"/>
          </w:rPr>
          <w:t>)</w:t>
        </w:r>
      </w:ins>
    </w:p>
    <w:p w14:paraId="745ABFEE" w14:textId="77777777" w:rsidR="00C7100F" w:rsidRPr="00C7100F" w:rsidRDefault="00C7100F" w:rsidP="00C7100F">
      <w:pPr>
        <w:shd w:val="clear" w:color="auto" w:fill="1E1E1E"/>
        <w:spacing w:line="285" w:lineRule="atLeast"/>
        <w:rPr>
          <w:ins w:id="345" w:author="Areej Turky Sahu Alotaibi" w:date="2022-01-24T20:06:00Z"/>
          <w:rFonts w:ascii="Consolas" w:hAnsi="Consolas"/>
          <w:color w:val="D4D4D4"/>
          <w:sz w:val="21"/>
          <w:szCs w:val="21"/>
        </w:rPr>
      </w:pPr>
      <w:ins w:id="346" w:author="Areej Turky Sahu Alotaibi" w:date="2022-01-24T20:06:00Z">
        <w:r w:rsidRPr="00C7100F">
          <w:rPr>
            <w:rFonts w:ascii="Consolas" w:hAnsi="Consolas"/>
            <w:color w:val="D4D4D4"/>
            <w:sz w:val="21"/>
            <w:szCs w:val="21"/>
          </w:rPr>
          <w:t xml:space="preserve">    </w:t>
        </w:r>
        <w:r w:rsidRPr="00C7100F">
          <w:rPr>
            <w:rFonts w:ascii="Consolas" w:hAnsi="Consolas"/>
            <w:color w:val="569CD6"/>
            <w:sz w:val="21"/>
            <w:szCs w:val="21"/>
          </w:rPr>
          <w:t>def</w:t>
        </w:r>
        <w:r w:rsidRPr="00C7100F">
          <w:rPr>
            <w:rFonts w:ascii="Consolas" w:hAnsi="Consolas"/>
            <w:color w:val="D4D4D4"/>
            <w:sz w:val="21"/>
            <w:szCs w:val="21"/>
          </w:rPr>
          <w:t xml:space="preserve"> </w:t>
        </w:r>
        <w:r w:rsidRPr="00C7100F">
          <w:rPr>
            <w:rFonts w:ascii="Consolas" w:hAnsi="Consolas"/>
            <w:color w:val="DCDCAA"/>
            <w:sz w:val="21"/>
            <w:szCs w:val="21"/>
          </w:rPr>
          <w:t>permutations</w:t>
        </w:r>
        <w:r w:rsidRPr="00C7100F">
          <w:rPr>
            <w:rFonts w:ascii="Consolas" w:hAnsi="Consolas"/>
            <w:color w:val="D4D4D4"/>
            <w:sz w:val="21"/>
            <w:szCs w:val="21"/>
          </w:rPr>
          <w:t>(</w:t>
        </w:r>
        <w:r w:rsidRPr="00C7100F">
          <w:rPr>
            <w:rFonts w:ascii="Consolas" w:hAnsi="Consolas"/>
            <w:color w:val="9CDCFE"/>
            <w:sz w:val="21"/>
            <w:szCs w:val="21"/>
          </w:rPr>
          <w:t>self</w:t>
        </w:r>
        <w:r w:rsidRPr="00C7100F">
          <w:rPr>
            <w:rFonts w:ascii="Consolas" w:hAnsi="Consolas"/>
            <w:color w:val="D4D4D4"/>
            <w:sz w:val="21"/>
            <w:szCs w:val="21"/>
          </w:rPr>
          <w:t xml:space="preserve">, </w:t>
        </w:r>
        <w:r w:rsidRPr="00C7100F">
          <w:rPr>
            <w:rFonts w:ascii="Consolas" w:hAnsi="Consolas"/>
            <w:color w:val="9CDCFE"/>
            <w:sz w:val="21"/>
            <w:szCs w:val="21"/>
          </w:rPr>
          <w:t>original</w:t>
        </w:r>
        <w:r w:rsidRPr="00C7100F">
          <w:rPr>
            <w:rFonts w:ascii="Consolas" w:hAnsi="Consolas"/>
            <w:color w:val="D4D4D4"/>
            <w:sz w:val="21"/>
            <w:szCs w:val="21"/>
          </w:rPr>
          <w:t>):</w:t>
        </w:r>
      </w:ins>
    </w:p>
    <w:p w14:paraId="58820F3C" w14:textId="77777777" w:rsidR="00C7100F" w:rsidRPr="00C7100F" w:rsidRDefault="00C7100F" w:rsidP="00C7100F">
      <w:pPr>
        <w:shd w:val="clear" w:color="auto" w:fill="1E1E1E"/>
        <w:spacing w:line="285" w:lineRule="atLeast"/>
        <w:rPr>
          <w:ins w:id="347" w:author="Areej Turky Sahu Alotaibi" w:date="2022-01-24T20:06:00Z"/>
          <w:rFonts w:ascii="Consolas" w:hAnsi="Consolas"/>
          <w:color w:val="D4D4D4"/>
          <w:sz w:val="21"/>
          <w:szCs w:val="21"/>
        </w:rPr>
      </w:pPr>
      <w:ins w:id="348" w:author="Areej Turky Sahu Alotaibi" w:date="2022-01-24T20:06:00Z">
        <w:r w:rsidRPr="00C7100F">
          <w:rPr>
            <w:rFonts w:ascii="Consolas" w:hAnsi="Consolas"/>
            <w:color w:val="D4D4D4"/>
            <w:sz w:val="21"/>
            <w:szCs w:val="21"/>
          </w:rPr>
          <w:t xml:space="preserve">        </w:t>
        </w:r>
        <w:r w:rsidRPr="00C7100F">
          <w:rPr>
            <w:rFonts w:ascii="Consolas" w:hAnsi="Consolas"/>
            <w:color w:val="9CDCFE"/>
            <w:sz w:val="21"/>
            <w:szCs w:val="21"/>
          </w:rPr>
          <w:t>permutations</w:t>
        </w:r>
        <w:r w:rsidRPr="00C7100F">
          <w:rPr>
            <w:rFonts w:ascii="Consolas" w:hAnsi="Consolas"/>
            <w:color w:val="D4D4D4"/>
            <w:sz w:val="21"/>
            <w:szCs w:val="21"/>
          </w:rPr>
          <w:t>=[]</w:t>
        </w:r>
      </w:ins>
    </w:p>
    <w:p w14:paraId="108F61B8" w14:textId="77777777" w:rsidR="00C7100F" w:rsidRPr="00C7100F" w:rsidRDefault="00C7100F" w:rsidP="00C7100F">
      <w:pPr>
        <w:shd w:val="clear" w:color="auto" w:fill="1E1E1E"/>
        <w:spacing w:line="285" w:lineRule="atLeast"/>
        <w:rPr>
          <w:ins w:id="349" w:author="Areej Turky Sahu Alotaibi" w:date="2022-01-24T20:06:00Z"/>
          <w:rFonts w:ascii="Consolas" w:hAnsi="Consolas"/>
          <w:color w:val="D4D4D4"/>
          <w:sz w:val="21"/>
          <w:szCs w:val="21"/>
        </w:rPr>
      </w:pPr>
      <w:ins w:id="350" w:author="Areej Turky Sahu Alotaibi" w:date="2022-01-24T20:06:00Z">
        <w:r w:rsidRPr="00C7100F">
          <w:rPr>
            <w:rFonts w:ascii="Consolas" w:hAnsi="Consolas"/>
            <w:color w:val="D4D4D4"/>
            <w:sz w:val="21"/>
            <w:szCs w:val="21"/>
          </w:rPr>
          <w:t xml:space="preserve">        </w:t>
        </w:r>
      </w:ins>
    </w:p>
    <w:p w14:paraId="67A4790D" w14:textId="77777777" w:rsidR="00C7100F" w:rsidRPr="00C7100F" w:rsidRDefault="00C7100F" w:rsidP="00C7100F">
      <w:pPr>
        <w:shd w:val="clear" w:color="auto" w:fill="1E1E1E"/>
        <w:spacing w:line="285" w:lineRule="atLeast"/>
        <w:rPr>
          <w:ins w:id="351" w:author="Areej Turky Sahu Alotaibi" w:date="2022-01-24T20:06:00Z"/>
          <w:rFonts w:ascii="Consolas" w:hAnsi="Consolas"/>
          <w:color w:val="D4D4D4"/>
          <w:sz w:val="21"/>
          <w:szCs w:val="21"/>
        </w:rPr>
      </w:pPr>
      <w:ins w:id="352" w:author="Areej Turky Sahu Alotaibi" w:date="2022-01-24T20:06:00Z">
        <w:r w:rsidRPr="00C7100F">
          <w:rPr>
            <w:rFonts w:ascii="Consolas" w:hAnsi="Consolas"/>
            <w:color w:val="D4D4D4"/>
            <w:sz w:val="21"/>
            <w:szCs w:val="21"/>
          </w:rPr>
          <w:t xml:space="preserve">        </w:t>
        </w:r>
        <w:proofErr w:type="spellStart"/>
        <w:r w:rsidRPr="00C7100F">
          <w:rPr>
            <w:rFonts w:ascii="Consolas" w:hAnsi="Consolas"/>
            <w:color w:val="9CDCFE"/>
            <w:sz w:val="21"/>
            <w:szCs w:val="21"/>
          </w:rPr>
          <w:t>self</w:t>
        </w:r>
        <w:r w:rsidRPr="00C7100F">
          <w:rPr>
            <w:rFonts w:ascii="Consolas" w:hAnsi="Consolas"/>
            <w:color w:val="D4D4D4"/>
            <w:sz w:val="21"/>
            <w:szCs w:val="21"/>
          </w:rPr>
          <w:t>.</w:t>
        </w:r>
        <w:r w:rsidRPr="00C7100F">
          <w:rPr>
            <w:rFonts w:ascii="Consolas" w:hAnsi="Consolas"/>
            <w:color w:val="DCDCAA"/>
            <w:sz w:val="21"/>
            <w:szCs w:val="21"/>
          </w:rPr>
          <w:t>allPermutationsHelper</w:t>
        </w:r>
        <w:proofErr w:type="spellEnd"/>
        <w:r w:rsidRPr="00C7100F">
          <w:rPr>
            <w:rFonts w:ascii="Consolas" w:hAnsi="Consolas"/>
            <w:color w:val="D4D4D4"/>
            <w:sz w:val="21"/>
            <w:szCs w:val="21"/>
          </w:rPr>
          <w:t>(</w:t>
        </w:r>
        <w:proofErr w:type="spellStart"/>
        <w:r w:rsidRPr="00C7100F">
          <w:rPr>
            <w:rFonts w:ascii="Consolas" w:hAnsi="Consolas"/>
            <w:color w:val="9CDCFE"/>
            <w:sz w:val="21"/>
            <w:szCs w:val="21"/>
          </w:rPr>
          <w:t>original</w:t>
        </w:r>
        <w:r w:rsidRPr="00C7100F">
          <w:rPr>
            <w:rFonts w:ascii="Consolas" w:hAnsi="Consolas"/>
            <w:color w:val="D4D4D4"/>
            <w:sz w:val="21"/>
            <w:szCs w:val="21"/>
          </w:rPr>
          <w:t>,</w:t>
        </w:r>
        <w:r w:rsidRPr="00C7100F">
          <w:rPr>
            <w:rFonts w:ascii="Consolas" w:hAnsi="Consolas"/>
            <w:color w:val="9CDCFE"/>
            <w:sz w:val="21"/>
            <w:szCs w:val="21"/>
          </w:rPr>
          <w:t>permutations</w:t>
        </w:r>
        <w:proofErr w:type="spellEnd"/>
        <w:r w:rsidRPr="00C7100F">
          <w:rPr>
            <w:rFonts w:ascii="Consolas" w:hAnsi="Consolas"/>
            <w:color w:val="D4D4D4"/>
            <w:sz w:val="21"/>
            <w:szCs w:val="21"/>
          </w:rPr>
          <w:t xml:space="preserve">, </w:t>
        </w:r>
        <w:proofErr w:type="spellStart"/>
        <w:r w:rsidRPr="00C7100F">
          <w:rPr>
            <w:rFonts w:ascii="Consolas" w:hAnsi="Consolas"/>
            <w:color w:val="DCDCAA"/>
            <w:sz w:val="21"/>
            <w:szCs w:val="21"/>
          </w:rPr>
          <w:t>len</w:t>
        </w:r>
        <w:proofErr w:type="spellEnd"/>
        <w:r w:rsidRPr="00C7100F">
          <w:rPr>
            <w:rFonts w:ascii="Consolas" w:hAnsi="Consolas"/>
            <w:color w:val="D4D4D4"/>
            <w:sz w:val="21"/>
            <w:szCs w:val="21"/>
          </w:rPr>
          <w:t>(</w:t>
        </w:r>
        <w:r w:rsidRPr="00C7100F">
          <w:rPr>
            <w:rFonts w:ascii="Consolas" w:hAnsi="Consolas"/>
            <w:color w:val="9CDCFE"/>
            <w:sz w:val="21"/>
            <w:szCs w:val="21"/>
          </w:rPr>
          <w:t>original</w:t>
        </w:r>
        <w:r w:rsidRPr="00C7100F">
          <w:rPr>
            <w:rFonts w:ascii="Consolas" w:hAnsi="Consolas"/>
            <w:color w:val="D4D4D4"/>
            <w:sz w:val="21"/>
            <w:szCs w:val="21"/>
          </w:rPr>
          <w:t>))</w:t>
        </w:r>
      </w:ins>
    </w:p>
    <w:p w14:paraId="2BC4E42E" w14:textId="77777777" w:rsidR="00C7100F" w:rsidRPr="00C7100F" w:rsidRDefault="00C7100F" w:rsidP="00C7100F">
      <w:pPr>
        <w:shd w:val="clear" w:color="auto" w:fill="1E1E1E"/>
        <w:spacing w:line="285" w:lineRule="atLeast"/>
        <w:rPr>
          <w:ins w:id="353" w:author="Areej Turky Sahu Alotaibi" w:date="2022-01-24T20:06:00Z"/>
          <w:rFonts w:ascii="Consolas" w:hAnsi="Consolas"/>
          <w:color w:val="D4D4D4"/>
          <w:sz w:val="21"/>
          <w:szCs w:val="21"/>
        </w:rPr>
      </w:pPr>
      <w:ins w:id="354" w:author="Areej Turky Sahu Alotaibi" w:date="2022-01-24T20:06:00Z">
        <w:r w:rsidRPr="00C7100F">
          <w:rPr>
            <w:rFonts w:ascii="Consolas" w:hAnsi="Consolas"/>
            <w:color w:val="D4D4D4"/>
            <w:sz w:val="21"/>
            <w:szCs w:val="21"/>
          </w:rPr>
          <w:t xml:space="preserve">        </w:t>
        </w:r>
      </w:ins>
    </w:p>
    <w:p w14:paraId="3B72873D" w14:textId="77777777" w:rsidR="00C7100F" w:rsidRPr="00C7100F" w:rsidRDefault="00C7100F" w:rsidP="00C7100F">
      <w:pPr>
        <w:shd w:val="clear" w:color="auto" w:fill="1E1E1E"/>
        <w:spacing w:line="285" w:lineRule="atLeast"/>
        <w:rPr>
          <w:ins w:id="355" w:author="Areej Turky Sahu Alotaibi" w:date="2022-01-24T20:06:00Z"/>
          <w:rFonts w:ascii="Consolas" w:hAnsi="Consolas"/>
          <w:color w:val="D4D4D4"/>
          <w:sz w:val="21"/>
          <w:szCs w:val="21"/>
        </w:rPr>
      </w:pPr>
      <w:ins w:id="356" w:author="Areej Turky Sahu Alotaibi" w:date="2022-01-24T20:06:00Z">
        <w:r w:rsidRPr="00C7100F">
          <w:rPr>
            <w:rFonts w:ascii="Consolas" w:hAnsi="Consolas"/>
            <w:color w:val="D4D4D4"/>
            <w:sz w:val="21"/>
            <w:szCs w:val="21"/>
          </w:rPr>
          <w:t xml:space="preserve">        </w:t>
        </w:r>
        <w:r w:rsidRPr="00C7100F">
          <w:rPr>
            <w:rFonts w:ascii="Consolas" w:hAnsi="Consolas"/>
            <w:color w:val="C586C0"/>
            <w:sz w:val="21"/>
            <w:szCs w:val="21"/>
          </w:rPr>
          <w:t>return</w:t>
        </w:r>
        <w:r w:rsidRPr="00C7100F">
          <w:rPr>
            <w:rFonts w:ascii="Consolas" w:hAnsi="Consolas"/>
            <w:color w:val="D4D4D4"/>
            <w:sz w:val="21"/>
            <w:szCs w:val="21"/>
          </w:rPr>
          <w:t xml:space="preserve"> </w:t>
        </w:r>
        <w:r w:rsidRPr="00C7100F">
          <w:rPr>
            <w:rFonts w:ascii="Consolas" w:hAnsi="Consolas"/>
            <w:color w:val="9CDCFE"/>
            <w:sz w:val="21"/>
            <w:szCs w:val="21"/>
          </w:rPr>
          <w:t>permutations</w:t>
        </w:r>
      </w:ins>
    </w:p>
    <w:p w14:paraId="33BAF06C" w14:textId="77777777" w:rsidR="00C7100F" w:rsidRPr="00C7100F" w:rsidRDefault="00C7100F" w:rsidP="00C7100F">
      <w:pPr>
        <w:shd w:val="clear" w:color="auto" w:fill="1E1E1E"/>
        <w:spacing w:line="285" w:lineRule="atLeast"/>
        <w:rPr>
          <w:ins w:id="357" w:author="Areej Turky Sahu Alotaibi" w:date="2022-01-24T20:06:00Z"/>
          <w:rFonts w:ascii="Consolas" w:hAnsi="Consolas"/>
          <w:color w:val="D4D4D4"/>
          <w:sz w:val="21"/>
          <w:szCs w:val="21"/>
        </w:rPr>
      </w:pPr>
      <w:ins w:id="358" w:author="Areej Turky Sahu Alotaibi" w:date="2022-01-24T20:06:00Z">
        <w:r w:rsidRPr="00C7100F">
          <w:rPr>
            <w:rFonts w:ascii="Consolas" w:hAnsi="Consolas"/>
            <w:color w:val="D4D4D4"/>
            <w:sz w:val="21"/>
            <w:szCs w:val="21"/>
          </w:rPr>
          <w:t xml:space="preserve">    </w:t>
        </w:r>
      </w:ins>
    </w:p>
    <w:p w14:paraId="25A64118" w14:textId="77777777" w:rsidR="00C7100F" w:rsidRPr="00C7100F" w:rsidRDefault="00C7100F" w:rsidP="00C7100F">
      <w:pPr>
        <w:shd w:val="clear" w:color="auto" w:fill="1E1E1E"/>
        <w:spacing w:line="285" w:lineRule="atLeast"/>
        <w:rPr>
          <w:ins w:id="359" w:author="Areej Turky Sahu Alotaibi" w:date="2022-01-24T20:06:00Z"/>
          <w:rFonts w:ascii="Consolas" w:hAnsi="Consolas"/>
          <w:color w:val="D4D4D4"/>
          <w:sz w:val="21"/>
          <w:szCs w:val="21"/>
        </w:rPr>
      </w:pPr>
      <w:ins w:id="360" w:author="Areej Turky Sahu Alotaibi" w:date="2022-01-24T20:06:00Z">
        <w:r w:rsidRPr="00C7100F">
          <w:rPr>
            <w:rFonts w:ascii="Consolas" w:hAnsi="Consolas"/>
            <w:color w:val="D4D4D4"/>
            <w:sz w:val="21"/>
            <w:szCs w:val="21"/>
          </w:rPr>
          <w:t xml:space="preserve">    </w:t>
        </w:r>
        <w:r w:rsidRPr="00C7100F">
          <w:rPr>
            <w:rFonts w:ascii="Consolas" w:hAnsi="Consolas"/>
            <w:color w:val="569CD6"/>
            <w:sz w:val="21"/>
            <w:szCs w:val="21"/>
          </w:rPr>
          <w:t>def</w:t>
        </w:r>
        <w:r w:rsidRPr="00C7100F">
          <w:rPr>
            <w:rFonts w:ascii="Consolas" w:hAnsi="Consolas"/>
            <w:color w:val="D4D4D4"/>
            <w:sz w:val="21"/>
            <w:szCs w:val="21"/>
          </w:rPr>
          <w:t xml:space="preserve"> </w:t>
        </w:r>
        <w:proofErr w:type="spellStart"/>
        <w:r w:rsidRPr="00C7100F">
          <w:rPr>
            <w:rFonts w:ascii="Consolas" w:hAnsi="Consolas"/>
            <w:color w:val="DCDCAA"/>
            <w:sz w:val="21"/>
            <w:szCs w:val="21"/>
          </w:rPr>
          <w:t>pathDistance</w:t>
        </w:r>
        <w:proofErr w:type="spellEnd"/>
        <w:r w:rsidRPr="00C7100F">
          <w:rPr>
            <w:rFonts w:ascii="Consolas" w:hAnsi="Consolas"/>
            <w:color w:val="D4D4D4"/>
            <w:sz w:val="21"/>
            <w:szCs w:val="21"/>
          </w:rPr>
          <w:t>(</w:t>
        </w:r>
        <w:r w:rsidRPr="00C7100F">
          <w:rPr>
            <w:rFonts w:ascii="Consolas" w:hAnsi="Consolas"/>
            <w:color w:val="9CDCFE"/>
            <w:sz w:val="21"/>
            <w:szCs w:val="21"/>
          </w:rPr>
          <w:t>self</w:t>
        </w:r>
        <w:r w:rsidRPr="00C7100F">
          <w:rPr>
            <w:rFonts w:ascii="Consolas" w:hAnsi="Consolas"/>
            <w:color w:val="D4D4D4"/>
            <w:sz w:val="21"/>
            <w:szCs w:val="21"/>
          </w:rPr>
          <w:t xml:space="preserve">, </w:t>
        </w:r>
        <w:r w:rsidRPr="00C7100F">
          <w:rPr>
            <w:rFonts w:ascii="Consolas" w:hAnsi="Consolas"/>
            <w:color w:val="9CDCFE"/>
            <w:sz w:val="21"/>
            <w:szCs w:val="21"/>
          </w:rPr>
          <w:t>path</w:t>
        </w:r>
        <w:r w:rsidRPr="00C7100F">
          <w:rPr>
            <w:rFonts w:ascii="Consolas" w:hAnsi="Consolas"/>
            <w:color w:val="D4D4D4"/>
            <w:sz w:val="21"/>
            <w:szCs w:val="21"/>
          </w:rPr>
          <w:t>):</w:t>
        </w:r>
      </w:ins>
    </w:p>
    <w:p w14:paraId="761BF1BC" w14:textId="77777777" w:rsidR="00C7100F" w:rsidRPr="00C7100F" w:rsidRDefault="00C7100F" w:rsidP="00C7100F">
      <w:pPr>
        <w:shd w:val="clear" w:color="auto" w:fill="1E1E1E"/>
        <w:spacing w:line="285" w:lineRule="atLeast"/>
        <w:rPr>
          <w:ins w:id="361" w:author="Areej Turky Sahu Alotaibi" w:date="2022-01-24T20:06:00Z"/>
          <w:rFonts w:ascii="Consolas" w:hAnsi="Consolas"/>
          <w:color w:val="D4D4D4"/>
          <w:sz w:val="21"/>
          <w:szCs w:val="21"/>
        </w:rPr>
      </w:pPr>
      <w:ins w:id="362" w:author="Areej Turky Sahu Alotaibi" w:date="2022-01-24T20:06:00Z">
        <w:r w:rsidRPr="00C7100F">
          <w:rPr>
            <w:rFonts w:ascii="Consolas" w:hAnsi="Consolas"/>
            <w:color w:val="D4D4D4"/>
            <w:sz w:val="21"/>
            <w:szCs w:val="21"/>
          </w:rPr>
          <w:t xml:space="preserve">        </w:t>
        </w:r>
        <w:r w:rsidRPr="00C7100F">
          <w:rPr>
            <w:rFonts w:ascii="Consolas" w:hAnsi="Consolas"/>
            <w:color w:val="9CDCFE"/>
            <w:sz w:val="21"/>
            <w:szCs w:val="21"/>
          </w:rPr>
          <w:t>last</w:t>
        </w:r>
        <w:r w:rsidRPr="00C7100F">
          <w:rPr>
            <w:rFonts w:ascii="Consolas" w:hAnsi="Consolas"/>
            <w:color w:val="D4D4D4"/>
            <w:sz w:val="21"/>
            <w:szCs w:val="21"/>
          </w:rPr>
          <w:t>=</w:t>
        </w:r>
        <w:r w:rsidRPr="00C7100F">
          <w:rPr>
            <w:rFonts w:ascii="Consolas" w:hAnsi="Consolas"/>
            <w:color w:val="9CDCFE"/>
            <w:sz w:val="21"/>
            <w:szCs w:val="21"/>
          </w:rPr>
          <w:t>path</w:t>
        </w:r>
        <w:r w:rsidRPr="00C7100F">
          <w:rPr>
            <w:rFonts w:ascii="Consolas" w:hAnsi="Consolas"/>
            <w:color w:val="D4D4D4"/>
            <w:sz w:val="21"/>
            <w:szCs w:val="21"/>
          </w:rPr>
          <w:t>[</w:t>
        </w:r>
        <w:r w:rsidRPr="00C7100F">
          <w:rPr>
            <w:rFonts w:ascii="Consolas" w:hAnsi="Consolas"/>
            <w:color w:val="B5CEA8"/>
            <w:sz w:val="21"/>
            <w:szCs w:val="21"/>
          </w:rPr>
          <w:t>0</w:t>
        </w:r>
        <w:r w:rsidRPr="00C7100F">
          <w:rPr>
            <w:rFonts w:ascii="Consolas" w:hAnsi="Consolas"/>
            <w:color w:val="D4D4D4"/>
            <w:sz w:val="21"/>
            <w:szCs w:val="21"/>
          </w:rPr>
          <w:t>]</w:t>
        </w:r>
      </w:ins>
    </w:p>
    <w:p w14:paraId="2915A618" w14:textId="77777777" w:rsidR="00C7100F" w:rsidRPr="00C7100F" w:rsidRDefault="00C7100F" w:rsidP="00C7100F">
      <w:pPr>
        <w:shd w:val="clear" w:color="auto" w:fill="1E1E1E"/>
        <w:spacing w:line="285" w:lineRule="atLeast"/>
        <w:rPr>
          <w:ins w:id="363" w:author="Areej Turky Sahu Alotaibi" w:date="2022-01-24T20:06:00Z"/>
          <w:rFonts w:ascii="Consolas" w:hAnsi="Consolas"/>
          <w:color w:val="D4D4D4"/>
          <w:sz w:val="21"/>
          <w:szCs w:val="21"/>
        </w:rPr>
      </w:pPr>
      <w:ins w:id="364" w:author="Areej Turky Sahu Alotaibi" w:date="2022-01-24T20:06:00Z">
        <w:r w:rsidRPr="00C7100F">
          <w:rPr>
            <w:rFonts w:ascii="Consolas" w:hAnsi="Consolas"/>
            <w:color w:val="D4D4D4"/>
            <w:sz w:val="21"/>
            <w:szCs w:val="21"/>
          </w:rPr>
          <w:t xml:space="preserve">        </w:t>
        </w:r>
        <w:r w:rsidRPr="00C7100F">
          <w:rPr>
            <w:rFonts w:ascii="Consolas" w:hAnsi="Consolas"/>
            <w:color w:val="9CDCFE"/>
            <w:sz w:val="21"/>
            <w:szCs w:val="21"/>
          </w:rPr>
          <w:t>distance</w:t>
        </w:r>
        <w:r w:rsidRPr="00C7100F">
          <w:rPr>
            <w:rFonts w:ascii="Consolas" w:hAnsi="Consolas"/>
            <w:color w:val="D4D4D4"/>
            <w:sz w:val="21"/>
            <w:szCs w:val="21"/>
          </w:rPr>
          <w:t xml:space="preserve"> = </w:t>
        </w:r>
        <w:r w:rsidRPr="00C7100F">
          <w:rPr>
            <w:rFonts w:ascii="Consolas" w:hAnsi="Consolas"/>
            <w:color w:val="B5CEA8"/>
            <w:sz w:val="21"/>
            <w:szCs w:val="21"/>
          </w:rPr>
          <w:t>0</w:t>
        </w:r>
      </w:ins>
    </w:p>
    <w:p w14:paraId="3E91B6AB" w14:textId="77777777" w:rsidR="00C7100F" w:rsidRPr="00C7100F" w:rsidRDefault="00C7100F" w:rsidP="00C7100F">
      <w:pPr>
        <w:shd w:val="clear" w:color="auto" w:fill="1E1E1E"/>
        <w:spacing w:line="285" w:lineRule="atLeast"/>
        <w:rPr>
          <w:ins w:id="365" w:author="Areej Turky Sahu Alotaibi" w:date="2022-01-24T20:06:00Z"/>
          <w:rFonts w:ascii="Consolas" w:hAnsi="Consolas"/>
          <w:color w:val="D4D4D4"/>
          <w:sz w:val="21"/>
          <w:szCs w:val="21"/>
        </w:rPr>
      </w:pPr>
      <w:ins w:id="366" w:author="Areej Turky Sahu Alotaibi" w:date="2022-01-24T20:06:00Z">
        <w:r w:rsidRPr="00C7100F">
          <w:rPr>
            <w:rFonts w:ascii="Consolas" w:hAnsi="Consolas"/>
            <w:color w:val="D4D4D4"/>
            <w:sz w:val="21"/>
            <w:szCs w:val="21"/>
          </w:rPr>
          <w:t xml:space="preserve">        </w:t>
        </w:r>
      </w:ins>
    </w:p>
    <w:p w14:paraId="771990B0" w14:textId="77777777" w:rsidR="00C7100F" w:rsidRPr="00C7100F" w:rsidRDefault="00C7100F" w:rsidP="00C7100F">
      <w:pPr>
        <w:shd w:val="clear" w:color="auto" w:fill="1E1E1E"/>
        <w:spacing w:line="285" w:lineRule="atLeast"/>
        <w:rPr>
          <w:ins w:id="367" w:author="Areej Turky Sahu Alotaibi" w:date="2022-01-24T20:06:00Z"/>
          <w:rFonts w:ascii="Consolas" w:hAnsi="Consolas"/>
          <w:color w:val="D4D4D4"/>
          <w:sz w:val="21"/>
          <w:szCs w:val="21"/>
        </w:rPr>
      </w:pPr>
      <w:ins w:id="368" w:author="Areej Turky Sahu Alotaibi" w:date="2022-01-24T20:06:00Z">
        <w:r w:rsidRPr="00C7100F">
          <w:rPr>
            <w:rFonts w:ascii="Consolas" w:hAnsi="Consolas"/>
            <w:color w:val="D4D4D4"/>
            <w:sz w:val="21"/>
            <w:szCs w:val="21"/>
          </w:rPr>
          <w:t xml:space="preserve">        </w:t>
        </w:r>
        <w:r w:rsidRPr="00C7100F">
          <w:rPr>
            <w:rFonts w:ascii="Consolas" w:hAnsi="Consolas"/>
            <w:color w:val="C586C0"/>
            <w:sz w:val="21"/>
            <w:szCs w:val="21"/>
          </w:rPr>
          <w:t>for</w:t>
        </w:r>
        <w:r w:rsidRPr="00C7100F">
          <w:rPr>
            <w:rFonts w:ascii="Consolas" w:hAnsi="Consolas"/>
            <w:color w:val="D4D4D4"/>
            <w:sz w:val="21"/>
            <w:szCs w:val="21"/>
          </w:rPr>
          <w:t xml:space="preserve"> </w:t>
        </w:r>
        <w:proofErr w:type="spellStart"/>
        <w:r w:rsidRPr="00C7100F">
          <w:rPr>
            <w:rFonts w:ascii="Consolas" w:hAnsi="Consolas"/>
            <w:color w:val="9CDCFE"/>
            <w:sz w:val="21"/>
            <w:szCs w:val="21"/>
          </w:rPr>
          <w:t>i</w:t>
        </w:r>
        <w:proofErr w:type="spellEnd"/>
        <w:r w:rsidRPr="00C7100F">
          <w:rPr>
            <w:rFonts w:ascii="Consolas" w:hAnsi="Consolas"/>
            <w:color w:val="D4D4D4"/>
            <w:sz w:val="21"/>
            <w:szCs w:val="21"/>
          </w:rPr>
          <w:t xml:space="preserve"> </w:t>
        </w:r>
        <w:r w:rsidRPr="00C7100F">
          <w:rPr>
            <w:rFonts w:ascii="Consolas" w:hAnsi="Consolas"/>
            <w:color w:val="C586C0"/>
            <w:sz w:val="21"/>
            <w:szCs w:val="21"/>
          </w:rPr>
          <w:t>in</w:t>
        </w:r>
        <w:r w:rsidRPr="00C7100F">
          <w:rPr>
            <w:rFonts w:ascii="Consolas" w:hAnsi="Consolas"/>
            <w:color w:val="D4D4D4"/>
            <w:sz w:val="21"/>
            <w:szCs w:val="21"/>
          </w:rPr>
          <w:t xml:space="preserve"> </w:t>
        </w:r>
        <w:r w:rsidRPr="00C7100F">
          <w:rPr>
            <w:rFonts w:ascii="Consolas" w:hAnsi="Consolas"/>
            <w:color w:val="9CDCFE"/>
            <w:sz w:val="21"/>
            <w:szCs w:val="21"/>
          </w:rPr>
          <w:t>path</w:t>
        </w:r>
        <w:r w:rsidRPr="00C7100F">
          <w:rPr>
            <w:rFonts w:ascii="Consolas" w:hAnsi="Consolas"/>
            <w:color w:val="D4D4D4"/>
            <w:sz w:val="21"/>
            <w:szCs w:val="21"/>
          </w:rPr>
          <w:t>[</w:t>
        </w:r>
        <w:r w:rsidRPr="00C7100F">
          <w:rPr>
            <w:rFonts w:ascii="Consolas" w:hAnsi="Consolas"/>
            <w:color w:val="B5CEA8"/>
            <w:sz w:val="21"/>
            <w:szCs w:val="21"/>
          </w:rPr>
          <w:t>1</w:t>
        </w:r>
        <w:r w:rsidRPr="00C7100F">
          <w:rPr>
            <w:rFonts w:ascii="Consolas" w:hAnsi="Consolas"/>
            <w:color w:val="D4D4D4"/>
            <w:sz w:val="21"/>
            <w:szCs w:val="21"/>
          </w:rPr>
          <w:t>:]:</w:t>
        </w:r>
      </w:ins>
    </w:p>
    <w:p w14:paraId="2AD0B696" w14:textId="77777777" w:rsidR="00C7100F" w:rsidRPr="00C7100F" w:rsidRDefault="00C7100F" w:rsidP="00C7100F">
      <w:pPr>
        <w:shd w:val="clear" w:color="auto" w:fill="1E1E1E"/>
        <w:spacing w:line="285" w:lineRule="atLeast"/>
        <w:rPr>
          <w:ins w:id="369" w:author="Areej Turky Sahu Alotaibi" w:date="2022-01-24T20:06:00Z"/>
          <w:rFonts w:ascii="Consolas" w:hAnsi="Consolas"/>
          <w:color w:val="D4D4D4"/>
          <w:sz w:val="21"/>
          <w:szCs w:val="21"/>
        </w:rPr>
      </w:pPr>
      <w:ins w:id="370" w:author="Areej Turky Sahu Alotaibi" w:date="2022-01-24T20:06:00Z">
        <w:r w:rsidRPr="00C7100F">
          <w:rPr>
            <w:rFonts w:ascii="Consolas" w:hAnsi="Consolas"/>
            <w:color w:val="D4D4D4"/>
            <w:sz w:val="21"/>
            <w:szCs w:val="21"/>
          </w:rPr>
          <w:t>           </w:t>
        </w:r>
      </w:ins>
    </w:p>
    <w:p w14:paraId="23F95BB4" w14:textId="77777777" w:rsidR="00C7100F" w:rsidRPr="00C7100F" w:rsidRDefault="00C7100F" w:rsidP="00C7100F">
      <w:pPr>
        <w:shd w:val="clear" w:color="auto" w:fill="1E1E1E"/>
        <w:spacing w:line="285" w:lineRule="atLeast"/>
        <w:rPr>
          <w:ins w:id="371" w:author="Areej Turky Sahu Alotaibi" w:date="2022-01-24T20:06:00Z"/>
          <w:rFonts w:ascii="Consolas" w:hAnsi="Consolas"/>
          <w:color w:val="D4D4D4"/>
          <w:sz w:val="21"/>
          <w:szCs w:val="21"/>
        </w:rPr>
      </w:pPr>
      <w:ins w:id="372" w:author="Areej Turky Sahu Alotaibi" w:date="2022-01-24T20:06:00Z">
        <w:r w:rsidRPr="00C7100F">
          <w:rPr>
            <w:rFonts w:ascii="Consolas" w:hAnsi="Consolas"/>
            <w:color w:val="D4D4D4"/>
            <w:sz w:val="21"/>
            <w:szCs w:val="21"/>
          </w:rPr>
          <w:t xml:space="preserve">            </w:t>
        </w:r>
        <w:r w:rsidRPr="00C7100F">
          <w:rPr>
            <w:rFonts w:ascii="Consolas" w:hAnsi="Consolas"/>
            <w:color w:val="9CDCFE"/>
            <w:sz w:val="21"/>
            <w:szCs w:val="21"/>
          </w:rPr>
          <w:t>distance</w:t>
        </w:r>
        <w:r w:rsidRPr="00C7100F">
          <w:rPr>
            <w:rFonts w:ascii="Consolas" w:hAnsi="Consolas"/>
            <w:color w:val="D4D4D4"/>
            <w:sz w:val="21"/>
            <w:szCs w:val="21"/>
          </w:rPr>
          <w:t>+=</w:t>
        </w:r>
        <w:proofErr w:type="spellStart"/>
        <w:r w:rsidRPr="00C7100F">
          <w:rPr>
            <w:rFonts w:ascii="Consolas" w:hAnsi="Consolas"/>
            <w:color w:val="9CDCFE"/>
            <w:sz w:val="21"/>
            <w:szCs w:val="21"/>
          </w:rPr>
          <w:t>self</w:t>
        </w:r>
        <w:r w:rsidRPr="00C7100F">
          <w:rPr>
            <w:rFonts w:ascii="Consolas" w:hAnsi="Consolas"/>
            <w:color w:val="D4D4D4"/>
            <w:sz w:val="21"/>
            <w:szCs w:val="21"/>
          </w:rPr>
          <w:t>.</w:t>
        </w:r>
        <w:r w:rsidRPr="00C7100F">
          <w:rPr>
            <w:rFonts w:ascii="Consolas" w:hAnsi="Consolas"/>
            <w:color w:val="9CDCFE"/>
            <w:sz w:val="21"/>
            <w:szCs w:val="21"/>
          </w:rPr>
          <w:t>distances</w:t>
        </w:r>
        <w:proofErr w:type="spellEnd"/>
        <w:r w:rsidRPr="00C7100F">
          <w:rPr>
            <w:rFonts w:ascii="Consolas" w:hAnsi="Consolas"/>
            <w:color w:val="D4D4D4"/>
            <w:sz w:val="21"/>
            <w:szCs w:val="21"/>
          </w:rPr>
          <w:t>[</w:t>
        </w:r>
        <w:r w:rsidRPr="00C7100F">
          <w:rPr>
            <w:rFonts w:ascii="Consolas" w:hAnsi="Consolas"/>
            <w:color w:val="9CDCFE"/>
            <w:sz w:val="21"/>
            <w:szCs w:val="21"/>
          </w:rPr>
          <w:t>last</w:t>
        </w:r>
        <w:r w:rsidRPr="00C7100F">
          <w:rPr>
            <w:rFonts w:ascii="Consolas" w:hAnsi="Consolas"/>
            <w:color w:val="D4D4D4"/>
            <w:sz w:val="21"/>
            <w:szCs w:val="21"/>
          </w:rPr>
          <w:t>][</w:t>
        </w:r>
        <w:proofErr w:type="spellStart"/>
        <w:r w:rsidRPr="00C7100F">
          <w:rPr>
            <w:rFonts w:ascii="Consolas" w:hAnsi="Consolas"/>
            <w:color w:val="9CDCFE"/>
            <w:sz w:val="21"/>
            <w:szCs w:val="21"/>
          </w:rPr>
          <w:t>i</w:t>
        </w:r>
        <w:proofErr w:type="spellEnd"/>
        <w:r w:rsidRPr="00C7100F">
          <w:rPr>
            <w:rFonts w:ascii="Consolas" w:hAnsi="Consolas"/>
            <w:color w:val="D4D4D4"/>
            <w:sz w:val="21"/>
            <w:szCs w:val="21"/>
          </w:rPr>
          <w:t>]</w:t>
        </w:r>
      </w:ins>
    </w:p>
    <w:p w14:paraId="303FDF9C" w14:textId="77777777" w:rsidR="00C7100F" w:rsidRPr="00C7100F" w:rsidRDefault="00C7100F" w:rsidP="00C7100F">
      <w:pPr>
        <w:shd w:val="clear" w:color="auto" w:fill="1E1E1E"/>
        <w:spacing w:line="285" w:lineRule="atLeast"/>
        <w:rPr>
          <w:ins w:id="373" w:author="Areej Turky Sahu Alotaibi" w:date="2022-01-24T20:06:00Z"/>
          <w:rFonts w:ascii="Consolas" w:hAnsi="Consolas"/>
          <w:color w:val="D4D4D4"/>
          <w:sz w:val="21"/>
          <w:szCs w:val="21"/>
        </w:rPr>
      </w:pPr>
      <w:ins w:id="374" w:author="Areej Turky Sahu Alotaibi" w:date="2022-01-24T20:06:00Z">
        <w:r w:rsidRPr="00C7100F">
          <w:rPr>
            <w:rFonts w:ascii="Consolas" w:hAnsi="Consolas"/>
            <w:color w:val="D4D4D4"/>
            <w:sz w:val="21"/>
            <w:szCs w:val="21"/>
          </w:rPr>
          <w:t xml:space="preserve">            </w:t>
        </w:r>
        <w:r w:rsidRPr="00C7100F">
          <w:rPr>
            <w:rFonts w:ascii="Consolas" w:hAnsi="Consolas"/>
            <w:color w:val="9CDCFE"/>
            <w:sz w:val="21"/>
            <w:szCs w:val="21"/>
          </w:rPr>
          <w:t>last</w:t>
        </w:r>
        <w:r w:rsidRPr="00C7100F">
          <w:rPr>
            <w:rFonts w:ascii="Consolas" w:hAnsi="Consolas"/>
            <w:color w:val="D4D4D4"/>
            <w:sz w:val="21"/>
            <w:szCs w:val="21"/>
          </w:rPr>
          <w:t xml:space="preserve"> = </w:t>
        </w:r>
        <w:proofErr w:type="spellStart"/>
        <w:r w:rsidRPr="00C7100F">
          <w:rPr>
            <w:rFonts w:ascii="Consolas" w:hAnsi="Consolas"/>
            <w:color w:val="9CDCFE"/>
            <w:sz w:val="21"/>
            <w:szCs w:val="21"/>
          </w:rPr>
          <w:t>i</w:t>
        </w:r>
        <w:proofErr w:type="spellEnd"/>
        <w:r w:rsidRPr="00C7100F">
          <w:rPr>
            <w:rFonts w:ascii="Consolas" w:hAnsi="Consolas"/>
            <w:color w:val="D4D4D4"/>
            <w:sz w:val="21"/>
            <w:szCs w:val="21"/>
          </w:rPr>
          <w:t xml:space="preserve"> </w:t>
        </w:r>
      </w:ins>
    </w:p>
    <w:p w14:paraId="1D7227A2" w14:textId="77777777" w:rsidR="00C7100F" w:rsidRPr="00C7100F" w:rsidRDefault="00C7100F" w:rsidP="00C7100F">
      <w:pPr>
        <w:shd w:val="clear" w:color="auto" w:fill="1E1E1E"/>
        <w:spacing w:line="285" w:lineRule="atLeast"/>
        <w:rPr>
          <w:ins w:id="375" w:author="Areej Turky Sahu Alotaibi" w:date="2022-01-24T20:06:00Z"/>
          <w:rFonts w:ascii="Consolas" w:hAnsi="Consolas"/>
          <w:color w:val="D4D4D4"/>
          <w:sz w:val="21"/>
          <w:szCs w:val="21"/>
        </w:rPr>
      </w:pPr>
      <w:ins w:id="376" w:author="Areej Turky Sahu Alotaibi" w:date="2022-01-24T20:06:00Z">
        <w:r w:rsidRPr="00C7100F">
          <w:rPr>
            <w:rFonts w:ascii="Consolas" w:hAnsi="Consolas"/>
            <w:color w:val="D4D4D4"/>
            <w:sz w:val="21"/>
            <w:szCs w:val="21"/>
          </w:rPr>
          <w:t xml:space="preserve">        </w:t>
        </w:r>
        <w:r w:rsidRPr="00C7100F">
          <w:rPr>
            <w:rFonts w:ascii="Consolas" w:hAnsi="Consolas"/>
            <w:color w:val="C586C0"/>
            <w:sz w:val="21"/>
            <w:szCs w:val="21"/>
          </w:rPr>
          <w:t>return</w:t>
        </w:r>
        <w:r w:rsidRPr="00C7100F">
          <w:rPr>
            <w:rFonts w:ascii="Consolas" w:hAnsi="Consolas"/>
            <w:color w:val="D4D4D4"/>
            <w:sz w:val="21"/>
            <w:szCs w:val="21"/>
          </w:rPr>
          <w:t xml:space="preserve"> </w:t>
        </w:r>
        <w:r w:rsidRPr="00C7100F">
          <w:rPr>
            <w:rFonts w:ascii="Consolas" w:hAnsi="Consolas"/>
            <w:color w:val="9CDCFE"/>
            <w:sz w:val="21"/>
            <w:szCs w:val="21"/>
          </w:rPr>
          <w:t>distance</w:t>
        </w:r>
      </w:ins>
    </w:p>
    <w:p w14:paraId="3F674206" w14:textId="77777777" w:rsidR="00C7100F" w:rsidRPr="00C7100F" w:rsidRDefault="00C7100F" w:rsidP="00C7100F">
      <w:pPr>
        <w:shd w:val="clear" w:color="auto" w:fill="1E1E1E"/>
        <w:spacing w:line="285" w:lineRule="atLeast"/>
        <w:rPr>
          <w:ins w:id="377" w:author="Areej Turky Sahu Alotaibi" w:date="2022-01-24T20:06:00Z"/>
          <w:rFonts w:ascii="Consolas" w:hAnsi="Consolas"/>
          <w:color w:val="D4D4D4"/>
          <w:sz w:val="21"/>
          <w:szCs w:val="21"/>
        </w:rPr>
      </w:pPr>
      <w:ins w:id="378" w:author="Areej Turky Sahu Alotaibi" w:date="2022-01-24T20:06:00Z">
        <w:r w:rsidRPr="00C7100F">
          <w:rPr>
            <w:rFonts w:ascii="Consolas" w:hAnsi="Consolas"/>
            <w:color w:val="D4D4D4"/>
            <w:sz w:val="21"/>
            <w:szCs w:val="21"/>
          </w:rPr>
          <w:t xml:space="preserve">    </w:t>
        </w:r>
        <w:r w:rsidRPr="00C7100F">
          <w:rPr>
            <w:rFonts w:ascii="Consolas" w:hAnsi="Consolas"/>
            <w:color w:val="569CD6"/>
            <w:sz w:val="21"/>
            <w:szCs w:val="21"/>
          </w:rPr>
          <w:t>def</w:t>
        </w:r>
        <w:r w:rsidRPr="00C7100F">
          <w:rPr>
            <w:rFonts w:ascii="Consolas" w:hAnsi="Consolas"/>
            <w:color w:val="D4D4D4"/>
            <w:sz w:val="21"/>
            <w:szCs w:val="21"/>
          </w:rPr>
          <w:t xml:space="preserve"> </w:t>
        </w:r>
        <w:proofErr w:type="spellStart"/>
        <w:r w:rsidRPr="00C7100F">
          <w:rPr>
            <w:rFonts w:ascii="Consolas" w:hAnsi="Consolas"/>
            <w:color w:val="DCDCAA"/>
            <w:sz w:val="21"/>
            <w:szCs w:val="21"/>
          </w:rPr>
          <w:t>findShortestPath</w:t>
        </w:r>
        <w:proofErr w:type="spellEnd"/>
        <w:r w:rsidRPr="00C7100F">
          <w:rPr>
            <w:rFonts w:ascii="Consolas" w:hAnsi="Consolas"/>
            <w:color w:val="D4D4D4"/>
            <w:sz w:val="21"/>
            <w:szCs w:val="21"/>
          </w:rPr>
          <w:t>(</w:t>
        </w:r>
        <w:r w:rsidRPr="00C7100F">
          <w:rPr>
            <w:rFonts w:ascii="Consolas" w:hAnsi="Consolas"/>
            <w:color w:val="9CDCFE"/>
            <w:sz w:val="21"/>
            <w:szCs w:val="21"/>
          </w:rPr>
          <w:t>self</w:t>
        </w:r>
        <w:r w:rsidRPr="00C7100F">
          <w:rPr>
            <w:rFonts w:ascii="Consolas" w:hAnsi="Consolas"/>
            <w:color w:val="D4D4D4"/>
            <w:sz w:val="21"/>
            <w:szCs w:val="21"/>
          </w:rPr>
          <w:t>):</w:t>
        </w:r>
      </w:ins>
    </w:p>
    <w:p w14:paraId="775CC7A7" w14:textId="77777777" w:rsidR="00C7100F" w:rsidRPr="00C7100F" w:rsidRDefault="00C7100F" w:rsidP="00C7100F">
      <w:pPr>
        <w:shd w:val="clear" w:color="auto" w:fill="1E1E1E"/>
        <w:spacing w:line="285" w:lineRule="atLeast"/>
        <w:rPr>
          <w:ins w:id="379" w:author="Areej Turky Sahu Alotaibi" w:date="2022-01-24T20:06:00Z"/>
          <w:rFonts w:ascii="Consolas" w:hAnsi="Consolas"/>
          <w:color w:val="D4D4D4"/>
          <w:sz w:val="21"/>
          <w:szCs w:val="21"/>
        </w:rPr>
      </w:pPr>
      <w:ins w:id="380" w:author="Areej Turky Sahu Alotaibi" w:date="2022-01-24T20:06:00Z">
        <w:r w:rsidRPr="00C7100F">
          <w:rPr>
            <w:rFonts w:ascii="Consolas" w:hAnsi="Consolas"/>
            <w:color w:val="D4D4D4"/>
            <w:sz w:val="21"/>
            <w:szCs w:val="21"/>
          </w:rPr>
          <w:t xml:space="preserve">        </w:t>
        </w:r>
        <w:r w:rsidRPr="00C7100F">
          <w:rPr>
            <w:rFonts w:ascii="Consolas" w:hAnsi="Consolas"/>
            <w:color w:val="9CDCFE"/>
            <w:sz w:val="21"/>
            <w:szCs w:val="21"/>
          </w:rPr>
          <w:t>cities</w:t>
        </w:r>
        <w:r w:rsidRPr="00C7100F">
          <w:rPr>
            <w:rFonts w:ascii="Consolas" w:hAnsi="Consolas"/>
            <w:color w:val="D4D4D4"/>
            <w:sz w:val="21"/>
            <w:szCs w:val="21"/>
          </w:rPr>
          <w:t>=</w:t>
        </w:r>
        <w:r w:rsidRPr="00C7100F">
          <w:rPr>
            <w:rFonts w:ascii="Consolas" w:hAnsi="Consolas"/>
            <w:color w:val="4EC9B0"/>
            <w:sz w:val="21"/>
            <w:szCs w:val="21"/>
          </w:rPr>
          <w:t>list</w:t>
        </w:r>
        <w:r w:rsidRPr="00C7100F">
          <w:rPr>
            <w:rFonts w:ascii="Consolas" w:hAnsi="Consolas"/>
            <w:color w:val="D4D4D4"/>
            <w:sz w:val="21"/>
            <w:szCs w:val="21"/>
          </w:rPr>
          <w:t>(</w:t>
        </w:r>
        <w:proofErr w:type="spellStart"/>
        <w:r w:rsidRPr="00C7100F">
          <w:rPr>
            <w:rFonts w:ascii="Consolas" w:hAnsi="Consolas"/>
            <w:color w:val="9CDCFE"/>
            <w:sz w:val="21"/>
            <w:szCs w:val="21"/>
          </w:rPr>
          <w:t>self</w:t>
        </w:r>
        <w:r w:rsidRPr="00C7100F">
          <w:rPr>
            <w:rFonts w:ascii="Consolas" w:hAnsi="Consolas"/>
            <w:color w:val="D4D4D4"/>
            <w:sz w:val="21"/>
            <w:szCs w:val="21"/>
          </w:rPr>
          <w:t>.</w:t>
        </w:r>
        <w:r w:rsidRPr="00C7100F">
          <w:rPr>
            <w:rFonts w:ascii="Consolas" w:hAnsi="Consolas"/>
            <w:color w:val="9CDCFE"/>
            <w:sz w:val="21"/>
            <w:szCs w:val="21"/>
          </w:rPr>
          <w:t>distances</w:t>
        </w:r>
        <w:r w:rsidRPr="00C7100F">
          <w:rPr>
            <w:rFonts w:ascii="Consolas" w:hAnsi="Consolas"/>
            <w:color w:val="D4D4D4"/>
            <w:sz w:val="21"/>
            <w:szCs w:val="21"/>
          </w:rPr>
          <w:t>.</w:t>
        </w:r>
        <w:r w:rsidRPr="00C7100F">
          <w:rPr>
            <w:rFonts w:ascii="Consolas" w:hAnsi="Consolas"/>
            <w:color w:val="DCDCAA"/>
            <w:sz w:val="21"/>
            <w:szCs w:val="21"/>
          </w:rPr>
          <w:t>keys</w:t>
        </w:r>
        <w:proofErr w:type="spellEnd"/>
        <w:r w:rsidRPr="00C7100F">
          <w:rPr>
            <w:rFonts w:ascii="Consolas" w:hAnsi="Consolas"/>
            <w:color w:val="D4D4D4"/>
            <w:sz w:val="21"/>
            <w:szCs w:val="21"/>
          </w:rPr>
          <w:t>())</w:t>
        </w:r>
      </w:ins>
    </w:p>
    <w:p w14:paraId="3D644BF4" w14:textId="77777777" w:rsidR="00C7100F" w:rsidRPr="00C7100F" w:rsidRDefault="00C7100F" w:rsidP="00C7100F">
      <w:pPr>
        <w:shd w:val="clear" w:color="auto" w:fill="1E1E1E"/>
        <w:spacing w:line="285" w:lineRule="atLeast"/>
        <w:rPr>
          <w:ins w:id="381" w:author="Areej Turky Sahu Alotaibi" w:date="2022-01-24T20:06:00Z"/>
          <w:rFonts w:ascii="Consolas" w:hAnsi="Consolas"/>
          <w:color w:val="D4D4D4"/>
          <w:sz w:val="21"/>
          <w:szCs w:val="21"/>
        </w:rPr>
      </w:pPr>
      <w:ins w:id="382" w:author="Areej Turky Sahu Alotaibi" w:date="2022-01-24T20:06:00Z">
        <w:r w:rsidRPr="00C7100F">
          <w:rPr>
            <w:rFonts w:ascii="Consolas" w:hAnsi="Consolas"/>
            <w:color w:val="D4D4D4"/>
            <w:sz w:val="21"/>
            <w:szCs w:val="21"/>
          </w:rPr>
          <w:t xml:space="preserve">        </w:t>
        </w:r>
        <w:r w:rsidRPr="00C7100F">
          <w:rPr>
            <w:rFonts w:ascii="Consolas" w:hAnsi="Consolas"/>
            <w:color w:val="9CDCFE"/>
            <w:sz w:val="21"/>
            <w:szCs w:val="21"/>
          </w:rPr>
          <w:t>paths</w:t>
        </w:r>
        <w:r w:rsidRPr="00C7100F">
          <w:rPr>
            <w:rFonts w:ascii="Consolas" w:hAnsi="Consolas"/>
            <w:color w:val="D4D4D4"/>
            <w:sz w:val="21"/>
            <w:szCs w:val="21"/>
          </w:rPr>
          <w:t>=</w:t>
        </w:r>
        <w:proofErr w:type="spellStart"/>
        <w:r w:rsidRPr="00C7100F">
          <w:rPr>
            <w:rFonts w:ascii="Consolas" w:hAnsi="Consolas"/>
            <w:color w:val="9CDCFE"/>
            <w:sz w:val="21"/>
            <w:szCs w:val="21"/>
          </w:rPr>
          <w:t>self</w:t>
        </w:r>
        <w:r w:rsidRPr="00C7100F">
          <w:rPr>
            <w:rFonts w:ascii="Consolas" w:hAnsi="Consolas"/>
            <w:color w:val="D4D4D4"/>
            <w:sz w:val="21"/>
            <w:szCs w:val="21"/>
          </w:rPr>
          <w:t>.</w:t>
        </w:r>
        <w:r w:rsidRPr="00C7100F">
          <w:rPr>
            <w:rFonts w:ascii="Consolas" w:hAnsi="Consolas"/>
            <w:color w:val="DCDCAA"/>
            <w:sz w:val="21"/>
            <w:szCs w:val="21"/>
          </w:rPr>
          <w:t>permutations</w:t>
        </w:r>
        <w:proofErr w:type="spellEnd"/>
        <w:r w:rsidRPr="00C7100F">
          <w:rPr>
            <w:rFonts w:ascii="Consolas" w:hAnsi="Consolas"/>
            <w:color w:val="D4D4D4"/>
            <w:sz w:val="21"/>
            <w:szCs w:val="21"/>
          </w:rPr>
          <w:t>(</w:t>
        </w:r>
        <w:r w:rsidRPr="00C7100F">
          <w:rPr>
            <w:rFonts w:ascii="Consolas" w:hAnsi="Consolas"/>
            <w:color w:val="9CDCFE"/>
            <w:sz w:val="21"/>
            <w:szCs w:val="21"/>
          </w:rPr>
          <w:t>cities</w:t>
        </w:r>
        <w:r w:rsidRPr="00C7100F">
          <w:rPr>
            <w:rFonts w:ascii="Consolas" w:hAnsi="Consolas"/>
            <w:color w:val="D4D4D4"/>
            <w:sz w:val="21"/>
            <w:szCs w:val="21"/>
          </w:rPr>
          <w:t>)</w:t>
        </w:r>
      </w:ins>
    </w:p>
    <w:p w14:paraId="4BC293E6" w14:textId="77777777" w:rsidR="00C7100F" w:rsidRPr="00C7100F" w:rsidRDefault="00C7100F" w:rsidP="00C7100F">
      <w:pPr>
        <w:shd w:val="clear" w:color="auto" w:fill="1E1E1E"/>
        <w:spacing w:line="285" w:lineRule="atLeast"/>
        <w:rPr>
          <w:ins w:id="383" w:author="Areej Turky Sahu Alotaibi" w:date="2022-01-24T20:06:00Z"/>
          <w:rFonts w:ascii="Consolas" w:hAnsi="Consolas"/>
          <w:color w:val="D4D4D4"/>
          <w:sz w:val="21"/>
          <w:szCs w:val="21"/>
        </w:rPr>
      </w:pPr>
      <w:ins w:id="384" w:author="Areej Turky Sahu Alotaibi" w:date="2022-01-24T20:06:00Z">
        <w:r w:rsidRPr="00C7100F">
          <w:rPr>
            <w:rFonts w:ascii="Consolas" w:hAnsi="Consolas"/>
            <w:color w:val="D4D4D4"/>
            <w:sz w:val="21"/>
            <w:szCs w:val="21"/>
          </w:rPr>
          <w:t xml:space="preserve">        </w:t>
        </w:r>
        <w:proofErr w:type="spellStart"/>
        <w:r w:rsidRPr="00C7100F">
          <w:rPr>
            <w:rFonts w:ascii="Consolas" w:hAnsi="Consolas"/>
            <w:color w:val="9CDCFE"/>
            <w:sz w:val="21"/>
            <w:szCs w:val="21"/>
          </w:rPr>
          <w:t>shortestpath</w:t>
        </w:r>
        <w:proofErr w:type="spellEnd"/>
        <w:r w:rsidRPr="00C7100F">
          <w:rPr>
            <w:rFonts w:ascii="Consolas" w:hAnsi="Consolas"/>
            <w:color w:val="D4D4D4"/>
            <w:sz w:val="21"/>
            <w:szCs w:val="21"/>
          </w:rPr>
          <w:t>=</w:t>
        </w:r>
        <w:r w:rsidRPr="00C7100F">
          <w:rPr>
            <w:rFonts w:ascii="Consolas" w:hAnsi="Consolas"/>
            <w:color w:val="569CD6"/>
            <w:sz w:val="21"/>
            <w:szCs w:val="21"/>
          </w:rPr>
          <w:t>None</w:t>
        </w:r>
      </w:ins>
    </w:p>
    <w:p w14:paraId="02B0CA9B" w14:textId="77777777" w:rsidR="00C7100F" w:rsidRPr="00C7100F" w:rsidRDefault="00C7100F" w:rsidP="00C7100F">
      <w:pPr>
        <w:shd w:val="clear" w:color="auto" w:fill="1E1E1E"/>
        <w:spacing w:line="285" w:lineRule="atLeast"/>
        <w:rPr>
          <w:ins w:id="385" w:author="Areej Turky Sahu Alotaibi" w:date="2022-01-24T20:06:00Z"/>
          <w:rFonts w:ascii="Consolas" w:hAnsi="Consolas"/>
          <w:color w:val="D4D4D4"/>
          <w:sz w:val="21"/>
          <w:szCs w:val="21"/>
        </w:rPr>
      </w:pPr>
      <w:ins w:id="386" w:author="Areej Turky Sahu Alotaibi" w:date="2022-01-24T20:06:00Z">
        <w:r w:rsidRPr="00C7100F">
          <w:rPr>
            <w:rFonts w:ascii="Consolas" w:hAnsi="Consolas"/>
            <w:color w:val="D4D4D4"/>
            <w:sz w:val="21"/>
            <w:szCs w:val="21"/>
          </w:rPr>
          <w:t xml:space="preserve">        </w:t>
        </w:r>
        <w:proofErr w:type="spellStart"/>
        <w:r w:rsidRPr="00C7100F">
          <w:rPr>
            <w:rFonts w:ascii="Consolas" w:hAnsi="Consolas"/>
            <w:color w:val="9CDCFE"/>
            <w:sz w:val="21"/>
            <w:szCs w:val="21"/>
          </w:rPr>
          <w:t>miniDistance</w:t>
        </w:r>
        <w:proofErr w:type="spellEnd"/>
        <w:r w:rsidRPr="00C7100F">
          <w:rPr>
            <w:rFonts w:ascii="Consolas" w:hAnsi="Consolas"/>
            <w:color w:val="D4D4D4"/>
            <w:sz w:val="21"/>
            <w:szCs w:val="21"/>
          </w:rPr>
          <w:t>=</w:t>
        </w:r>
        <w:r w:rsidRPr="00C7100F">
          <w:rPr>
            <w:rFonts w:ascii="Consolas" w:hAnsi="Consolas"/>
            <w:color w:val="4EC9B0"/>
            <w:sz w:val="21"/>
            <w:szCs w:val="21"/>
          </w:rPr>
          <w:t>float</w:t>
        </w:r>
        <w:r w:rsidRPr="00C7100F">
          <w:rPr>
            <w:rFonts w:ascii="Consolas" w:hAnsi="Consolas"/>
            <w:color w:val="D4D4D4"/>
            <w:sz w:val="21"/>
            <w:szCs w:val="21"/>
          </w:rPr>
          <w:t xml:space="preserve"> (</w:t>
        </w:r>
        <w:r w:rsidRPr="00C7100F">
          <w:rPr>
            <w:rFonts w:ascii="Consolas" w:hAnsi="Consolas"/>
            <w:color w:val="CE9178"/>
            <w:sz w:val="21"/>
            <w:szCs w:val="21"/>
          </w:rPr>
          <w:t>'inf'</w:t>
        </w:r>
        <w:r w:rsidRPr="00C7100F">
          <w:rPr>
            <w:rFonts w:ascii="Consolas" w:hAnsi="Consolas"/>
            <w:color w:val="D4D4D4"/>
            <w:sz w:val="21"/>
            <w:szCs w:val="21"/>
          </w:rPr>
          <w:t>)</w:t>
        </w:r>
      </w:ins>
    </w:p>
    <w:p w14:paraId="53594CF0" w14:textId="77777777" w:rsidR="00C7100F" w:rsidRPr="00C7100F" w:rsidRDefault="00C7100F" w:rsidP="00C7100F">
      <w:pPr>
        <w:shd w:val="clear" w:color="auto" w:fill="1E1E1E"/>
        <w:spacing w:line="285" w:lineRule="atLeast"/>
        <w:rPr>
          <w:ins w:id="387" w:author="Areej Turky Sahu Alotaibi" w:date="2022-01-24T20:06:00Z"/>
          <w:rFonts w:ascii="Consolas" w:hAnsi="Consolas"/>
          <w:color w:val="D4D4D4"/>
          <w:sz w:val="21"/>
          <w:szCs w:val="21"/>
        </w:rPr>
      </w:pPr>
      <w:ins w:id="388" w:author="Areej Turky Sahu Alotaibi" w:date="2022-01-24T20:06:00Z">
        <w:r w:rsidRPr="00C7100F">
          <w:rPr>
            <w:rFonts w:ascii="Consolas" w:hAnsi="Consolas"/>
            <w:color w:val="D4D4D4"/>
            <w:sz w:val="21"/>
            <w:szCs w:val="21"/>
          </w:rPr>
          <w:t xml:space="preserve">        </w:t>
        </w:r>
      </w:ins>
    </w:p>
    <w:p w14:paraId="23E9689C" w14:textId="77777777" w:rsidR="00C7100F" w:rsidRPr="00C7100F" w:rsidRDefault="00C7100F" w:rsidP="00C7100F">
      <w:pPr>
        <w:shd w:val="clear" w:color="auto" w:fill="1E1E1E"/>
        <w:spacing w:line="285" w:lineRule="atLeast"/>
        <w:rPr>
          <w:ins w:id="389" w:author="Areej Turky Sahu Alotaibi" w:date="2022-01-24T20:06:00Z"/>
          <w:rFonts w:ascii="Consolas" w:hAnsi="Consolas"/>
          <w:color w:val="D4D4D4"/>
          <w:sz w:val="21"/>
          <w:szCs w:val="21"/>
        </w:rPr>
      </w:pPr>
      <w:ins w:id="390" w:author="Areej Turky Sahu Alotaibi" w:date="2022-01-24T20:06:00Z">
        <w:r w:rsidRPr="00C7100F">
          <w:rPr>
            <w:rFonts w:ascii="Consolas" w:hAnsi="Consolas"/>
            <w:color w:val="D4D4D4"/>
            <w:sz w:val="21"/>
            <w:szCs w:val="21"/>
          </w:rPr>
          <w:t xml:space="preserve">        </w:t>
        </w:r>
      </w:ins>
    </w:p>
    <w:p w14:paraId="4C5EF5D9" w14:textId="77777777" w:rsidR="00C7100F" w:rsidRPr="00C7100F" w:rsidRDefault="00C7100F" w:rsidP="00C7100F">
      <w:pPr>
        <w:shd w:val="clear" w:color="auto" w:fill="1E1E1E"/>
        <w:spacing w:line="285" w:lineRule="atLeast"/>
        <w:rPr>
          <w:ins w:id="391" w:author="Areej Turky Sahu Alotaibi" w:date="2022-01-24T20:06:00Z"/>
          <w:rFonts w:ascii="Consolas" w:hAnsi="Consolas"/>
          <w:color w:val="D4D4D4"/>
          <w:sz w:val="21"/>
          <w:szCs w:val="21"/>
        </w:rPr>
      </w:pPr>
      <w:ins w:id="392" w:author="Areej Turky Sahu Alotaibi" w:date="2022-01-24T20:06:00Z">
        <w:r w:rsidRPr="00C7100F">
          <w:rPr>
            <w:rFonts w:ascii="Consolas" w:hAnsi="Consolas"/>
            <w:color w:val="D4D4D4"/>
            <w:sz w:val="21"/>
            <w:szCs w:val="21"/>
          </w:rPr>
          <w:t xml:space="preserve">        </w:t>
        </w:r>
        <w:r w:rsidRPr="00C7100F">
          <w:rPr>
            <w:rFonts w:ascii="Consolas" w:hAnsi="Consolas"/>
            <w:color w:val="C586C0"/>
            <w:sz w:val="21"/>
            <w:szCs w:val="21"/>
          </w:rPr>
          <w:t>for</w:t>
        </w:r>
        <w:r w:rsidRPr="00C7100F">
          <w:rPr>
            <w:rFonts w:ascii="Consolas" w:hAnsi="Consolas"/>
            <w:color w:val="D4D4D4"/>
            <w:sz w:val="21"/>
            <w:szCs w:val="21"/>
          </w:rPr>
          <w:t xml:space="preserve"> </w:t>
        </w:r>
        <w:r w:rsidRPr="00C7100F">
          <w:rPr>
            <w:rFonts w:ascii="Consolas" w:hAnsi="Consolas"/>
            <w:color w:val="9CDCFE"/>
            <w:sz w:val="21"/>
            <w:szCs w:val="21"/>
          </w:rPr>
          <w:t>path</w:t>
        </w:r>
        <w:r w:rsidRPr="00C7100F">
          <w:rPr>
            <w:rFonts w:ascii="Consolas" w:hAnsi="Consolas"/>
            <w:color w:val="D4D4D4"/>
            <w:sz w:val="21"/>
            <w:szCs w:val="21"/>
          </w:rPr>
          <w:t xml:space="preserve"> </w:t>
        </w:r>
        <w:r w:rsidRPr="00C7100F">
          <w:rPr>
            <w:rFonts w:ascii="Consolas" w:hAnsi="Consolas"/>
            <w:color w:val="C586C0"/>
            <w:sz w:val="21"/>
            <w:szCs w:val="21"/>
          </w:rPr>
          <w:t>in</w:t>
        </w:r>
        <w:r w:rsidRPr="00C7100F">
          <w:rPr>
            <w:rFonts w:ascii="Consolas" w:hAnsi="Consolas"/>
            <w:color w:val="D4D4D4"/>
            <w:sz w:val="21"/>
            <w:szCs w:val="21"/>
          </w:rPr>
          <w:t xml:space="preserve"> </w:t>
        </w:r>
        <w:r w:rsidRPr="00C7100F">
          <w:rPr>
            <w:rFonts w:ascii="Consolas" w:hAnsi="Consolas"/>
            <w:color w:val="9CDCFE"/>
            <w:sz w:val="21"/>
            <w:szCs w:val="21"/>
          </w:rPr>
          <w:t>paths</w:t>
        </w:r>
        <w:r w:rsidRPr="00C7100F">
          <w:rPr>
            <w:rFonts w:ascii="Consolas" w:hAnsi="Consolas"/>
            <w:color w:val="D4D4D4"/>
            <w:sz w:val="21"/>
            <w:szCs w:val="21"/>
          </w:rPr>
          <w:t>:</w:t>
        </w:r>
      </w:ins>
    </w:p>
    <w:p w14:paraId="720A631D" w14:textId="77777777" w:rsidR="00C7100F" w:rsidRPr="00C7100F" w:rsidRDefault="00C7100F" w:rsidP="00C7100F">
      <w:pPr>
        <w:shd w:val="clear" w:color="auto" w:fill="1E1E1E"/>
        <w:spacing w:line="285" w:lineRule="atLeast"/>
        <w:rPr>
          <w:ins w:id="393" w:author="Areej Turky Sahu Alotaibi" w:date="2022-01-24T20:06:00Z"/>
          <w:rFonts w:ascii="Consolas" w:hAnsi="Consolas"/>
          <w:color w:val="D4D4D4"/>
          <w:sz w:val="21"/>
          <w:szCs w:val="21"/>
        </w:rPr>
      </w:pPr>
      <w:ins w:id="394" w:author="Areej Turky Sahu Alotaibi" w:date="2022-01-24T20:06:00Z">
        <w:r w:rsidRPr="00C7100F">
          <w:rPr>
            <w:rFonts w:ascii="Consolas" w:hAnsi="Consolas"/>
            <w:color w:val="D4D4D4"/>
            <w:sz w:val="21"/>
            <w:szCs w:val="21"/>
          </w:rPr>
          <w:t xml:space="preserve">            </w:t>
        </w:r>
        <w:r w:rsidRPr="00C7100F">
          <w:rPr>
            <w:rFonts w:ascii="Consolas" w:hAnsi="Consolas"/>
            <w:color w:val="9CDCFE"/>
            <w:sz w:val="21"/>
            <w:szCs w:val="21"/>
          </w:rPr>
          <w:t>distance</w:t>
        </w:r>
        <w:r w:rsidRPr="00C7100F">
          <w:rPr>
            <w:rFonts w:ascii="Consolas" w:hAnsi="Consolas"/>
            <w:color w:val="D4D4D4"/>
            <w:sz w:val="21"/>
            <w:szCs w:val="21"/>
          </w:rPr>
          <w:t>=</w:t>
        </w:r>
        <w:proofErr w:type="spellStart"/>
        <w:r w:rsidRPr="00C7100F">
          <w:rPr>
            <w:rFonts w:ascii="Consolas" w:hAnsi="Consolas"/>
            <w:color w:val="9CDCFE"/>
            <w:sz w:val="21"/>
            <w:szCs w:val="21"/>
          </w:rPr>
          <w:t>self</w:t>
        </w:r>
        <w:r w:rsidRPr="00C7100F">
          <w:rPr>
            <w:rFonts w:ascii="Consolas" w:hAnsi="Consolas"/>
            <w:color w:val="D4D4D4"/>
            <w:sz w:val="21"/>
            <w:szCs w:val="21"/>
          </w:rPr>
          <w:t>.</w:t>
        </w:r>
        <w:r w:rsidRPr="00C7100F">
          <w:rPr>
            <w:rFonts w:ascii="Consolas" w:hAnsi="Consolas"/>
            <w:color w:val="DCDCAA"/>
            <w:sz w:val="21"/>
            <w:szCs w:val="21"/>
          </w:rPr>
          <w:t>pathDistance</w:t>
        </w:r>
        <w:proofErr w:type="spellEnd"/>
        <w:r w:rsidRPr="00C7100F">
          <w:rPr>
            <w:rFonts w:ascii="Consolas" w:hAnsi="Consolas"/>
            <w:color w:val="D4D4D4"/>
            <w:sz w:val="21"/>
            <w:szCs w:val="21"/>
          </w:rPr>
          <w:t>(</w:t>
        </w:r>
        <w:r w:rsidRPr="00C7100F">
          <w:rPr>
            <w:rFonts w:ascii="Consolas" w:hAnsi="Consolas"/>
            <w:color w:val="9CDCFE"/>
            <w:sz w:val="21"/>
            <w:szCs w:val="21"/>
          </w:rPr>
          <w:t>path</w:t>
        </w:r>
        <w:r w:rsidRPr="00C7100F">
          <w:rPr>
            <w:rFonts w:ascii="Consolas" w:hAnsi="Consolas"/>
            <w:color w:val="D4D4D4"/>
            <w:sz w:val="21"/>
            <w:szCs w:val="21"/>
          </w:rPr>
          <w:t>)</w:t>
        </w:r>
      </w:ins>
    </w:p>
    <w:p w14:paraId="13895536" w14:textId="77777777" w:rsidR="00C7100F" w:rsidRPr="00C7100F" w:rsidRDefault="00C7100F" w:rsidP="00C7100F">
      <w:pPr>
        <w:shd w:val="clear" w:color="auto" w:fill="1E1E1E"/>
        <w:spacing w:line="285" w:lineRule="atLeast"/>
        <w:rPr>
          <w:ins w:id="395" w:author="Areej Turky Sahu Alotaibi" w:date="2022-01-24T20:06:00Z"/>
          <w:rFonts w:ascii="Consolas" w:hAnsi="Consolas"/>
          <w:color w:val="D4D4D4"/>
          <w:sz w:val="21"/>
          <w:szCs w:val="21"/>
        </w:rPr>
      </w:pPr>
      <w:ins w:id="396" w:author="Areej Turky Sahu Alotaibi" w:date="2022-01-24T20:06:00Z">
        <w:r w:rsidRPr="00C7100F">
          <w:rPr>
            <w:rFonts w:ascii="Consolas" w:hAnsi="Consolas"/>
            <w:color w:val="D4D4D4"/>
            <w:sz w:val="21"/>
            <w:szCs w:val="21"/>
          </w:rPr>
          <w:t xml:space="preserve">            </w:t>
        </w:r>
        <w:r w:rsidRPr="00C7100F">
          <w:rPr>
            <w:rFonts w:ascii="Consolas" w:hAnsi="Consolas"/>
            <w:color w:val="9CDCFE"/>
            <w:sz w:val="21"/>
            <w:szCs w:val="21"/>
          </w:rPr>
          <w:t>distance</w:t>
        </w:r>
        <w:r w:rsidRPr="00C7100F">
          <w:rPr>
            <w:rFonts w:ascii="Consolas" w:hAnsi="Consolas"/>
            <w:color w:val="D4D4D4"/>
            <w:sz w:val="21"/>
            <w:szCs w:val="21"/>
          </w:rPr>
          <w:t>+=</w:t>
        </w:r>
        <w:proofErr w:type="spellStart"/>
        <w:r w:rsidRPr="00C7100F">
          <w:rPr>
            <w:rFonts w:ascii="Consolas" w:hAnsi="Consolas"/>
            <w:color w:val="9CDCFE"/>
            <w:sz w:val="21"/>
            <w:szCs w:val="21"/>
          </w:rPr>
          <w:t>self</w:t>
        </w:r>
        <w:r w:rsidRPr="00C7100F">
          <w:rPr>
            <w:rFonts w:ascii="Consolas" w:hAnsi="Consolas"/>
            <w:color w:val="D4D4D4"/>
            <w:sz w:val="21"/>
            <w:szCs w:val="21"/>
          </w:rPr>
          <w:t>.</w:t>
        </w:r>
        <w:r w:rsidRPr="00C7100F">
          <w:rPr>
            <w:rFonts w:ascii="Consolas" w:hAnsi="Consolas"/>
            <w:color w:val="9CDCFE"/>
            <w:sz w:val="21"/>
            <w:szCs w:val="21"/>
          </w:rPr>
          <w:t>distances</w:t>
        </w:r>
        <w:proofErr w:type="spellEnd"/>
        <w:r w:rsidRPr="00C7100F">
          <w:rPr>
            <w:rFonts w:ascii="Consolas" w:hAnsi="Consolas"/>
            <w:color w:val="D4D4D4"/>
            <w:sz w:val="21"/>
            <w:szCs w:val="21"/>
          </w:rPr>
          <w:t>[</w:t>
        </w:r>
        <w:r w:rsidRPr="00C7100F">
          <w:rPr>
            <w:rFonts w:ascii="Consolas" w:hAnsi="Consolas"/>
            <w:color w:val="9CDCFE"/>
            <w:sz w:val="21"/>
            <w:szCs w:val="21"/>
          </w:rPr>
          <w:t>path</w:t>
        </w:r>
        <w:r w:rsidRPr="00C7100F">
          <w:rPr>
            <w:rFonts w:ascii="Consolas" w:hAnsi="Consolas"/>
            <w:color w:val="D4D4D4"/>
            <w:sz w:val="21"/>
            <w:szCs w:val="21"/>
          </w:rPr>
          <w:t>[</w:t>
        </w:r>
        <w:proofErr w:type="spellStart"/>
        <w:r w:rsidRPr="00C7100F">
          <w:rPr>
            <w:rFonts w:ascii="Consolas" w:hAnsi="Consolas"/>
            <w:color w:val="DCDCAA"/>
            <w:sz w:val="21"/>
            <w:szCs w:val="21"/>
          </w:rPr>
          <w:t>len</w:t>
        </w:r>
        <w:proofErr w:type="spellEnd"/>
        <w:r w:rsidRPr="00C7100F">
          <w:rPr>
            <w:rFonts w:ascii="Consolas" w:hAnsi="Consolas"/>
            <w:color w:val="D4D4D4"/>
            <w:sz w:val="21"/>
            <w:szCs w:val="21"/>
          </w:rPr>
          <w:t>(</w:t>
        </w:r>
        <w:r w:rsidRPr="00C7100F">
          <w:rPr>
            <w:rFonts w:ascii="Consolas" w:hAnsi="Consolas"/>
            <w:color w:val="9CDCFE"/>
            <w:sz w:val="21"/>
            <w:szCs w:val="21"/>
          </w:rPr>
          <w:t>path</w:t>
        </w:r>
        <w:r w:rsidRPr="00C7100F">
          <w:rPr>
            <w:rFonts w:ascii="Consolas" w:hAnsi="Consolas"/>
            <w:color w:val="D4D4D4"/>
            <w:sz w:val="21"/>
            <w:szCs w:val="21"/>
          </w:rPr>
          <w:t>)-</w:t>
        </w:r>
        <w:r w:rsidRPr="00C7100F">
          <w:rPr>
            <w:rFonts w:ascii="Consolas" w:hAnsi="Consolas"/>
            <w:color w:val="B5CEA8"/>
            <w:sz w:val="21"/>
            <w:szCs w:val="21"/>
          </w:rPr>
          <w:t>1</w:t>
        </w:r>
        <w:r w:rsidRPr="00C7100F">
          <w:rPr>
            <w:rFonts w:ascii="Consolas" w:hAnsi="Consolas"/>
            <w:color w:val="D4D4D4"/>
            <w:sz w:val="21"/>
            <w:szCs w:val="21"/>
          </w:rPr>
          <w:t>]][</w:t>
        </w:r>
        <w:r w:rsidRPr="00C7100F">
          <w:rPr>
            <w:rFonts w:ascii="Consolas" w:hAnsi="Consolas"/>
            <w:color w:val="9CDCFE"/>
            <w:sz w:val="21"/>
            <w:szCs w:val="21"/>
          </w:rPr>
          <w:t>path</w:t>
        </w:r>
        <w:r w:rsidRPr="00C7100F">
          <w:rPr>
            <w:rFonts w:ascii="Consolas" w:hAnsi="Consolas"/>
            <w:color w:val="D4D4D4"/>
            <w:sz w:val="21"/>
            <w:szCs w:val="21"/>
          </w:rPr>
          <w:t>[</w:t>
        </w:r>
        <w:r w:rsidRPr="00C7100F">
          <w:rPr>
            <w:rFonts w:ascii="Consolas" w:hAnsi="Consolas"/>
            <w:color w:val="B5CEA8"/>
            <w:sz w:val="21"/>
            <w:szCs w:val="21"/>
          </w:rPr>
          <w:t>0</w:t>
        </w:r>
        <w:r w:rsidRPr="00C7100F">
          <w:rPr>
            <w:rFonts w:ascii="Consolas" w:hAnsi="Consolas"/>
            <w:color w:val="D4D4D4"/>
            <w:sz w:val="21"/>
            <w:szCs w:val="21"/>
          </w:rPr>
          <w:t>]]</w:t>
        </w:r>
      </w:ins>
    </w:p>
    <w:p w14:paraId="1696ADE5" w14:textId="77777777" w:rsidR="00C7100F" w:rsidRPr="00C7100F" w:rsidRDefault="00C7100F" w:rsidP="00C7100F">
      <w:pPr>
        <w:shd w:val="clear" w:color="auto" w:fill="1E1E1E"/>
        <w:spacing w:line="285" w:lineRule="atLeast"/>
        <w:rPr>
          <w:ins w:id="397" w:author="Areej Turky Sahu Alotaibi" w:date="2022-01-24T20:06:00Z"/>
          <w:rFonts w:ascii="Consolas" w:hAnsi="Consolas"/>
          <w:color w:val="D4D4D4"/>
          <w:sz w:val="21"/>
          <w:szCs w:val="21"/>
        </w:rPr>
      </w:pPr>
      <w:ins w:id="398" w:author="Areej Turky Sahu Alotaibi" w:date="2022-01-24T20:06:00Z">
        <w:r w:rsidRPr="00C7100F">
          <w:rPr>
            <w:rFonts w:ascii="Consolas" w:hAnsi="Consolas"/>
            <w:color w:val="D4D4D4"/>
            <w:sz w:val="21"/>
            <w:szCs w:val="21"/>
          </w:rPr>
          <w:t xml:space="preserve">            </w:t>
        </w:r>
        <w:r w:rsidRPr="00C7100F">
          <w:rPr>
            <w:rFonts w:ascii="Consolas" w:hAnsi="Consolas"/>
            <w:color w:val="C586C0"/>
            <w:sz w:val="21"/>
            <w:szCs w:val="21"/>
          </w:rPr>
          <w:t>if</w:t>
        </w:r>
        <w:r w:rsidRPr="00C7100F">
          <w:rPr>
            <w:rFonts w:ascii="Consolas" w:hAnsi="Consolas"/>
            <w:color w:val="D4D4D4"/>
            <w:sz w:val="21"/>
            <w:szCs w:val="21"/>
          </w:rPr>
          <w:t>(</w:t>
        </w:r>
        <w:r w:rsidRPr="00C7100F">
          <w:rPr>
            <w:rFonts w:ascii="Consolas" w:hAnsi="Consolas"/>
            <w:color w:val="9CDCFE"/>
            <w:sz w:val="21"/>
            <w:szCs w:val="21"/>
          </w:rPr>
          <w:t>distance</w:t>
        </w:r>
        <w:r w:rsidRPr="00C7100F">
          <w:rPr>
            <w:rFonts w:ascii="Consolas" w:hAnsi="Consolas"/>
            <w:color w:val="D4D4D4"/>
            <w:sz w:val="21"/>
            <w:szCs w:val="21"/>
          </w:rPr>
          <w:t>&lt;</w:t>
        </w:r>
        <w:proofErr w:type="spellStart"/>
        <w:r w:rsidRPr="00C7100F">
          <w:rPr>
            <w:rFonts w:ascii="Consolas" w:hAnsi="Consolas"/>
            <w:color w:val="9CDCFE"/>
            <w:sz w:val="21"/>
            <w:szCs w:val="21"/>
          </w:rPr>
          <w:t>miniDistance</w:t>
        </w:r>
        <w:proofErr w:type="spellEnd"/>
        <w:r w:rsidRPr="00C7100F">
          <w:rPr>
            <w:rFonts w:ascii="Consolas" w:hAnsi="Consolas"/>
            <w:color w:val="D4D4D4"/>
            <w:sz w:val="21"/>
            <w:szCs w:val="21"/>
          </w:rPr>
          <w:t>):</w:t>
        </w:r>
      </w:ins>
    </w:p>
    <w:p w14:paraId="2D99E34A" w14:textId="77777777" w:rsidR="00C7100F" w:rsidRPr="00C7100F" w:rsidRDefault="00C7100F" w:rsidP="00C7100F">
      <w:pPr>
        <w:shd w:val="clear" w:color="auto" w:fill="1E1E1E"/>
        <w:spacing w:line="285" w:lineRule="atLeast"/>
        <w:rPr>
          <w:ins w:id="399" w:author="Areej Turky Sahu Alotaibi" w:date="2022-01-24T20:06:00Z"/>
          <w:rFonts w:ascii="Consolas" w:hAnsi="Consolas"/>
          <w:color w:val="D4D4D4"/>
          <w:sz w:val="21"/>
          <w:szCs w:val="21"/>
        </w:rPr>
      </w:pPr>
      <w:ins w:id="400" w:author="Areej Turky Sahu Alotaibi" w:date="2022-01-24T20:06:00Z">
        <w:r w:rsidRPr="00C7100F">
          <w:rPr>
            <w:rFonts w:ascii="Consolas" w:hAnsi="Consolas"/>
            <w:color w:val="D4D4D4"/>
            <w:sz w:val="21"/>
            <w:szCs w:val="21"/>
          </w:rPr>
          <w:t xml:space="preserve">                </w:t>
        </w:r>
        <w:proofErr w:type="spellStart"/>
        <w:r w:rsidRPr="00C7100F">
          <w:rPr>
            <w:rFonts w:ascii="Consolas" w:hAnsi="Consolas"/>
            <w:color w:val="9CDCFE"/>
            <w:sz w:val="21"/>
            <w:szCs w:val="21"/>
          </w:rPr>
          <w:t>miniDistance</w:t>
        </w:r>
        <w:proofErr w:type="spellEnd"/>
        <w:r w:rsidRPr="00C7100F">
          <w:rPr>
            <w:rFonts w:ascii="Consolas" w:hAnsi="Consolas"/>
            <w:color w:val="D4D4D4"/>
            <w:sz w:val="21"/>
            <w:szCs w:val="21"/>
          </w:rPr>
          <w:t>=</w:t>
        </w:r>
        <w:r w:rsidRPr="00C7100F">
          <w:rPr>
            <w:rFonts w:ascii="Consolas" w:hAnsi="Consolas"/>
            <w:color w:val="9CDCFE"/>
            <w:sz w:val="21"/>
            <w:szCs w:val="21"/>
          </w:rPr>
          <w:t>distance</w:t>
        </w:r>
      </w:ins>
    </w:p>
    <w:p w14:paraId="03B15119" w14:textId="77777777" w:rsidR="00C7100F" w:rsidRPr="00C7100F" w:rsidRDefault="00C7100F" w:rsidP="00C7100F">
      <w:pPr>
        <w:shd w:val="clear" w:color="auto" w:fill="1E1E1E"/>
        <w:spacing w:line="285" w:lineRule="atLeast"/>
        <w:rPr>
          <w:ins w:id="401" w:author="Areej Turky Sahu Alotaibi" w:date="2022-01-24T20:06:00Z"/>
          <w:rFonts w:ascii="Consolas" w:hAnsi="Consolas"/>
          <w:color w:val="D4D4D4"/>
          <w:sz w:val="21"/>
          <w:szCs w:val="21"/>
        </w:rPr>
      </w:pPr>
      <w:ins w:id="402" w:author="Areej Turky Sahu Alotaibi" w:date="2022-01-24T20:06:00Z">
        <w:r w:rsidRPr="00C7100F">
          <w:rPr>
            <w:rFonts w:ascii="Consolas" w:hAnsi="Consolas"/>
            <w:color w:val="D4D4D4"/>
            <w:sz w:val="21"/>
            <w:szCs w:val="21"/>
          </w:rPr>
          <w:t xml:space="preserve">                </w:t>
        </w:r>
        <w:proofErr w:type="spellStart"/>
        <w:r w:rsidRPr="00C7100F">
          <w:rPr>
            <w:rFonts w:ascii="Consolas" w:hAnsi="Consolas"/>
            <w:color w:val="9CDCFE"/>
            <w:sz w:val="21"/>
            <w:szCs w:val="21"/>
          </w:rPr>
          <w:t>shortestpath</w:t>
        </w:r>
        <w:proofErr w:type="spellEnd"/>
        <w:r w:rsidRPr="00C7100F">
          <w:rPr>
            <w:rFonts w:ascii="Consolas" w:hAnsi="Consolas"/>
            <w:color w:val="D4D4D4"/>
            <w:sz w:val="21"/>
            <w:szCs w:val="21"/>
          </w:rPr>
          <w:t>=</w:t>
        </w:r>
        <w:r w:rsidRPr="00C7100F">
          <w:rPr>
            <w:rFonts w:ascii="Consolas" w:hAnsi="Consolas"/>
            <w:color w:val="9CDCFE"/>
            <w:sz w:val="21"/>
            <w:szCs w:val="21"/>
          </w:rPr>
          <w:t>path</w:t>
        </w:r>
      </w:ins>
    </w:p>
    <w:p w14:paraId="4480DCEF" w14:textId="77777777" w:rsidR="00C7100F" w:rsidRPr="00C7100F" w:rsidRDefault="00C7100F" w:rsidP="00C7100F">
      <w:pPr>
        <w:shd w:val="clear" w:color="auto" w:fill="1E1E1E"/>
        <w:spacing w:line="285" w:lineRule="atLeast"/>
        <w:rPr>
          <w:ins w:id="403" w:author="Areej Turky Sahu Alotaibi" w:date="2022-01-24T20:06:00Z"/>
          <w:rFonts w:ascii="Consolas" w:hAnsi="Consolas"/>
          <w:color w:val="D4D4D4"/>
          <w:sz w:val="21"/>
          <w:szCs w:val="21"/>
        </w:rPr>
      </w:pPr>
      <w:ins w:id="404" w:author="Areej Turky Sahu Alotaibi" w:date="2022-01-24T20:06:00Z">
        <w:r w:rsidRPr="00C7100F">
          <w:rPr>
            <w:rFonts w:ascii="Consolas" w:hAnsi="Consolas"/>
            <w:color w:val="D4D4D4"/>
            <w:sz w:val="21"/>
            <w:szCs w:val="21"/>
          </w:rPr>
          <w:t xml:space="preserve">        </w:t>
        </w:r>
        <w:r w:rsidRPr="00C7100F">
          <w:rPr>
            <w:rFonts w:ascii="Consolas" w:hAnsi="Consolas"/>
            <w:color w:val="C586C0"/>
            <w:sz w:val="21"/>
            <w:szCs w:val="21"/>
          </w:rPr>
          <w:t>return</w:t>
        </w:r>
        <w:r w:rsidRPr="00C7100F">
          <w:rPr>
            <w:rFonts w:ascii="Consolas" w:hAnsi="Consolas"/>
            <w:color w:val="D4D4D4"/>
            <w:sz w:val="21"/>
            <w:szCs w:val="21"/>
          </w:rPr>
          <w:t xml:space="preserve"> </w:t>
        </w:r>
        <w:proofErr w:type="spellStart"/>
        <w:r w:rsidRPr="00C7100F">
          <w:rPr>
            <w:rFonts w:ascii="Consolas" w:hAnsi="Consolas"/>
            <w:color w:val="9CDCFE"/>
            <w:sz w:val="21"/>
            <w:szCs w:val="21"/>
          </w:rPr>
          <w:t>shortestpath</w:t>
        </w:r>
        <w:proofErr w:type="spellEnd"/>
      </w:ins>
    </w:p>
    <w:p w14:paraId="1EA8A726" w14:textId="77777777" w:rsidR="00C7100F" w:rsidRPr="00C7100F" w:rsidRDefault="00C7100F" w:rsidP="00C7100F">
      <w:pPr>
        <w:shd w:val="clear" w:color="auto" w:fill="1E1E1E"/>
        <w:spacing w:line="285" w:lineRule="atLeast"/>
        <w:rPr>
          <w:ins w:id="405" w:author="Areej Turky Sahu Alotaibi" w:date="2022-01-24T20:06:00Z"/>
          <w:rFonts w:ascii="Consolas" w:hAnsi="Consolas"/>
          <w:color w:val="D4D4D4"/>
          <w:sz w:val="21"/>
          <w:szCs w:val="21"/>
        </w:rPr>
      </w:pPr>
      <w:ins w:id="406" w:author="Areej Turky Sahu Alotaibi" w:date="2022-01-24T20:06:00Z">
        <w:r w:rsidRPr="00C7100F">
          <w:rPr>
            <w:rFonts w:ascii="Consolas" w:hAnsi="Consolas"/>
            <w:color w:val="D4D4D4"/>
            <w:sz w:val="21"/>
            <w:szCs w:val="21"/>
          </w:rPr>
          <w:t xml:space="preserve">    </w:t>
        </w:r>
        <w:r w:rsidRPr="00C7100F">
          <w:rPr>
            <w:rFonts w:ascii="Consolas" w:hAnsi="Consolas"/>
            <w:color w:val="569CD6"/>
            <w:sz w:val="21"/>
            <w:szCs w:val="21"/>
          </w:rPr>
          <w:t>def</w:t>
        </w:r>
        <w:r w:rsidRPr="00C7100F">
          <w:rPr>
            <w:rFonts w:ascii="Consolas" w:hAnsi="Consolas"/>
            <w:color w:val="D4D4D4"/>
            <w:sz w:val="21"/>
            <w:szCs w:val="21"/>
          </w:rPr>
          <w:t xml:space="preserve"> </w:t>
        </w:r>
        <w:proofErr w:type="spellStart"/>
        <w:r w:rsidRPr="00C7100F">
          <w:rPr>
            <w:rFonts w:ascii="Consolas" w:hAnsi="Consolas"/>
            <w:color w:val="DCDCAA"/>
            <w:sz w:val="21"/>
            <w:szCs w:val="21"/>
          </w:rPr>
          <w:t>GoToDepote</w:t>
        </w:r>
        <w:proofErr w:type="spellEnd"/>
        <w:r w:rsidRPr="00C7100F">
          <w:rPr>
            <w:rFonts w:ascii="Consolas" w:hAnsi="Consolas"/>
            <w:color w:val="D4D4D4"/>
            <w:sz w:val="21"/>
            <w:szCs w:val="21"/>
          </w:rPr>
          <w:t>(</w:t>
        </w:r>
        <w:proofErr w:type="spellStart"/>
        <w:r w:rsidRPr="00C7100F">
          <w:rPr>
            <w:rFonts w:ascii="Consolas" w:hAnsi="Consolas"/>
            <w:color w:val="9CDCFE"/>
            <w:sz w:val="21"/>
            <w:szCs w:val="21"/>
          </w:rPr>
          <w:t>self</w:t>
        </w:r>
        <w:r w:rsidRPr="00C7100F">
          <w:rPr>
            <w:rFonts w:ascii="Consolas" w:hAnsi="Consolas"/>
            <w:color w:val="D4D4D4"/>
            <w:sz w:val="21"/>
            <w:szCs w:val="21"/>
          </w:rPr>
          <w:t>,</w:t>
        </w:r>
        <w:r w:rsidRPr="00C7100F">
          <w:rPr>
            <w:rFonts w:ascii="Consolas" w:hAnsi="Consolas"/>
            <w:color w:val="9CDCFE"/>
            <w:sz w:val="21"/>
            <w:szCs w:val="21"/>
          </w:rPr>
          <w:t>path</w:t>
        </w:r>
        <w:proofErr w:type="spellEnd"/>
        <w:r w:rsidRPr="00C7100F">
          <w:rPr>
            <w:rFonts w:ascii="Consolas" w:hAnsi="Consolas"/>
            <w:color w:val="D4D4D4"/>
            <w:sz w:val="21"/>
            <w:szCs w:val="21"/>
          </w:rPr>
          <w:t>):</w:t>
        </w:r>
      </w:ins>
    </w:p>
    <w:p w14:paraId="47212CFA" w14:textId="77777777" w:rsidR="00C7100F" w:rsidRPr="00C7100F" w:rsidRDefault="00C7100F" w:rsidP="00C7100F">
      <w:pPr>
        <w:shd w:val="clear" w:color="auto" w:fill="1E1E1E"/>
        <w:spacing w:line="285" w:lineRule="atLeast"/>
        <w:rPr>
          <w:ins w:id="407" w:author="Areej Turky Sahu Alotaibi" w:date="2022-01-24T20:06:00Z"/>
          <w:rFonts w:ascii="Consolas" w:hAnsi="Consolas"/>
          <w:color w:val="D4D4D4"/>
          <w:sz w:val="21"/>
          <w:szCs w:val="21"/>
        </w:rPr>
      </w:pPr>
      <w:ins w:id="408" w:author="Areej Turky Sahu Alotaibi" w:date="2022-01-24T20:06:00Z">
        <w:r w:rsidRPr="00C7100F">
          <w:rPr>
            <w:rFonts w:ascii="Consolas" w:hAnsi="Consolas"/>
            <w:color w:val="D4D4D4"/>
            <w:sz w:val="21"/>
            <w:szCs w:val="21"/>
          </w:rPr>
          <w:t xml:space="preserve">        </w:t>
        </w:r>
        <w:proofErr w:type="spellStart"/>
        <w:r w:rsidRPr="00C7100F">
          <w:rPr>
            <w:rFonts w:ascii="Consolas" w:hAnsi="Consolas"/>
            <w:color w:val="9CDCFE"/>
            <w:sz w:val="21"/>
            <w:szCs w:val="21"/>
          </w:rPr>
          <w:t>LastHouse</w:t>
        </w:r>
        <w:proofErr w:type="spellEnd"/>
        <w:r w:rsidRPr="00C7100F">
          <w:rPr>
            <w:rFonts w:ascii="Consolas" w:hAnsi="Consolas"/>
            <w:color w:val="D4D4D4"/>
            <w:sz w:val="21"/>
            <w:szCs w:val="21"/>
          </w:rPr>
          <w:t>=</w:t>
        </w:r>
        <w:r w:rsidRPr="00C7100F">
          <w:rPr>
            <w:rFonts w:ascii="Consolas" w:hAnsi="Consolas"/>
            <w:color w:val="9CDCFE"/>
            <w:sz w:val="21"/>
            <w:szCs w:val="21"/>
          </w:rPr>
          <w:t>path</w:t>
        </w:r>
        <w:r w:rsidRPr="00C7100F">
          <w:rPr>
            <w:rFonts w:ascii="Consolas" w:hAnsi="Consolas"/>
            <w:color w:val="D4D4D4"/>
            <w:sz w:val="21"/>
            <w:szCs w:val="21"/>
          </w:rPr>
          <w:t>[</w:t>
        </w:r>
        <w:proofErr w:type="spellStart"/>
        <w:r w:rsidRPr="00C7100F">
          <w:rPr>
            <w:rFonts w:ascii="Consolas" w:hAnsi="Consolas"/>
            <w:color w:val="DCDCAA"/>
            <w:sz w:val="21"/>
            <w:szCs w:val="21"/>
          </w:rPr>
          <w:t>len</w:t>
        </w:r>
        <w:proofErr w:type="spellEnd"/>
        <w:r w:rsidRPr="00C7100F">
          <w:rPr>
            <w:rFonts w:ascii="Consolas" w:hAnsi="Consolas"/>
            <w:color w:val="D4D4D4"/>
            <w:sz w:val="21"/>
            <w:szCs w:val="21"/>
          </w:rPr>
          <w:t>(</w:t>
        </w:r>
        <w:r w:rsidRPr="00C7100F">
          <w:rPr>
            <w:rFonts w:ascii="Consolas" w:hAnsi="Consolas"/>
            <w:color w:val="9CDCFE"/>
            <w:sz w:val="21"/>
            <w:szCs w:val="21"/>
          </w:rPr>
          <w:t>path</w:t>
        </w:r>
        <w:r w:rsidRPr="00C7100F">
          <w:rPr>
            <w:rFonts w:ascii="Consolas" w:hAnsi="Consolas"/>
            <w:color w:val="D4D4D4"/>
            <w:sz w:val="21"/>
            <w:szCs w:val="21"/>
          </w:rPr>
          <w:t>)-</w:t>
        </w:r>
        <w:r w:rsidRPr="00C7100F">
          <w:rPr>
            <w:rFonts w:ascii="Consolas" w:hAnsi="Consolas"/>
            <w:color w:val="B5CEA8"/>
            <w:sz w:val="21"/>
            <w:szCs w:val="21"/>
          </w:rPr>
          <w:t>1</w:t>
        </w:r>
        <w:r w:rsidRPr="00C7100F">
          <w:rPr>
            <w:rFonts w:ascii="Consolas" w:hAnsi="Consolas"/>
            <w:color w:val="D4D4D4"/>
            <w:sz w:val="21"/>
            <w:szCs w:val="21"/>
          </w:rPr>
          <w:t xml:space="preserve">] </w:t>
        </w:r>
        <w:r w:rsidRPr="00C7100F">
          <w:rPr>
            <w:rFonts w:ascii="Consolas" w:hAnsi="Consolas"/>
            <w:color w:val="6A9955"/>
            <w:sz w:val="21"/>
            <w:szCs w:val="21"/>
          </w:rPr>
          <w:t>#path[len(path)-1:len(path)]</w:t>
        </w:r>
      </w:ins>
    </w:p>
    <w:p w14:paraId="5EC75A4B" w14:textId="77777777" w:rsidR="00C7100F" w:rsidRPr="00C7100F" w:rsidRDefault="00C7100F" w:rsidP="00C7100F">
      <w:pPr>
        <w:shd w:val="clear" w:color="auto" w:fill="1E1E1E"/>
        <w:spacing w:line="285" w:lineRule="atLeast"/>
        <w:rPr>
          <w:ins w:id="409" w:author="Areej Turky Sahu Alotaibi" w:date="2022-01-24T20:06:00Z"/>
          <w:rFonts w:ascii="Consolas" w:hAnsi="Consolas"/>
          <w:color w:val="D4D4D4"/>
          <w:sz w:val="21"/>
          <w:szCs w:val="21"/>
        </w:rPr>
      </w:pPr>
      <w:ins w:id="410" w:author="Areej Turky Sahu Alotaibi" w:date="2022-01-24T20:06:00Z">
        <w:r w:rsidRPr="00C7100F">
          <w:rPr>
            <w:rFonts w:ascii="Consolas" w:hAnsi="Consolas"/>
            <w:color w:val="D4D4D4"/>
            <w:sz w:val="21"/>
            <w:szCs w:val="21"/>
          </w:rPr>
          <w:t xml:space="preserve">        </w:t>
        </w:r>
        <w:r w:rsidRPr="00C7100F">
          <w:rPr>
            <w:rFonts w:ascii="Consolas" w:hAnsi="Consolas"/>
            <w:color w:val="C586C0"/>
            <w:sz w:val="21"/>
            <w:szCs w:val="21"/>
          </w:rPr>
          <w:t>if</w:t>
        </w:r>
        <w:r w:rsidRPr="00C7100F">
          <w:rPr>
            <w:rFonts w:ascii="Consolas" w:hAnsi="Consolas"/>
            <w:color w:val="D4D4D4"/>
            <w:sz w:val="21"/>
            <w:szCs w:val="21"/>
          </w:rPr>
          <w:t>(</w:t>
        </w:r>
        <w:proofErr w:type="spellStart"/>
        <w:r w:rsidRPr="00C7100F">
          <w:rPr>
            <w:rFonts w:ascii="Consolas" w:hAnsi="Consolas"/>
            <w:color w:val="9CDCFE"/>
            <w:sz w:val="21"/>
            <w:szCs w:val="21"/>
          </w:rPr>
          <w:t>LastHouse</w:t>
        </w:r>
        <w:proofErr w:type="spellEnd"/>
        <w:r w:rsidRPr="00C7100F">
          <w:rPr>
            <w:rFonts w:ascii="Consolas" w:hAnsi="Consolas"/>
            <w:color w:val="D4D4D4"/>
            <w:sz w:val="21"/>
            <w:szCs w:val="21"/>
          </w:rPr>
          <w:t xml:space="preserve"> == </w:t>
        </w:r>
        <w:r w:rsidRPr="00C7100F">
          <w:rPr>
            <w:rFonts w:ascii="Consolas" w:hAnsi="Consolas"/>
            <w:color w:val="CE9178"/>
            <w:sz w:val="21"/>
            <w:szCs w:val="21"/>
          </w:rPr>
          <w:t>"H1"</w:t>
        </w:r>
        <w:r w:rsidRPr="00C7100F">
          <w:rPr>
            <w:rFonts w:ascii="Consolas" w:hAnsi="Consolas"/>
            <w:color w:val="D4D4D4"/>
            <w:sz w:val="21"/>
            <w:szCs w:val="21"/>
          </w:rPr>
          <w:t>):</w:t>
        </w:r>
      </w:ins>
    </w:p>
    <w:p w14:paraId="20DFE988" w14:textId="77777777" w:rsidR="00C7100F" w:rsidRPr="00C7100F" w:rsidRDefault="00C7100F" w:rsidP="00C7100F">
      <w:pPr>
        <w:shd w:val="clear" w:color="auto" w:fill="1E1E1E"/>
        <w:spacing w:line="285" w:lineRule="atLeast"/>
        <w:rPr>
          <w:ins w:id="411" w:author="Areej Turky Sahu Alotaibi" w:date="2022-01-24T20:06:00Z"/>
          <w:rFonts w:ascii="Consolas" w:hAnsi="Consolas"/>
          <w:color w:val="D4D4D4"/>
          <w:sz w:val="21"/>
          <w:szCs w:val="21"/>
        </w:rPr>
      </w:pPr>
      <w:ins w:id="412" w:author="Areej Turky Sahu Alotaibi" w:date="2022-01-24T20:06:00Z">
        <w:r w:rsidRPr="00C7100F">
          <w:rPr>
            <w:rFonts w:ascii="Consolas" w:hAnsi="Consolas"/>
            <w:color w:val="D4D4D4"/>
            <w:sz w:val="21"/>
            <w:szCs w:val="21"/>
          </w:rPr>
          <w:t xml:space="preserve">            </w:t>
        </w:r>
        <w:r w:rsidRPr="00C7100F">
          <w:rPr>
            <w:rFonts w:ascii="Consolas" w:hAnsi="Consolas"/>
            <w:color w:val="C586C0"/>
            <w:sz w:val="21"/>
            <w:szCs w:val="21"/>
          </w:rPr>
          <w:t>return</w:t>
        </w:r>
        <w:r w:rsidRPr="00C7100F">
          <w:rPr>
            <w:rFonts w:ascii="Consolas" w:hAnsi="Consolas"/>
            <w:color w:val="D4D4D4"/>
            <w:sz w:val="21"/>
            <w:szCs w:val="21"/>
          </w:rPr>
          <w:t xml:space="preserve"> </w:t>
        </w:r>
        <w:r w:rsidRPr="00C7100F">
          <w:rPr>
            <w:rFonts w:ascii="Consolas" w:hAnsi="Consolas"/>
            <w:color w:val="B5CEA8"/>
            <w:sz w:val="21"/>
            <w:szCs w:val="21"/>
          </w:rPr>
          <w:t>1</w:t>
        </w:r>
      </w:ins>
    </w:p>
    <w:p w14:paraId="490ECAAA" w14:textId="77777777" w:rsidR="00C7100F" w:rsidRPr="00C7100F" w:rsidRDefault="00C7100F" w:rsidP="00C7100F">
      <w:pPr>
        <w:shd w:val="clear" w:color="auto" w:fill="1E1E1E"/>
        <w:spacing w:line="285" w:lineRule="atLeast"/>
        <w:rPr>
          <w:ins w:id="413" w:author="Areej Turky Sahu Alotaibi" w:date="2022-01-24T20:06:00Z"/>
          <w:rFonts w:ascii="Consolas" w:hAnsi="Consolas"/>
          <w:color w:val="D4D4D4"/>
          <w:sz w:val="21"/>
          <w:szCs w:val="21"/>
        </w:rPr>
      </w:pPr>
      <w:ins w:id="414" w:author="Areej Turky Sahu Alotaibi" w:date="2022-01-24T20:06:00Z">
        <w:r w:rsidRPr="00C7100F">
          <w:rPr>
            <w:rFonts w:ascii="Consolas" w:hAnsi="Consolas"/>
            <w:color w:val="D4D4D4"/>
            <w:sz w:val="21"/>
            <w:szCs w:val="21"/>
          </w:rPr>
          <w:t xml:space="preserve">        </w:t>
        </w:r>
        <w:r w:rsidRPr="00C7100F">
          <w:rPr>
            <w:rFonts w:ascii="Consolas" w:hAnsi="Consolas"/>
            <w:color w:val="C586C0"/>
            <w:sz w:val="21"/>
            <w:szCs w:val="21"/>
          </w:rPr>
          <w:t>if</w:t>
        </w:r>
        <w:r w:rsidRPr="00C7100F">
          <w:rPr>
            <w:rFonts w:ascii="Consolas" w:hAnsi="Consolas"/>
            <w:color w:val="D4D4D4"/>
            <w:sz w:val="21"/>
            <w:szCs w:val="21"/>
          </w:rPr>
          <w:t>(</w:t>
        </w:r>
        <w:proofErr w:type="spellStart"/>
        <w:r w:rsidRPr="00C7100F">
          <w:rPr>
            <w:rFonts w:ascii="Consolas" w:hAnsi="Consolas"/>
            <w:color w:val="9CDCFE"/>
            <w:sz w:val="21"/>
            <w:szCs w:val="21"/>
          </w:rPr>
          <w:t>LastHouse</w:t>
        </w:r>
        <w:proofErr w:type="spellEnd"/>
        <w:r w:rsidRPr="00C7100F">
          <w:rPr>
            <w:rFonts w:ascii="Consolas" w:hAnsi="Consolas"/>
            <w:color w:val="D4D4D4"/>
            <w:sz w:val="21"/>
            <w:szCs w:val="21"/>
          </w:rPr>
          <w:t xml:space="preserve"> == </w:t>
        </w:r>
        <w:r w:rsidRPr="00C7100F">
          <w:rPr>
            <w:rFonts w:ascii="Consolas" w:hAnsi="Consolas"/>
            <w:color w:val="CE9178"/>
            <w:sz w:val="21"/>
            <w:szCs w:val="21"/>
          </w:rPr>
          <w:t>"H2"</w:t>
        </w:r>
        <w:r w:rsidRPr="00C7100F">
          <w:rPr>
            <w:rFonts w:ascii="Consolas" w:hAnsi="Consolas"/>
            <w:color w:val="D4D4D4"/>
            <w:sz w:val="21"/>
            <w:szCs w:val="21"/>
          </w:rPr>
          <w:t>):</w:t>
        </w:r>
      </w:ins>
    </w:p>
    <w:p w14:paraId="5781C7CE" w14:textId="77777777" w:rsidR="00C7100F" w:rsidRPr="00C7100F" w:rsidRDefault="00C7100F" w:rsidP="00C7100F">
      <w:pPr>
        <w:shd w:val="clear" w:color="auto" w:fill="1E1E1E"/>
        <w:spacing w:line="285" w:lineRule="atLeast"/>
        <w:rPr>
          <w:ins w:id="415" w:author="Areej Turky Sahu Alotaibi" w:date="2022-01-24T20:06:00Z"/>
          <w:rFonts w:ascii="Consolas" w:hAnsi="Consolas"/>
          <w:color w:val="D4D4D4"/>
          <w:sz w:val="21"/>
          <w:szCs w:val="21"/>
        </w:rPr>
      </w:pPr>
      <w:ins w:id="416" w:author="Areej Turky Sahu Alotaibi" w:date="2022-01-24T20:06:00Z">
        <w:r w:rsidRPr="00C7100F">
          <w:rPr>
            <w:rFonts w:ascii="Consolas" w:hAnsi="Consolas"/>
            <w:color w:val="D4D4D4"/>
            <w:sz w:val="21"/>
            <w:szCs w:val="21"/>
          </w:rPr>
          <w:t xml:space="preserve">            </w:t>
        </w:r>
        <w:r w:rsidRPr="00C7100F">
          <w:rPr>
            <w:rFonts w:ascii="Consolas" w:hAnsi="Consolas"/>
            <w:color w:val="C586C0"/>
            <w:sz w:val="21"/>
            <w:szCs w:val="21"/>
          </w:rPr>
          <w:t>return</w:t>
        </w:r>
        <w:r w:rsidRPr="00C7100F">
          <w:rPr>
            <w:rFonts w:ascii="Consolas" w:hAnsi="Consolas"/>
            <w:color w:val="D4D4D4"/>
            <w:sz w:val="21"/>
            <w:szCs w:val="21"/>
          </w:rPr>
          <w:t xml:space="preserve"> </w:t>
        </w:r>
        <w:r w:rsidRPr="00C7100F">
          <w:rPr>
            <w:rFonts w:ascii="Consolas" w:hAnsi="Consolas"/>
            <w:color w:val="B5CEA8"/>
            <w:sz w:val="21"/>
            <w:szCs w:val="21"/>
          </w:rPr>
          <w:t>2</w:t>
        </w:r>
      </w:ins>
    </w:p>
    <w:p w14:paraId="28DB00D4" w14:textId="77777777" w:rsidR="00C7100F" w:rsidRPr="00C7100F" w:rsidRDefault="00C7100F" w:rsidP="00C7100F">
      <w:pPr>
        <w:shd w:val="clear" w:color="auto" w:fill="1E1E1E"/>
        <w:spacing w:line="285" w:lineRule="atLeast"/>
        <w:rPr>
          <w:ins w:id="417" w:author="Areej Turky Sahu Alotaibi" w:date="2022-01-24T20:06:00Z"/>
          <w:rFonts w:ascii="Consolas" w:hAnsi="Consolas"/>
          <w:color w:val="D4D4D4"/>
          <w:sz w:val="21"/>
          <w:szCs w:val="21"/>
        </w:rPr>
      </w:pPr>
      <w:ins w:id="418" w:author="Areej Turky Sahu Alotaibi" w:date="2022-01-24T20:06:00Z">
        <w:r w:rsidRPr="00C7100F">
          <w:rPr>
            <w:rFonts w:ascii="Consolas" w:hAnsi="Consolas"/>
            <w:color w:val="D4D4D4"/>
            <w:sz w:val="21"/>
            <w:szCs w:val="21"/>
          </w:rPr>
          <w:t xml:space="preserve">        </w:t>
        </w:r>
        <w:r w:rsidRPr="00C7100F">
          <w:rPr>
            <w:rFonts w:ascii="Consolas" w:hAnsi="Consolas"/>
            <w:color w:val="C586C0"/>
            <w:sz w:val="21"/>
            <w:szCs w:val="21"/>
          </w:rPr>
          <w:t>if</w:t>
        </w:r>
        <w:r w:rsidRPr="00C7100F">
          <w:rPr>
            <w:rFonts w:ascii="Consolas" w:hAnsi="Consolas"/>
            <w:color w:val="D4D4D4"/>
            <w:sz w:val="21"/>
            <w:szCs w:val="21"/>
          </w:rPr>
          <w:t>(</w:t>
        </w:r>
        <w:proofErr w:type="spellStart"/>
        <w:r w:rsidRPr="00C7100F">
          <w:rPr>
            <w:rFonts w:ascii="Consolas" w:hAnsi="Consolas"/>
            <w:color w:val="9CDCFE"/>
            <w:sz w:val="21"/>
            <w:szCs w:val="21"/>
          </w:rPr>
          <w:t>LastHouse</w:t>
        </w:r>
        <w:proofErr w:type="spellEnd"/>
        <w:r w:rsidRPr="00C7100F">
          <w:rPr>
            <w:rFonts w:ascii="Consolas" w:hAnsi="Consolas"/>
            <w:color w:val="D4D4D4"/>
            <w:sz w:val="21"/>
            <w:szCs w:val="21"/>
          </w:rPr>
          <w:t xml:space="preserve"> == </w:t>
        </w:r>
        <w:r w:rsidRPr="00C7100F">
          <w:rPr>
            <w:rFonts w:ascii="Consolas" w:hAnsi="Consolas"/>
            <w:color w:val="CE9178"/>
            <w:sz w:val="21"/>
            <w:szCs w:val="21"/>
          </w:rPr>
          <w:t>"H3"</w:t>
        </w:r>
        <w:r w:rsidRPr="00C7100F">
          <w:rPr>
            <w:rFonts w:ascii="Consolas" w:hAnsi="Consolas"/>
            <w:color w:val="D4D4D4"/>
            <w:sz w:val="21"/>
            <w:szCs w:val="21"/>
          </w:rPr>
          <w:t>):</w:t>
        </w:r>
      </w:ins>
    </w:p>
    <w:p w14:paraId="74BB9A6E" w14:textId="77777777" w:rsidR="00C7100F" w:rsidRPr="00C7100F" w:rsidRDefault="00C7100F" w:rsidP="00C7100F">
      <w:pPr>
        <w:shd w:val="clear" w:color="auto" w:fill="1E1E1E"/>
        <w:spacing w:line="285" w:lineRule="atLeast"/>
        <w:rPr>
          <w:ins w:id="419" w:author="Areej Turky Sahu Alotaibi" w:date="2022-01-24T20:06:00Z"/>
          <w:rFonts w:ascii="Consolas" w:hAnsi="Consolas"/>
          <w:color w:val="D4D4D4"/>
          <w:sz w:val="21"/>
          <w:szCs w:val="21"/>
        </w:rPr>
      </w:pPr>
      <w:ins w:id="420" w:author="Areej Turky Sahu Alotaibi" w:date="2022-01-24T20:06:00Z">
        <w:r w:rsidRPr="00C7100F">
          <w:rPr>
            <w:rFonts w:ascii="Consolas" w:hAnsi="Consolas"/>
            <w:color w:val="D4D4D4"/>
            <w:sz w:val="21"/>
            <w:szCs w:val="21"/>
          </w:rPr>
          <w:t xml:space="preserve">            </w:t>
        </w:r>
        <w:r w:rsidRPr="00C7100F">
          <w:rPr>
            <w:rFonts w:ascii="Consolas" w:hAnsi="Consolas"/>
            <w:color w:val="C586C0"/>
            <w:sz w:val="21"/>
            <w:szCs w:val="21"/>
          </w:rPr>
          <w:t>return</w:t>
        </w:r>
        <w:r w:rsidRPr="00C7100F">
          <w:rPr>
            <w:rFonts w:ascii="Consolas" w:hAnsi="Consolas"/>
            <w:color w:val="D4D4D4"/>
            <w:sz w:val="21"/>
            <w:szCs w:val="21"/>
          </w:rPr>
          <w:t xml:space="preserve"> </w:t>
        </w:r>
        <w:r w:rsidRPr="00C7100F">
          <w:rPr>
            <w:rFonts w:ascii="Consolas" w:hAnsi="Consolas"/>
            <w:color w:val="B5CEA8"/>
            <w:sz w:val="21"/>
            <w:szCs w:val="21"/>
          </w:rPr>
          <w:t>3</w:t>
        </w:r>
      </w:ins>
    </w:p>
    <w:p w14:paraId="5C2070DC" w14:textId="77777777" w:rsidR="00C7100F" w:rsidRPr="00C7100F" w:rsidRDefault="00C7100F" w:rsidP="00C7100F">
      <w:pPr>
        <w:shd w:val="clear" w:color="auto" w:fill="1E1E1E"/>
        <w:spacing w:line="285" w:lineRule="atLeast"/>
        <w:rPr>
          <w:ins w:id="421" w:author="Areej Turky Sahu Alotaibi" w:date="2022-01-24T20:06:00Z"/>
          <w:rFonts w:ascii="Consolas" w:hAnsi="Consolas"/>
          <w:color w:val="D4D4D4"/>
          <w:sz w:val="21"/>
          <w:szCs w:val="21"/>
        </w:rPr>
      </w:pPr>
      <w:ins w:id="422" w:author="Areej Turky Sahu Alotaibi" w:date="2022-01-24T20:06:00Z">
        <w:r w:rsidRPr="00C7100F">
          <w:rPr>
            <w:rFonts w:ascii="Consolas" w:hAnsi="Consolas"/>
            <w:color w:val="D4D4D4"/>
            <w:sz w:val="21"/>
            <w:szCs w:val="21"/>
          </w:rPr>
          <w:t xml:space="preserve">        </w:t>
        </w:r>
        <w:r w:rsidRPr="00C7100F">
          <w:rPr>
            <w:rFonts w:ascii="Consolas" w:hAnsi="Consolas"/>
            <w:color w:val="C586C0"/>
            <w:sz w:val="21"/>
            <w:szCs w:val="21"/>
          </w:rPr>
          <w:t>if</w:t>
        </w:r>
        <w:r w:rsidRPr="00C7100F">
          <w:rPr>
            <w:rFonts w:ascii="Consolas" w:hAnsi="Consolas"/>
            <w:color w:val="D4D4D4"/>
            <w:sz w:val="21"/>
            <w:szCs w:val="21"/>
          </w:rPr>
          <w:t>(</w:t>
        </w:r>
        <w:proofErr w:type="spellStart"/>
        <w:r w:rsidRPr="00C7100F">
          <w:rPr>
            <w:rFonts w:ascii="Consolas" w:hAnsi="Consolas"/>
            <w:color w:val="9CDCFE"/>
            <w:sz w:val="21"/>
            <w:szCs w:val="21"/>
          </w:rPr>
          <w:t>LastHouse</w:t>
        </w:r>
        <w:proofErr w:type="spellEnd"/>
        <w:r w:rsidRPr="00C7100F">
          <w:rPr>
            <w:rFonts w:ascii="Consolas" w:hAnsi="Consolas"/>
            <w:color w:val="D4D4D4"/>
            <w:sz w:val="21"/>
            <w:szCs w:val="21"/>
          </w:rPr>
          <w:t xml:space="preserve"> == </w:t>
        </w:r>
        <w:r w:rsidRPr="00C7100F">
          <w:rPr>
            <w:rFonts w:ascii="Consolas" w:hAnsi="Consolas"/>
            <w:color w:val="CE9178"/>
            <w:sz w:val="21"/>
            <w:szCs w:val="21"/>
          </w:rPr>
          <w:t>"H4"</w:t>
        </w:r>
        <w:r w:rsidRPr="00C7100F">
          <w:rPr>
            <w:rFonts w:ascii="Consolas" w:hAnsi="Consolas"/>
            <w:color w:val="D4D4D4"/>
            <w:sz w:val="21"/>
            <w:szCs w:val="21"/>
          </w:rPr>
          <w:t>):</w:t>
        </w:r>
      </w:ins>
    </w:p>
    <w:p w14:paraId="63968E59" w14:textId="77777777" w:rsidR="00C7100F" w:rsidRPr="00C7100F" w:rsidRDefault="00C7100F" w:rsidP="00C7100F">
      <w:pPr>
        <w:shd w:val="clear" w:color="auto" w:fill="1E1E1E"/>
        <w:spacing w:line="285" w:lineRule="atLeast"/>
        <w:rPr>
          <w:ins w:id="423" w:author="Areej Turky Sahu Alotaibi" w:date="2022-01-24T20:06:00Z"/>
          <w:rFonts w:ascii="Consolas" w:hAnsi="Consolas"/>
          <w:color w:val="D4D4D4"/>
          <w:sz w:val="21"/>
          <w:szCs w:val="21"/>
        </w:rPr>
      </w:pPr>
      <w:ins w:id="424" w:author="Areej Turky Sahu Alotaibi" w:date="2022-01-24T20:06:00Z">
        <w:r w:rsidRPr="00C7100F">
          <w:rPr>
            <w:rFonts w:ascii="Consolas" w:hAnsi="Consolas"/>
            <w:color w:val="D4D4D4"/>
            <w:sz w:val="21"/>
            <w:szCs w:val="21"/>
          </w:rPr>
          <w:t xml:space="preserve">            </w:t>
        </w:r>
        <w:r w:rsidRPr="00C7100F">
          <w:rPr>
            <w:rFonts w:ascii="Consolas" w:hAnsi="Consolas"/>
            <w:color w:val="C586C0"/>
            <w:sz w:val="21"/>
            <w:szCs w:val="21"/>
          </w:rPr>
          <w:t>return</w:t>
        </w:r>
        <w:r w:rsidRPr="00C7100F">
          <w:rPr>
            <w:rFonts w:ascii="Consolas" w:hAnsi="Consolas"/>
            <w:color w:val="D4D4D4"/>
            <w:sz w:val="21"/>
            <w:szCs w:val="21"/>
          </w:rPr>
          <w:t xml:space="preserve"> </w:t>
        </w:r>
        <w:r w:rsidRPr="00C7100F">
          <w:rPr>
            <w:rFonts w:ascii="Consolas" w:hAnsi="Consolas"/>
            <w:color w:val="B5CEA8"/>
            <w:sz w:val="21"/>
            <w:szCs w:val="21"/>
          </w:rPr>
          <w:t>4</w:t>
        </w:r>
      </w:ins>
    </w:p>
    <w:p w14:paraId="21DFD1C9" w14:textId="77777777" w:rsidR="00C7100F" w:rsidRPr="00C7100F" w:rsidRDefault="00C7100F" w:rsidP="00C7100F">
      <w:pPr>
        <w:shd w:val="clear" w:color="auto" w:fill="1E1E1E"/>
        <w:spacing w:line="285" w:lineRule="atLeast"/>
        <w:rPr>
          <w:ins w:id="425" w:author="Areej Turky Sahu Alotaibi" w:date="2022-01-24T20:06:00Z"/>
          <w:rFonts w:ascii="Consolas" w:hAnsi="Consolas"/>
          <w:color w:val="D4D4D4"/>
          <w:sz w:val="21"/>
          <w:szCs w:val="21"/>
        </w:rPr>
      </w:pPr>
      <w:ins w:id="426" w:author="Areej Turky Sahu Alotaibi" w:date="2022-01-24T20:06:00Z">
        <w:r w:rsidRPr="00C7100F">
          <w:rPr>
            <w:rFonts w:ascii="Consolas" w:hAnsi="Consolas"/>
            <w:color w:val="D4D4D4"/>
            <w:sz w:val="21"/>
            <w:szCs w:val="21"/>
          </w:rPr>
          <w:lastRenderedPageBreak/>
          <w:t xml:space="preserve">    </w:t>
        </w:r>
      </w:ins>
    </w:p>
    <w:p w14:paraId="227FE39D" w14:textId="77777777" w:rsidR="00C7100F" w:rsidRPr="00C7100F" w:rsidRDefault="00C7100F" w:rsidP="00C7100F">
      <w:pPr>
        <w:shd w:val="clear" w:color="auto" w:fill="1E1E1E"/>
        <w:spacing w:line="285" w:lineRule="atLeast"/>
        <w:rPr>
          <w:ins w:id="427" w:author="Areej Turky Sahu Alotaibi" w:date="2022-01-24T20:06:00Z"/>
          <w:rFonts w:ascii="Consolas" w:hAnsi="Consolas"/>
          <w:color w:val="D4D4D4"/>
          <w:sz w:val="21"/>
          <w:szCs w:val="21"/>
        </w:rPr>
      </w:pPr>
      <w:ins w:id="428" w:author="Areej Turky Sahu Alotaibi" w:date="2022-01-24T20:06:00Z">
        <w:r w:rsidRPr="00C7100F">
          <w:rPr>
            <w:rFonts w:ascii="Consolas" w:hAnsi="Consolas"/>
            <w:color w:val="D4D4D4"/>
            <w:sz w:val="21"/>
            <w:szCs w:val="21"/>
          </w:rPr>
          <w:t xml:space="preserve">    </w:t>
        </w:r>
        <w:r w:rsidRPr="00C7100F">
          <w:rPr>
            <w:rFonts w:ascii="Consolas" w:hAnsi="Consolas"/>
            <w:color w:val="569CD6"/>
            <w:sz w:val="21"/>
            <w:szCs w:val="21"/>
          </w:rPr>
          <w:t>def</w:t>
        </w:r>
        <w:r w:rsidRPr="00C7100F">
          <w:rPr>
            <w:rFonts w:ascii="Consolas" w:hAnsi="Consolas"/>
            <w:color w:val="D4D4D4"/>
            <w:sz w:val="21"/>
            <w:szCs w:val="21"/>
          </w:rPr>
          <w:t xml:space="preserve"> </w:t>
        </w:r>
        <w:proofErr w:type="spellStart"/>
        <w:r w:rsidRPr="00C7100F">
          <w:rPr>
            <w:rFonts w:ascii="Consolas" w:hAnsi="Consolas"/>
            <w:color w:val="DCDCAA"/>
            <w:sz w:val="21"/>
            <w:szCs w:val="21"/>
          </w:rPr>
          <w:t>NewPath</w:t>
        </w:r>
        <w:proofErr w:type="spellEnd"/>
        <w:r w:rsidRPr="00C7100F">
          <w:rPr>
            <w:rFonts w:ascii="Consolas" w:hAnsi="Consolas"/>
            <w:color w:val="D4D4D4"/>
            <w:sz w:val="21"/>
            <w:szCs w:val="21"/>
          </w:rPr>
          <w:t>(</w:t>
        </w:r>
        <w:proofErr w:type="spellStart"/>
        <w:r w:rsidRPr="00C7100F">
          <w:rPr>
            <w:rFonts w:ascii="Consolas" w:hAnsi="Consolas"/>
            <w:color w:val="9CDCFE"/>
            <w:sz w:val="21"/>
            <w:szCs w:val="21"/>
          </w:rPr>
          <w:t>self</w:t>
        </w:r>
        <w:r w:rsidRPr="00C7100F">
          <w:rPr>
            <w:rFonts w:ascii="Consolas" w:hAnsi="Consolas"/>
            <w:color w:val="D4D4D4"/>
            <w:sz w:val="21"/>
            <w:szCs w:val="21"/>
          </w:rPr>
          <w:t>,</w:t>
        </w:r>
        <w:r w:rsidRPr="00C7100F">
          <w:rPr>
            <w:rFonts w:ascii="Consolas" w:hAnsi="Consolas"/>
            <w:color w:val="9CDCFE"/>
            <w:sz w:val="21"/>
            <w:szCs w:val="21"/>
          </w:rPr>
          <w:t>path</w:t>
        </w:r>
        <w:proofErr w:type="spellEnd"/>
        <w:r w:rsidRPr="00C7100F">
          <w:rPr>
            <w:rFonts w:ascii="Consolas" w:hAnsi="Consolas"/>
            <w:color w:val="D4D4D4"/>
            <w:sz w:val="21"/>
            <w:szCs w:val="21"/>
          </w:rPr>
          <w:t>):</w:t>
        </w:r>
      </w:ins>
    </w:p>
    <w:p w14:paraId="1F4BBE7A" w14:textId="77777777" w:rsidR="00C7100F" w:rsidRPr="00C7100F" w:rsidRDefault="00C7100F" w:rsidP="00C7100F">
      <w:pPr>
        <w:shd w:val="clear" w:color="auto" w:fill="1E1E1E"/>
        <w:spacing w:line="285" w:lineRule="atLeast"/>
        <w:rPr>
          <w:ins w:id="429" w:author="Areej Turky Sahu Alotaibi" w:date="2022-01-24T20:06:00Z"/>
          <w:rFonts w:ascii="Consolas" w:hAnsi="Consolas"/>
          <w:color w:val="D4D4D4"/>
          <w:sz w:val="21"/>
          <w:szCs w:val="21"/>
        </w:rPr>
      </w:pPr>
      <w:ins w:id="430" w:author="Areej Turky Sahu Alotaibi" w:date="2022-01-24T20:06:00Z">
        <w:r w:rsidRPr="00C7100F">
          <w:rPr>
            <w:rFonts w:ascii="Consolas" w:hAnsi="Consolas"/>
            <w:color w:val="D4D4D4"/>
            <w:sz w:val="21"/>
            <w:szCs w:val="21"/>
          </w:rPr>
          <w:t xml:space="preserve">        </w:t>
        </w:r>
        <w:proofErr w:type="spellStart"/>
        <w:r w:rsidRPr="00C7100F">
          <w:rPr>
            <w:rFonts w:ascii="Consolas" w:hAnsi="Consolas"/>
            <w:color w:val="9CDCFE"/>
            <w:sz w:val="21"/>
            <w:szCs w:val="21"/>
          </w:rPr>
          <w:t>path</w:t>
        </w:r>
        <w:r w:rsidRPr="00C7100F">
          <w:rPr>
            <w:rFonts w:ascii="Consolas" w:hAnsi="Consolas"/>
            <w:color w:val="D4D4D4"/>
            <w:sz w:val="21"/>
            <w:szCs w:val="21"/>
          </w:rPr>
          <w:t>.append</w:t>
        </w:r>
        <w:proofErr w:type="spellEnd"/>
        <w:r w:rsidRPr="00C7100F">
          <w:rPr>
            <w:rFonts w:ascii="Consolas" w:hAnsi="Consolas"/>
            <w:color w:val="D4D4D4"/>
            <w:sz w:val="21"/>
            <w:szCs w:val="21"/>
          </w:rPr>
          <w:t>(</w:t>
        </w:r>
        <w:r w:rsidRPr="00C7100F">
          <w:rPr>
            <w:rFonts w:ascii="Consolas" w:hAnsi="Consolas"/>
            <w:color w:val="CE9178"/>
            <w:sz w:val="21"/>
            <w:szCs w:val="21"/>
          </w:rPr>
          <w:t>"D"</w:t>
        </w:r>
        <w:r w:rsidRPr="00C7100F">
          <w:rPr>
            <w:rFonts w:ascii="Consolas" w:hAnsi="Consolas"/>
            <w:color w:val="D4D4D4"/>
            <w:sz w:val="21"/>
            <w:szCs w:val="21"/>
          </w:rPr>
          <w:t>)</w:t>
        </w:r>
      </w:ins>
    </w:p>
    <w:p w14:paraId="37D709E4" w14:textId="77777777" w:rsidR="00C7100F" w:rsidRPr="00C7100F" w:rsidRDefault="00C7100F" w:rsidP="00C7100F">
      <w:pPr>
        <w:shd w:val="clear" w:color="auto" w:fill="1E1E1E"/>
        <w:spacing w:line="285" w:lineRule="atLeast"/>
        <w:rPr>
          <w:ins w:id="431" w:author="Areej Turky Sahu Alotaibi" w:date="2022-01-24T20:06:00Z"/>
          <w:rFonts w:ascii="Consolas" w:hAnsi="Consolas"/>
          <w:color w:val="D4D4D4"/>
          <w:sz w:val="21"/>
          <w:szCs w:val="21"/>
        </w:rPr>
      </w:pPr>
      <w:ins w:id="432" w:author="Areej Turky Sahu Alotaibi" w:date="2022-01-24T20:06:00Z">
        <w:r w:rsidRPr="00C7100F">
          <w:rPr>
            <w:rFonts w:ascii="Consolas" w:hAnsi="Consolas"/>
            <w:color w:val="D4D4D4"/>
            <w:sz w:val="21"/>
            <w:szCs w:val="21"/>
          </w:rPr>
          <w:t xml:space="preserve">        </w:t>
        </w:r>
        <w:r w:rsidRPr="00C7100F">
          <w:rPr>
            <w:rFonts w:ascii="Consolas" w:hAnsi="Consolas"/>
            <w:color w:val="C586C0"/>
            <w:sz w:val="21"/>
            <w:szCs w:val="21"/>
          </w:rPr>
          <w:t>return</w:t>
        </w:r>
        <w:r w:rsidRPr="00C7100F">
          <w:rPr>
            <w:rFonts w:ascii="Consolas" w:hAnsi="Consolas"/>
            <w:color w:val="D4D4D4"/>
            <w:sz w:val="21"/>
            <w:szCs w:val="21"/>
          </w:rPr>
          <w:t xml:space="preserve"> </w:t>
        </w:r>
        <w:r w:rsidRPr="00C7100F">
          <w:rPr>
            <w:rFonts w:ascii="Consolas" w:hAnsi="Consolas"/>
            <w:color w:val="9CDCFE"/>
            <w:sz w:val="21"/>
            <w:szCs w:val="21"/>
          </w:rPr>
          <w:t>path</w:t>
        </w:r>
      </w:ins>
    </w:p>
    <w:p w14:paraId="4FA332D0" w14:textId="77777777" w:rsidR="00C7100F" w:rsidRPr="00C7100F" w:rsidRDefault="00C7100F" w:rsidP="00C7100F">
      <w:pPr>
        <w:shd w:val="clear" w:color="auto" w:fill="1E1E1E"/>
        <w:spacing w:line="285" w:lineRule="atLeast"/>
        <w:rPr>
          <w:ins w:id="433" w:author="Areej Turky Sahu Alotaibi" w:date="2022-01-24T20:06:00Z"/>
          <w:rFonts w:ascii="Consolas" w:hAnsi="Consolas"/>
          <w:color w:val="D4D4D4"/>
          <w:sz w:val="21"/>
          <w:szCs w:val="21"/>
        </w:rPr>
      </w:pPr>
      <w:ins w:id="434" w:author="Areej Turky Sahu Alotaibi" w:date="2022-01-24T20:06:00Z">
        <w:r w:rsidRPr="00C7100F">
          <w:rPr>
            <w:rFonts w:ascii="Consolas" w:hAnsi="Consolas"/>
            <w:color w:val="D4D4D4"/>
            <w:sz w:val="21"/>
            <w:szCs w:val="21"/>
          </w:rPr>
          <w:t xml:space="preserve">        </w:t>
        </w:r>
      </w:ins>
    </w:p>
    <w:p w14:paraId="42E13E3D" w14:textId="77777777" w:rsidR="00C7100F" w:rsidRPr="00C7100F" w:rsidRDefault="00C7100F" w:rsidP="00C7100F">
      <w:pPr>
        <w:shd w:val="clear" w:color="auto" w:fill="1E1E1E"/>
        <w:spacing w:after="240" w:line="285" w:lineRule="atLeast"/>
        <w:rPr>
          <w:ins w:id="435" w:author="Areej Turky Sahu Alotaibi" w:date="2022-01-24T20:06:00Z"/>
          <w:rFonts w:ascii="Consolas" w:hAnsi="Consolas"/>
          <w:color w:val="D4D4D4"/>
          <w:sz w:val="21"/>
          <w:szCs w:val="21"/>
        </w:rPr>
      </w:pPr>
    </w:p>
    <w:p w14:paraId="561D7A7B" w14:textId="77777777" w:rsidR="00C7100F" w:rsidRPr="00C7100F" w:rsidRDefault="00C7100F" w:rsidP="00C7100F">
      <w:pPr>
        <w:shd w:val="clear" w:color="auto" w:fill="1E1E1E"/>
        <w:spacing w:line="285" w:lineRule="atLeast"/>
        <w:rPr>
          <w:ins w:id="436" w:author="Areej Turky Sahu Alotaibi" w:date="2022-01-24T20:06:00Z"/>
          <w:rFonts w:ascii="Consolas" w:hAnsi="Consolas"/>
          <w:color w:val="D4D4D4"/>
          <w:sz w:val="21"/>
          <w:szCs w:val="21"/>
        </w:rPr>
      </w:pPr>
      <w:ins w:id="437" w:author="Areej Turky Sahu Alotaibi" w:date="2022-01-24T20:06:00Z">
        <w:r w:rsidRPr="00C7100F">
          <w:rPr>
            <w:rFonts w:ascii="Consolas" w:hAnsi="Consolas"/>
            <w:color w:val="C586C0"/>
            <w:sz w:val="21"/>
            <w:szCs w:val="21"/>
          </w:rPr>
          <w:t>import</w:t>
        </w:r>
        <w:r w:rsidRPr="00C7100F">
          <w:rPr>
            <w:rFonts w:ascii="Consolas" w:hAnsi="Consolas"/>
            <w:color w:val="D4D4D4"/>
            <w:sz w:val="21"/>
            <w:szCs w:val="21"/>
          </w:rPr>
          <w:t xml:space="preserve"> </w:t>
        </w:r>
        <w:r w:rsidRPr="00C7100F">
          <w:rPr>
            <w:rFonts w:ascii="Consolas" w:hAnsi="Consolas"/>
            <w:color w:val="4EC9B0"/>
            <w:sz w:val="21"/>
            <w:szCs w:val="21"/>
          </w:rPr>
          <w:t>math</w:t>
        </w:r>
      </w:ins>
    </w:p>
    <w:p w14:paraId="43F0B619" w14:textId="77777777" w:rsidR="00C7100F" w:rsidRPr="00C7100F" w:rsidRDefault="00C7100F" w:rsidP="00C7100F">
      <w:pPr>
        <w:shd w:val="clear" w:color="auto" w:fill="1E1E1E"/>
        <w:spacing w:line="285" w:lineRule="atLeast"/>
        <w:rPr>
          <w:ins w:id="438" w:author="Areej Turky Sahu Alotaibi" w:date="2022-01-24T20:06:00Z"/>
          <w:rFonts w:ascii="Consolas" w:hAnsi="Consolas"/>
          <w:color w:val="D4D4D4"/>
          <w:sz w:val="21"/>
          <w:szCs w:val="21"/>
        </w:rPr>
      </w:pPr>
      <w:ins w:id="439" w:author="Areej Turky Sahu Alotaibi" w:date="2022-01-24T20:06:00Z">
        <w:r w:rsidRPr="00C7100F">
          <w:rPr>
            <w:rFonts w:ascii="Consolas" w:hAnsi="Consolas"/>
            <w:color w:val="569CD6"/>
            <w:sz w:val="21"/>
            <w:szCs w:val="21"/>
          </w:rPr>
          <w:t>class</w:t>
        </w:r>
        <w:r w:rsidRPr="00C7100F">
          <w:rPr>
            <w:rFonts w:ascii="Consolas" w:hAnsi="Consolas"/>
            <w:color w:val="D4D4D4"/>
            <w:sz w:val="21"/>
            <w:szCs w:val="21"/>
          </w:rPr>
          <w:t xml:space="preserve"> </w:t>
        </w:r>
        <w:r w:rsidRPr="00C7100F">
          <w:rPr>
            <w:rFonts w:ascii="Consolas" w:hAnsi="Consolas"/>
            <w:color w:val="4EC9B0"/>
            <w:sz w:val="21"/>
            <w:szCs w:val="21"/>
          </w:rPr>
          <w:t>Node</w:t>
        </w:r>
        <w:r w:rsidRPr="00C7100F">
          <w:rPr>
            <w:rFonts w:ascii="Consolas" w:hAnsi="Consolas"/>
            <w:color w:val="D4D4D4"/>
            <w:sz w:val="21"/>
            <w:szCs w:val="21"/>
          </w:rPr>
          <w:t xml:space="preserve">: </w:t>
        </w:r>
      </w:ins>
    </w:p>
    <w:p w14:paraId="0486A8C3" w14:textId="77777777" w:rsidR="00C7100F" w:rsidRPr="00C7100F" w:rsidRDefault="00C7100F" w:rsidP="00C7100F">
      <w:pPr>
        <w:shd w:val="clear" w:color="auto" w:fill="1E1E1E"/>
        <w:spacing w:line="285" w:lineRule="atLeast"/>
        <w:rPr>
          <w:ins w:id="440" w:author="Areej Turky Sahu Alotaibi" w:date="2022-01-24T20:06:00Z"/>
          <w:rFonts w:ascii="Consolas" w:hAnsi="Consolas"/>
          <w:color w:val="D4D4D4"/>
          <w:sz w:val="21"/>
          <w:szCs w:val="21"/>
        </w:rPr>
      </w:pPr>
      <w:ins w:id="441" w:author="Areej Turky Sahu Alotaibi" w:date="2022-01-24T20:06:00Z">
        <w:r w:rsidRPr="00C7100F">
          <w:rPr>
            <w:rFonts w:ascii="Consolas" w:hAnsi="Consolas"/>
            <w:color w:val="D4D4D4"/>
            <w:sz w:val="21"/>
            <w:szCs w:val="21"/>
          </w:rPr>
          <w:t xml:space="preserve">    </w:t>
        </w:r>
        <w:r w:rsidRPr="00C7100F">
          <w:rPr>
            <w:rFonts w:ascii="Consolas" w:hAnsi="Consolas"/>
            <w:color w:val="569CD6"/>
            <w:sz w:val="21"/>
            <w:szCs w:val="21"/>
          </w:rPr>
          <w:t>def</w:t>
        </w:r>
        <w:r w:rsidRPr="00C7100F">
          <w:rPr>
            <w:rFonts w:ascii="Consolas" w:hAnsi="Consolas"/>
            <w:color w:val="D4D4D4"/>
            <w:sz w:val="21"/>
            <w:szCs w:val="21"/>
          </w:rPr>
          <w:t xml:space="preserve"> </w:t>
        </w:r>
        <w:r w:rsidRPr="00C7100F">
          <w:rPr>
            <w:rFonts w:ascii="Consolas" w:hAnsi="Consolas"/>
            <w:color w:val="DCDCAA"/>
            <w:sz w:val="21"/>
            <w:szCs w:val="21"/>
          </w:rPr>
          <w:t>__</w:t>
        </w:r>
        <w:proofErr w:type="spellStart"/>
        <w:r w:rsidRPr="00C7100F">
          <w:rPr>
            <w:rFonts w:ascii="Consolas" w:hAnsi="Consolas"/>
            <w:color w:val="DCDCAA"/>
            <w:sz w:val="21"/>
            <w:szCs w:val="21"/>
          </w:rPr>
          <w:t>init</w:t>
        </w:r>
        <w:proofErr w:type="spellEnd"/>
        <w:r w:rsidRPr="00C7100F">
          <w:rPr>
            <w:rFonts w:ascii="Consolas" w:hAnsi="Consolas"/>
            <w:color w:val="DCDCAA"/>
            <w:sz w:val="21"/>
            <w:szCs w:val="21"/>
          </w:rPr>
          <w:t>__</w:t>
        </w:r>
        <w:r w:rsidRPr="00C7100F">
          <w:rPr>
            <w:rFonts w:ascii="Consolas" w:hAnsi="Consolas"/>
            <w:color w:val="D4D4D4"/>
            <w:sz w:val="21"/>
            <w:szCs w:val="21"/>
          </w:rPr>
          <w:t>(</w:t>
        </w:r>
        <w:r w:rsidRPr="00C7100F">
          <w:rPr>
            <w:rFonts w:ascii="Consolas" w:hAnsi="Consolas"/>
            <w:color w:val="9CDCFE"/>
            <w:sz w:val="21"/>
            <w:szCs w:val="21"/>
          </w:rPr>
          <w:t>self</w:t>
        </w:r>
        <w:r w:rsidRPr="00C7100F">
          <w:rPr>
            <w:rFonts w:ascii="Consolas" w:hAnsi="Consolas"/>
            <w:color w:val="D4D4D4"/>
            <w:sz w:val="21"/>
            <w:szCs w:val="21"/>
          </w:rPr>
          <w:t xml:space="preserve">, </w:t>
        </w:r>
        <w:r w:rsidRPr="00C7100F">
          <w:rPr>
            <w:rFonts w:ascii="Consolas" w:hAnsi="Consolas"/>
            <w:color w:val="9CDCFE"/>
            <w:sz w:val="21"/>
            <w:szCs w:val="21"/>
          </w:rPr>
          <w:t>row</w:t>
        </w:r>
        <w:r w:rsidRPr="00C7100F">
          <w:rPr>
            <w:rFonts w:ascii="Consolas" w:hAnsi="Consolas"/>
            <w:color w:val="D4D4D4"/>
            <w:sz w:val="21"/>
            <w:szCs w:val="21"/>
          </w:rPr>
          <w:t xml:space="preserve">, </w:t>
        </w:r>
        <w:r w:rsidRPr="00C7100F">
          <w:rPr>
            <w:rFonts w:ascii="Consolas" w:hAnsi="Consolas"/>
            <w:color w:val="9CDCFE"/>
            <w:sz w:val="21"/>
            <w:szCs w:val="21"/>
          </w:rPr>
          <w:t>col</w:t>
        </w:r>
        <w:r w:rsidRPr="00C7100F">
          <w:rPr>
            <w:rFonts w:ascii="Consolas" w:hAnsi="Consolas"/>
            <w:color w:val="D4D4D4"/>
            <w:sz w:val="21"/>
            <w:szCs w:val="21"/>
          </w:rPr>
          <w:t xml:space="preserve">): </w:t>
        </w:r>
      </w:ins>
    </w:p>
    <w:p w14:paraId="3D0505D9" w14:textId="77777777" w:rsidR="00C7100F" w:rsidRPr="00C7100F" w:rsidRDefault="00C7100F" w:rsidP="00C7100F">
      <w:pPr>
        <w:shd w:val="clear" w:color="auto" w:fill="1E1E1E"/>
        <w:spacing w:line="285" w:lineRule="atLeast"/>
        <w:rPr>
          <w:ins w:id="442" w:author="Areej Turky Sahu Alotaibi" w:date="2022-01-24T20:06:00Z"/>
          <w:rFonts w:ascii="Consolas" w:hAnsi="Consolas"/>
          <w:color w:val="D4D4D4"/>
          <w:sz w:val="21"/>
          <w:szCs w:val="21"/>
        </w:rPr>
      </w:pPr>
      <w:ins w:id="443" w:author="Areej Turky Sahu Alotaibi" w:date="2022-01-24T20:06:00Z">
        <w:r w:rsidRPr="00C7100F">
          <w:rPr>
            <w:rFonts w:ascii="Consolas" w:hAnsi="Consolas"/>
            <w:color w:val="D4D4D4"/>
            <w:sz w:val="21"/>
            <w:szCs w:val="21"/>
          </w:rPr>
          <w:t xml:space="preserve">        </w:t>
        </w:r>
        <w:proofErr w:type="spellStart"/>
        <w:r w:rsidRPr="00C7100F">
          <w:rPr>
            <w:rFonts w:ascii="Consolas" w:hAnsi="Consolas"/>
            <w:color w:val="9CDCFE"/>
            <w:sz w:val="21"/>
            <w:szCs w:val="21"/>
          </w:rPr>
          <w:t>self</w:t>
        </w:r>
        <w:r w:rsidRPr="00C7100F">
          <w:rPr>
            <w:rFonts w:ascii="Consolas" w:hAnsi="Consolas"/>
            <w:color w:val="D4D4D4"/>
            <w:sz w:val="21"/>
            <w:szCs w:val="21"/>
          </w:rPr>
          <w:t>.</w:t>
        </w:r>
        <w:r w:rsidRPr="00C7100F">
          <w:rPr>
            <w:rFonts w:ascii="Consolas" w:hAnsi="Consolas"/>
            <w:color w:val="9CDCFE"/>
            <w:sz w:val="21"/>
            <w:szCs w:val="21"/>
          </w:rPr>
          <w:t>row</w:t>
        </w:r>
        <w:proofErr w:type="spellEnd"/>
        <w:r w:rsidRPr="00C7100F">
          <w:rPr>
            <w:rFonts w:ascii="Consolas" w:hAnsi="Consolas"/>
            <w:color w:val="D4D4D4"/>
            <w:sz w:val="21"/>
            <w:szCs w:val="21"/>
          </w:rPr>
          <w:t xml:space="preserve"> = </w:t>
        </w:r>
        <w:r w:rsidRPr="00C7100F">
          <w:rPr>
            <w:rFonts w:ascii="Consolas" w:hAnsi="Consolas"/>
            <w:color w:val="9CDCFE"/>
            <w:sz w:val="21"/>
            <w:szCs w:val="21"/>
          </w:rPr>
          <w:t>row</w:t>
        </w:r>
      </w:ins>
    </w:p>
    <w:p w14:paraId="04BE3AD7" w14:textId="77777777" w:rsidR="00C7100F" w:rsidRPr="00C7100F" w:rsidRDefault="00C7100F" w:rsidP="00C7100F">
      <w:pPr>
        <w:shd w:val="clear" w:color="auto" w:fill="1E1E1E"/>
        <w:spacing w:line="285" w:lineRule="atLeast"/>
        <w:rPr>
          <w:ins w:id="444" w:author="Areej Turky Sahu Alotaibi" w:date="2022-01-24T20:06:00Z"/>
          <w:rFonts w:ascii="Consolas" w:hAnsi="Consolas"/>
          <w:color w:val="D4D4D4"/>
          <w:sz w:val="21"/>
          <w:szCs w:val="21"/>
        </w:rPr>
      </w:pPr>
      <w:ins w:id="445" w:author="Areej Turky Sahu Alotaibi" w:date="2022-01-24T20:06:00Z">
        <w:r w:rsidRPr="00C7100F">
          <w:rPr>
            <w:rFonts w:ascii="Consolas" w:hAnsi="Consolas"/>
            <w:color w:val="D4D4D4"/>
            <w:sz w:val="21"/>
            <w:szCs w:val="21"/>
          </w:rPr>
          <w:t xml:space="preserve">        </w:t>
        </w:r>
        <w:proofErr w:type="spellStart"/>
        <w:r w:rsidRPr="00C7100F">
          <w:rPr>
            <w:rFonts w:ascii="Consolas" w:hAnsi="Consolas"/>
            <w:color w:val="9CDCFE"/>
            <w:sz w:val="21"/>
            <w:szCs w:val="21"/>
          </w:rPr>
          <w:t>self</w:t>
        </w:r>
        <w:r w:rsidRPr="00C7100F">
          <w:rPr>
            <w:rFonts w:ascii="Consolas" w:hAnsi="Consolas"/>
            <w:color w:val="D4D4D4"/>
            <w:sz w:val="21"/>
            <w:szCs w:val="21"/>
          </w:rPr>
          <w:t>.</w:t>
        </w:r>
        <w:r w:rsidRPr="00C7100F">
          <w:rPr>
            <w:rFonts w:ascii="Consolas" w:hAnsi="Consolas"/>
            <w:color w:val="9CDCFE"/>
            <w:sz w:val="21"/>
            <w:szCs w:val="21"/>
          </w:rPr>
          <w:t>col</w:t>
        </w:r>
        <w:proofErr w:type="spellEnd"/>
        <w:r w:rsidRPr="00C7100F">
          <w:rPr>
            <w:rFonts w:ascii="Consolas" w:hAnsi="Consolas"/>
            <w:color w:val="D4D4D4"/>
            <w:sz w:val="21"/>
            <w:szCs w:val="21"/>
          </w:rPr>
          <w:t xml:space="preserve"> = </w:t>
        </w:r>
        <w:r w:rsidRPr="00C7100F">
          <w:rPr>
            <w:rFonts w:ascii="Consolas" w:hAnsi="Consolas"/>
            <w:color w:val="9CDCFE"/>
            <w:sz w:val="21"/>
            <w:szCs w:val="21"/>
          </w:rPr>
          <w:t>col</w:t>
        </w:r>
      </w:ins>
    </w:p>
    <w:p w14:paraId="10E3F7E4" w14:textId="77777777" w:rsidR="00C7100F" w:rsidRPr="00C7100F" w:rsidRDefault="00C7100F" w:rsidP="00C7100F">
      <w:pPr>
        <w:shd w:val="clear" w:color="auto" w:fill="1E1E1E"/>
        <w:spacing w:line="285" w:lineRule="atLeast"/>
        <w:rPr>
          <w:ins w:id="446" w:author="Areej Turky Sahu Alotaibi" w:date="2022-01-24T20:06:00Z"/>
          <w:rFonts w:ascii="Consolas" w:hAnsi="Consolas"/>
          <w:color w:val="D4D4D4"/>
          <w:sz w:val="21"/>
          <w:szCs w:val="21"/>
        </w:rPr>
      </w:pPr>
      <w:ins w:id="447" w:author="Areej Turky Sahu Alotaibi" w:date="2022-01-24T20:06:00Z">
        <w:r w:rsidRPr="00C7100F">
          <w:rPr>
            <w:rFonts w:ascii="Consolas" w:hAnsi="Consolas"/>
            <w:color w:val="D4D4D4"/>
            <w:sz w:val="21"/>
            <w:szCs w:val="21"/>
          </w:rPr>
          <w:t xml:space="preserve">        </w:t>
        </w:r>
        <w:proofErr w:type="spellStart"/>
        <w:r w:rsidRPr="00C7100F">
          <w:rPr>
            <w:rFonts w:ascii="Consolas" w:hAnsi="Consolas"/>
            <w:color w:val="9CDCFE"/>
            <w:sz w:val="21"/>
            <w:szCs w:val="21"/>
          </w:rPr>
          <w:t>self</w:t>
        </w:r>
        <w:r w:rsidRPr="00C7100F">
          <w:rPr>
            <w:rFonts w:ascii="Consolas" w:hAnsi="Consolas"/>
            <w:color w:val="D4D4D4"/>
            <w:sz w:val="21"/>
            <w:szCs w:val="21"/>
          </w:rPr>
          <w:t>.</w:t>
        </w:r>
        <w:r w:rsidRPr="00C7100F">
          <w:rPr>
            <w:rFonts w:ascii="Consolas" w:hAnsi="Consolas"/>
            <w:color w:val="9CDCFE"/>
            <w:sz w:val="21"/>
            <w:szCs w:val="21"/>
          </w:rPr>
          <w:t>neighbors</w:t>
        </w:r>
        <w:proofErr w:type="spellEnd"/>
        <w:r w:rsidRPr="00C7100F">
          <w:rPr>
            <w:rFonts w:ascii="Consolas" w:hAnsi="Consolas"/>
            <w:color w:val="D4D4D4"/>
            <w:sz w:val="21"/>
            <w:szCs w:val="21"/>
          </w:rPr>
          <w:t xml:space="preserve"> = []</w:t>
        </w:r>
      </w:ins>
    </w:p>
    <w:p w14:paraId="14A998A2" w14:textId="77777777" w:rsidR="00C7100F" w:rsidRPr="00C7100F" w:rsidRDefault="00C7100F" w:rsidP="00C7100F">
      <w:pPr>
        <w:shd w:val="clear" w:color="auto" w:fill="1E1E1E"/>
        <w:spacing w:line="285" w:lineRule="atLeast"/>
        <w:rPr>
          <w:ins w:id="448" w:author="Areej Turky Sahu Alotaibi" w:date="2022-01-24T20:06:00Z"/>
          <w:rFonts w:ascii="Consolas" w:hAnsi="Consolas"/>
          <w:color w:val="D4D4D4"/>
          <w:sz w:val="21"/>
          <w:szCs w:val="21"/>
        </w:rPr>
      </w:pPr>
      <w:ins w:id="449" w:author="Areej Turky Sahu Alotaibi" w:date="2022-01-24T20:06:00Z">
        <w:r w:rsidRPr="00C7100F">
          <w:rPr>
            <w:rFonts w:ascii="Consolas" w:hAnsi="Consolas"/>
            <w:color w:val="D4D4D4"/>
            <w:sz w:val="21"/>
            <w:szCs w:val="21"/>
          </w:rPr>
          <w:t>   </w:t>
        </w:r>
      </w:ins>
    </w:p>
    <w:p w14:paraId="4951382C" w14:textId="77777777" w:rsidR="00C7100F" w:rsidRPr="00C7100F" w:rsidRDefault="00C7100F" w:rsidP="00C7100F">
      <w:pPr>
        <w:shd w:val="clear" w:color="auto" w:fill="1E1E1E"/>
        <w:spacing w:line="285" w:lineRule="atLeast"/>
        <w:rPr>
          <w:ins w:id="450" w:author="Areej Turky Sahu Alotaibi" w:date="2022-01-24T20:06:00Z"/>
          <w:rFonts w:ascii="Consolas" w:hAnsi="Consolas"/>
          <w:color w:val="D4D4D4"/>
          <w:sz w:val="21"/>
          <w:szCs w:val="21"/>
        </w:rPr>
      </w:pPr>
      <w:ins w:id="451" w:author="Areej Turky Sahu Alotaibi" w:date="2022-01-24T20:06:00Z">
        <w:r w:rsidRPr="00C7100F">
          <w:rPr>
            <w:rFonts w:ascii="Consolas" w:hAnsi="Consolas"/>
            <w:color w:val="D4D4D4"/>
            <w:sz w:val="21"/>
            <w:szCs w:val="21"/>
          </w:rPr>
          <w:t xml:space="preserve">    </w:t>
        </w:r>
        <w:r w:rsidRPr="00C7100F">
          <w:rPr>
            <w:rFonts w:ascii="Consolas" w:hAnsi="Consolas"/>
            <w:color w:val="569CD6"/>
            <w:sz w:val="21"/>
            <w:szCs w:val="21"/>
          </w:rPr>
          <w:t>def</w:t>
        </w:r>
        <w:r w:rsidRPr="00C7100F">
          <w:rPr>
            <w:rFonts w:ascii="Consolas" w:hAnsi="Consolas"/>
            <w:color w:val="D4D4D4"/>
            <w:sz w:val="21"/>
            <w:szCs w:val="21"/>
          </w:rPr>
          <w:t xml:space="preserve"> </w:t>
        </w:r>
        <w:proofErr w:type="spellStart"/>
        <w:r w:rsidRPr="00C7100F">
          <w:rPr>
            <w:rFonts w:ascii="Consolas" w:hAnsi="Consolas"/>
            <w:color w:val="DCDCAA"/>
            <w:sz w:val="21"/>
            <w:szCs w:val="21"/>
          </w:rPr>
          <w:t>addBranch</w:t>
        </w:r>
        <w:proofErr w:type="spellEnd"/>
        <w:r w:rsidRPr="00C7100F">
          <w:rPr>
            <w:rFonts w:ascii="Consolas" w:hAnsi="Consolas"/>
            <w:color w:val="D4D4D4"/>
            <w:sz w:val="21"/>
            <w:szCs w:val="21"/>
          </w:rPr>
          <w:t>(</w:t>
        </w:r>
        <w:r w:rsidRPr="00C7100F">
          <w:rPr>
            <w:rFonts w:ascii="Consolas" w:hAnsi="Consolas"/>
            <w:color w:val="9CDCFE"/>
            <w:sz w:val="21"/>
            <w:szCs w:val="21"/>
          </w:rPr>
          <w:t>self</w:t>
        </w:r>
        <w:r w:rsidRPr="00C7100F">
          <w:rPr>
            <w:rFonts w:ascii="Consolas" w:hAnsi="Consolas"/>
            <w:color w:val="D4D4D4"/>
            <w:sz w:val="21"/>
            <w:szCs w:val="21"/>
          </w:rPr>
          <w:t xml:space="preserve">, </w:t>
        </w:r>
        <w:r w:rsidRPr="00C7100F">
          <w:rPr>
            <w:rFonts w:ascii="Consolas" w:hAnsi="Consolas"/>
            <w:color w:val="9CDCFE"/>
            <w:sz w:val="21"/>
            <w:szCs w:val="21"/>
          </w:rPr>
          <w:t>weight</w:t>
        </w:r>
        <w:r w:rsidRPr="00C7100F">
          <w:rPr>
            <w:rFonts w:ascii="Consolas" w:hAnsi="Consolas"/>
            <w:color w:val="D4D4D4"/>
            <w:sz w:val="21"/>
            <w:szCs w:val="21"/>
          </w:rPr>
          <w:t xml:space="preserve">, </w:t>
        </w:r>
        <w:r w:rsidRPr="00C7100F">
          <w:rPr>
            <w:rFonts w:ascii="Consolas" w:hAnsi="Consolas"/>
            <w:color w:val="9CDCFE"/>
            <w:sz w:val="21"/>
            <w:szCs w:val="21"/>
          </w:rPr>
          <w:t>node</w:t>
        </w:r>
        <w:r w:rsidRPr="00C7100F">
          <w:rPr>
            <w:rFonts w:ascii="Consolas" w:hAnsi="Consolas"/>
            <w:color w:val="D4D4D4"/>
            <w:sz w:val="21"/>
            <w:szCs w:val="21"/>
          </w:rPr>
          <w:t xml:space="preserve">): </w:t>
        </w:r>
      </w:ins>
    </w:p>
    <w:p w14:paraId="4BE4C81A" w14:textId="77777777" w:rsidR="00C7100F" w:rsidRPr="00C7100F" w:rsidRDefault="00C7100F" w:rsidP="00C7100F">
      <w:pPr>
        <w:shd w:val="clear" w:color="auto" w:fill="1E1E1E"/>
        <w:spacing w:line="285" w:lineRule="atLeast"/>
        <w:rPr>
          <w:ins w:id="452" w:author="Areej Turky Sahu Alotaibi" w:date="2022-01-24T20:06:00Z"/>
          <w:rFonts w:ascii="Consolas" w:hAnsi="Consolas"/>
          <w:color w:val="D4D4D4"/>
          <w:sz w:val="21"/>
          <w:szCs w:val="21"/>
        </w:rPr>
      </w:pPr>
      <w:ins w:id="453" w:author="Areej Turky Sahu Alotaibi" w:date="2022-01-24T20:06:00Z">
        <w:r w:rsidRPr="00C7100F">
          <w:rPr>
            <w:rFonts w:ascii="Consolas" w:hAnsi="Consolas"/>
            <w:color w:val="D4D4D4"/>
            <w:sz w:val="21"/>
            <w:szCs w:val="21"/>
          </w:rPr>
          <w:t xml:space="preserve">        </w:t>
        </w:r>
        <w:proofErr w:type="spellStart"/>
        <w:r w:rsidRPr="00C7100F">
          <w:rPr>
            <w:rFonts w:ascii="Consolas" w:hAnsi="Consolas"/>
            <w:color w:val="9CDCFE"/>
            <w:sz w:val="21"/>
            <w:szCs w:val="21"/>
          </w:rPr>
          <w:t>newEdge</w:t>
        </w:r>
        <w:proofErr w:type="spellEnd"/>
        <w:r w:rsidRPr="00C7100F">
          <w:rPr>
            <w:rFonts w:ascii="Consolas" w:hAnsi="Consolas"/>
            <w:color w:val="D4D4D4"/>
            <w:sz w:val="21"/>
            <w:szCs w:val="21"/>
          </w:rPr>
          <w:t xml:space="preserve"> = </w:t>
        </w:r>
        <w:r w:rsidRPr="00C7100F">
          <w:rPr>
            <w:rFonts w:ascii="Consolas" w:hAnsi="Consolas"/>
            <w:color w:val="4EC9B0"/>
            <w:sz w:val="21"/>
            <w:szCs w:val="21"/>
          </w:rPr>
          <w:t>Edge</w:t>
        </w:r>
        <w:r w:rsidRPr="00C7100F">
          <w:rPr>
            <w:rFonts w:ascii="Consolas" w:hAnsi="Consolas"/>
            <w:color w:val="D4D4D4"/>
            <w:sz w:val="21"/>
            <w:szCs w:val="21"/>
          </w:rPr>
          <w:t>(</w:t>
        </w:r>
        <w:proofErr w:type="spellStart"/>
        <w:r w:rsidRPr="00C7100F">
          <w:rPr>
            <w:rFonts w:ascii="Consolas" w:hAnsi="Consolas"/>
            <w:color w:val="9CDCFE"/>
            <w:sz w:val="21"/>
            <w:szCs w:val="21"/>
          </w:rPr>
          <w:t>self</w:t>
        </w:r>
        <w:r w:rsidRPr="00C7100F">
          <w:rPr>
            <w:rFonts w:ascii="Consolas" w:hAnsi="Consolas"/>
            <w:color w:val="D4D4D4"/>
            <w:sz w:val="21"/>
            <w:szCs w:val="21"/>
          </w:rPr>
          <w:t>,</w:t>
        </w:r>
        <w:r w:rsidRPr="00C7100F">
          <w:rPr>
            <w:rFonts w:ascii="Consolas" w:hAnsi="Consolas"/>
            <w:color w:val="9CDCFE"/>
            <w:sz w:val="21"/>
            <w:szCs w:val="21"/>
          </w:rPr>
          <w:t>node</w:t>
        </w:r>
        <w:proofErr w:type="spellEnd"/>
        <w:r w:rsidRPr="00C7100F">
          <w:rPr>
            <w:rFonts w:ascii="Consolas" w:hAnsi="Consolas"/>
            <w:color w:val="D4D4D4"/>
            <w:sz w:val="21"/>
            <w:szCs w:val="21"/>
          </w:rPr>
          <w:t xml:space="preserve">, </w:t>
        </w:r>
        <w:r w:rsidRPr="00C7100F">
          <w:rPr>
            <w:rFonts w:ascii="Consolas" w:hAnsi="Consolas"/>
            <w:color w:val="9CDCFE"/>
            <w:sz w:val="21"/>
            <w:szCs w:val="21"/>
          </w:rPr>
          <w:t>weight</w:t>
        </w:r>
        <w:r w:rsidRPr="00C7100F">
          <w:rPr>
            <w:rFonts w:ascii="Consolas" w:hAnsi="Consolas"/>
            <w:color w:val="D4D4D4"/>
            <w:sz w:val="21"/>
            <w:szCs w:val="21"/>
          </w:rPr>
          <w:t>)</w:t>
        </w:r>
      </w:ins>
    </w:p>
    <w:p w14:paraId="22DD584D" w14:textId="77777777" w:rsidR="00C7100F" w:rsidRPr="00C7100F" w:rsidRDefault="00C7100F" w:rsidP="00C7100F">
      <w:pPr>
        <w:shd w:val="clear" w:color="auto" w:fill="1E1E1E"/>
        <w:spacing w:line="285" w:lineRule="atLeast"/>
        <w:rPr>
          <w:ins w:id="454" w:author="Areej Turky Sahu Alotaibi" w:date="2022-01-24T20:06:00Z"/>
          <w:rFonts w:ascii="Consolas" w:hAnsi="Consolas"/>
          <w:color w:val="D4D4D4"/>
          <w:sz w:val="21"/>
          <w:szCs w:val="21"/>
        </w:rPr>
      </w:pPr>
      <w:ins w:id="455" w:author="Areej Turky Sahu Alotaibi" w:date="2022-01-24T20:06:00Z">
        <w:r w:rsidRPr="00C7100F">
          <w:rPr>
            <w:rFonts w:ascii="Consolas" w:hAnsi="Consolas"/>
            <w:color w:val="D4D4D4"/>
            <w:sz w:val="21"/>
            <w:szCs w:val="21"/>
          </w:rPr>
          <w:t xml:space="preserve">        </w:t>
        </w:r>
        <w:proofErr w:type="spellStart"/>
        <w:r w:rsidRPr="00C7100F">
          <w:rPr>
            <w:rFonts w:ascii="Consolas" w:hAnsi="Consolas"/>
            <w:color w:val="9CDCFE"/>
            <w:sz w:val="21"/>
            <w:szCs w:val="21"/>
          </w:rPr>
          <w:t>self</w:t>
        </w:r>
        <w:r w:rsidRPr="00C7100F">
          <w:rPr>
            <w:rFonts w:ascii="Consolas" w:hAnsi="Consolas"/>
            <w:color w:val="D4D4D4"/>
            <w:sz w:val="21"/>
            <w:szCs w:val="21"/>
          </w:rPr>
          <w:t>.</w:t>
        </w:r>
        <w:r w:rsidRPr="00C7100F">
          <w:rPr>
            <w:rFonts w:ascii="Consolas" w:hAnsi="Consolas"/>
            <w:color w:val="9CDCFE"/>
            <w:sz w:val="21"/>
            <w:szCs w:val="21"/>
          </w:rPr>
          <w:t>neighbors</w:t>
        </w:r>
        <w:r w:rsidRPr="00C7100F">
          <w:rPr>
            <w:rFonts w:ascii="Consolas" w:hAnsi="Consolas"/>
            <w:color w:val="D4D4D4"/>
            <w:sz w:val="21"/>
            <w:szCs w:val="21"/>
          </w:rPr>
          <w:t>.</w:t>
        </w:r>
        <w:r w:rsidRPr="00C7100F">
          <w:rPr>
            <w:rFonts w:ascii="Consolas" w:hAnsi="Consolas"/>
            <w:color w:val="DCDCAA"/>
            <w:sz w:val="21"/>
            <w:szCs w:val="21"/>
          </w:rPr>
          <w:t>append</w:t>
        </w:r>
        <w:proofErr w:type="spellEnd"/>
        <w:r w:rsidRPr="00C7100F">
          <w:rPr>
            <w:rFonts w:ascii="Consolas" w:hAnsi="Consolas"/>
            <w:color w:val="D4D4D4"/>
            <w:sz w:val="21"/>
            <w:szCs w:val="21"/>
          </w:rPr>
          <w:t>(</w:t>
        </w:r>
        <w:proofErr w:type="spellStart"/>
        <w:r w:rsidRPr="00C7100F">
          <w:rPr>
            <w:rFonts w:ascii="Consolas" w:hAnsi="Consolas"/>
            <w:color w:val="9CDCFE"/>
            <w:sz w:val="21"/>
            <w:szCs w:val="21"/>
          </w:rPr>
          <w:t>newEdge</w:t>
        </w:r>
        <w:proofErr w:type="spellEnd"/>
        <w:r w:rsidRPr="00C7100F">
          <w:rPr>
            <w:rFonts w:ascii="Consolas" w:hAnsi="Consolas"/>
            <w:color w:val="D4D4D4"/>
            <w:sz w:val="21"/>
            <w:szCs w:val="21"/>
          </w:rPr>
          <w:t>)</w:t>
        </w:r>
      </w:ins>
    </w:p>
    <w:p w14:paraId="2091470F" w14:textId="77777777" w:rsidR="00C7100F" w:rsidRPr="00C7100F" w:rsidRDefault="00C7100F" w:rsidP="00C7100F">
      <w:pPr>
        <w:shd w:val="clear" w:color="auto" w:fill="1E1E1E"/>
        <w:spacing w:line="285" w:lineRule="atLeast"/>
        <w:rPr>
          <w:ins w:id="456" w:author="Areej Turky Sahu Alotaibi" w:date="2022-01-24T20:06:00Z"/>
          <w:rFonts w:ascii="Consolas" w:hAnsi="Consolas"/>
          <w:color w:val="D4D4D4"/>
          <w:sz w:val="21"/>
          <w:szCs w:val="21"/>
        </w:rPr>
      </w:pPr>
      <w:ins w:id="457" w:author="Areej Turky Sahu Alotaibi" w:date="2022-01-24T20:06:00Z">
        <w:r w:rsidRPr="00C7100F">
          <w:rPr>
            <w:rFonts w:ascii="Consolas" w:hAnsi="Consolas"/>
            <w:color w:val="D4D4D4"/>
            <w:sz w:val="21"/>
            <w:szCs w:val="21"/>
          </w:rPr>
          <w:t xml:space="preserve">    </w:t>
        </w:r>
        <w:r w:rsidRPr="00C7100F">
          <w:rPr>
            <w:rFonts w:ascii="Consolas" w:hAnsi="Consolas"/>
            <w:color w:val="569CD6"/>
            <w:sz w:val="21"/>
            <w:szCs w:val="21"/>
          </w:rPr>
          <w:t>def</w:t>
        </w:r>
        <w:r w:rsidRPr="00C7100F">
          <w:rPr>
            <w:rFonts w:ascii="Consolas" w:hAnsi="Consolas"/>
            <w:color w:val="D4D4D4"/>
            <w:sz w:val="21"/>
            <w:szCs w:val="21"/>
          </w:rPr>
          <w:t xml:space="preserve"> </w:t>
        </w:r>
        <w:proofErr w:type="spellStart"/>
        <w:r w:rsidRPr="00C7100F">
          <w:rPr>
            <w:rFonts w:ascii="Consolas" w:hAnsi="Consolas"/>
            <w:color w:val="DCDCAA"/>
            <w:sz w:val="21"/>
            <w:szCs w:val="21"/>
          </w:rPr>
          <w:t>toString</w:t>
        </w:r>
        <w:proofErr w:type="spellEnd"/>
        <w:r w:rsidRPr="00C7100F">
          <w:rPr>
            <w:rFonts w:ascii="Consolas" w:hAnsi="Consolas"/>
            <w:color w:val="D4D4D4"/>
            <w:sz w:val="21"/>
            <w:szCs w:val="21"/>
          </w:rPr>
          <w:t>(</w:t>
        </w:r>
        <w:r w:rsidRPr="00C7100F">
          <w:rPr>
            <w:rFonts w:ascii="Consolas" w:hAnsi="Consolas"/>
            <w:color w:val="9CDCFE"/>
            <w:sz w:val="21"/>
            <w:szCs w:val="21"/>
          </w:rPr>
          <w:t>self</w:t>
        </w:r>
        <w:r w:rsidRPr="00C7100F">
          <w:rPr>
            <w:rFonts w:ascii="Consolas" w:hAnsi="Consolas"/>
            <w:color w:val="D4D4D4"/>
            <w:sz w:val="21"/>
            <w:szCs w:val="21"/>
          </w:rPr>
          <w:t>):</w:t>
        </w:r>
      </w:ins>
    </w:p>
    <w:p w14:paraId="005FD010" w14:textId="77777777" w:rsidR="00C7100F" w:rsidRPr="00C7100F" w:rsidRDefault="00C7100F" w:rsidP="00C7100F">
      <w:pPr>
        <w:shd w:val="clear" w:color="auto" w:fill="1E1E1E"/>
        <w:spacing w:line="285" w:lineRule="atLeast"/>
        <w:rPr>
          <w:ins w:id="458" w:author="Areej Turky Sahu Alotaibi" w:date="2022-01-24T20:06:00Z"/>
          <w:rFonts w:ascii="Consolas" w:hAnsi="Consolas"/>
          <w:color w:val="D4D4D4"/>
          <w:sz w:val="21"/>
          <w:szCs w:val="21"/>
        </w:rPr>
      </w:pPr>
      <w:ins w:id="459" w:author="Areej Turky Sahu Alotaibi" w:date="2022-01-24T20:06:00Z">
        <w:r w:rsidRPr="00C7100F">
          <w:rPr>
            <w:rFonts w:ascii="Consolas" w:hAnsi="Consolas"/>
            <w:color w:val="D4D4D4"/>
            <w:sz w:val="21"/>
            <w:szCs w:val="21"/>
          </w:rPr>
          <w:t xml:space="preserve">        </w:t>
        </w:r>
        <w:r w:rsidRPr="00C7100F">
          <w:rPr>
            <w:rFonts w:ascii="Consolas" w:hAnsi="Consolas"/>
            <w:color w:val="C586C0"/>
            <w:sz w:val="21"/>
            <w:szCs w:val="21"/>
          </w:rPr>
          <w:t>return</w:t>
        </w:r>
        <w:r w:rsidRPr="00C7100F">
          <w:rPr>
            <w:rFonts w:ascii="Consolas" w:hAnsi="Consolas"/>
            <w:color w:val="D4D4D4"/>
            <w:sz w:val="21"/>
            <w:szCs w:val="21"/>
          </w:rPr>
          <w:t xml:space="preserve"> </w:t>
        </w:r>
        <w:r w:rsidRPr="00C7100F">
          <w:rPr>
            <w:rFonts w:ascii="Consolas" w:hAnsi="Consolas"/>
            <w:color w:val="CE9178"/>
            <w:sz w:val="21"/>
            <w:szCs w:val="21"/>
          </w:rPr>
          <w:t>"Node{"</w:t>
        </w:r>
        <w:r w:rsidRPr="00C7100F">
          <w:rPr>
            <w:rFonts w:ascii="Consolas" w:hAnsi="Consolas"/>
            <w:color w:val="D4D4D4"/>
            <w:sz w:val="21"/>
            <w:szCs w:val="21"/>
          </w:rPr>
          <w:t xml:space="preserve"> + </w:t>
        </w:r>
        <w:r w:rsidRPr="00C7100F">
          <w:rPr>
            <w:rFonts w:ascii="Consolas" w:hAnsi="Consolas"/>
            <w:color w:val="CE9178"/>
            <w:sz w:val="21"/>
            <w:szCs w:val="21"/>
          </w:rPr>
          <w:t>"row="</w:t>
        </w:r>
        <w:r w:rsidRPr="00C7100F">
          <w:rPr>
            <w:rFonts w:ascii="Consolas" w:hAnsi="Consolas"/>
            <w:color w:val="D4D4D4"/>
            <w:sz w:val="21"/>
            <w:szCs w:val="21"/>
          </w:rPr>
          <w:t xml:space="preserve"> + </w:t>
        </w:r>
        <w:r w:rsidRPr="00C7100F">
          <w:rPr>
            <w:rFonts w:ascii="Consolas" w:hAnsi="Consolas"/>
            <w:color w:val="4EC9B0"/>
            <w:sz w:val="21"/>
            <w:szCs w:val="21"/>
          </w:rPr>
          <w:t>str</w:t>
        </w:r>
        <w:r w:rsidRPr="00C7100F">
          <w:rPr>
            <w:rFonts w:ascii="Consolas" w:hAnsi="Consolas"/>
            <w:color w:val="D4D4D4"/>
            <w:sz w:val="21"/>
            <w:szCs w:val="21"/>
          </w:rPr>
          <w:t>(</w:t>
        </w:r>
        <w:proofErr w:type="spellStart"/>
        <w:r w:rsidRPr="00C7100F">
          <w:rPr>
            <w:rFonts w:ascii="Consolas" w:hAnsi="Consolas"/>
            <w:color w:val="9CDCFE"/>
            <w:sz w:val="21"/>
            <w:szCs w:val="21"/>
          </w:rPr>
          <w:t>self</w:t>
        </w:r>
        <w:r w:rsidRPr="00C7100F">
          <w:rPr>
            <w:rFonts w:ascii="Consolas" w:hAnsi="Consolas"/>
            <w:color w:val="D4D4D4"/>
            <w:sz w:val="21"/>
            <w:szCs w:val="21"/>
          </w:rPr>
          <w:t>.</w:t>
        </w:r>
        <w:r w:rsidRPr="00C7100F">
          <w:rPr>
            <w:rFonts w:ascii="Consolas" w:hAnsi="Consolas"/>
            <w:color w:val="9CDCFE"/>
            <w:sz w:val="21"/>
            <w:szCs w:val="21"/>
          </w:rPr>
          <w:t>row</w:t>
        </w:r>
        <w:proofErr w:type="spellEnd"/>
        <w:r w:rsidRPr="00C7100F">
          <w:rPr>
            <w:rFonts w:ascii="Consolas" w:hAnsi="Consolas"/>
            <w:color w:val="D4D4D4"/>
            <w:sz w:val="21"/>
            <w:szCs w:val="21"/>
          </w:rPr>
          <w:t xml:space="preserve">) + </w:t>
        </w:r>
        <w:r w:rsidRPr="00C7100F">
          <w:rPr>
            <w:rFonts w:ascii="Consolas" w:hAnsi="Consolas"/>
            <w:color w:val="CE9178"/>
            <w:sz w:val="21"/>
            <w:szCs w:val="21"/>
          </w:rPr>
          <w:t>", col="</w:t>
        </w:r>
        <w:r w:rsidRPr="00C7100F">
          <w:rPr>
            <w:rFonts w:ascii="Consolas" w:hAnsi="Consolas"/>
            <w:color w:val="D4D4D4"/>
            <w:sz w:val="21"/>
            <w:szCs w:val="21"/>
          </w:rPr>
          <w:t xml:space="preserve"> + </w:t>
        </w:r>
        <w:r w:rsidRPr="00C7100F">
          <w:rPr>
            <w:rFonts w:ascii="Consolas" w:hAnsi="Consolas"/>
            <w:color w:val="4EC9B0"/>
            <w:sz w:val="21"/>
            <w:szCs w:val="21"/>
          </w:rPr>
          <w:t>str</w:t>
        </w:r>
        <w:r w:rsidRPr="00C7100F">
          <w:rPr>
            <w:rFonts w:ascii="Consolas" w:hAnsi="Consolas"/>
            <w:color w:val="D4D4D4"/>
            <w:sz w:val="21"/>
            <w:szCs w:val="21"/>
          </w:rPr>
          <w:t>(</w:t>
        </w:r>
        <w:proofErr w:type="spellStart"/>
        <w:r w:rsidRPr="00C7100F">
          <w:rPr>
            <w:rFonts w:ascii="Consolas" w:hAnsi="Consolas"/>
            <w:color w:val="9CDCFE"/>
            <w:sz w:val="21"/>
            <w:szCs w:val="21"/>
          </w:rPr>
          <w:t>self</w:t>
        </w:r>
        <w:r w:rsidRPr="00C7100F">
          <w:rPr>
            <w:rFonts w:ascii="Consolas" w:hAnsi="Consolas"/>
            <w:color w:val="D4D4D4"/>
            <w:sz w:val="21"/>
            <w:szCs w:val="21"/>
          </w:rPr>
          <w:t>.</w:t>
        </w:r>
        <w:r w:rsidRPr="00C7100F">
          <w:rPr>
            <w:rFonts w:ascii="Consolas" w:hAnsi="Consolas"/>
            <w:color w:val="9CDCFE"/>
            <w:sz w:val="21"/>
            <w:szCs w:val="21"/>
          </w:rPr>
          <w:t>col</w:t>
        </w:r>
        <w:proofErr w:type="spellEnd"/>
        <w:r w:rsidRPr="00C7100F">
          <w:rPr>
            <w:rFonts w:ascii="Consolas" w:hAnsi="Consolas"/>
            <w:color w:val="D4D4D4"/>
            <w:sz w:val="21"/>
            <w:szCs w:val="21"/>
          </w:rPr>
          <w:t xml:space="preserve">) + </w:t>
        </w:r>
        <w:r w:rsidRPr="00C7100F">
          <w:rPr>
            <w:rFonts w:ascii="Consolas" w:hAnsi="Consolas"/>
            <w:color w:val="CE9178"/>
            <w:sz w:val="21"/>
            <w:szCs w:val="21"/>
          </w:rPr>
          <w:t>" neighbors: "</w:t>
        </w:r>
        <w:r w:rsidRPr="00C7100F">
          <w:rPr>
            <w:rFonts w:ascii="Consolas" w:hAnsi="Consolas"/>
            <w:color w:val="D4D4D4"/>
            <w:sz w:val="21"/>
            <w:szCs w:val="21"/>
          </w:rPr>
          <w:t xml:space="preserve"> + </w:t>
        </w:r>
        <w:r w:rsidRPr="00C7100F">
          <w:rPr>
            <w:rFonts w:ascii="Consolas" w:hAnsi="Consolas"/>
            <w:color w:val="4EC9B0"/>
            <w:sz w:val="21"/>
            <w:szCs w:val="21"/>
          </w:rPr>
          <w:t>str</w:t>
        </w:r>
        <w:r w:rsidRPr="00C7100F">
          <w:rPr>
            <w:rFonts w:ascii="Consolas" w:hAnsi="Consolas"/>
            <w:color w:val="D4D4D4"/>
            <w:sz w:val="21"/>
            <w:szCs w:val="21"/>
          </w:rPr>
          <w:t>(</w:t>
        </w:r>
        <w:proofErr w:type="spellStart"/>
        <w:r w:rsidRPr="00C7100F">
          <w:rPr>
            <w:rFonts w:ascii="Consolas" w:hAnsi="Consolas"/>
            <w:color w:val="9CDCFE"/>
            <w:sz w:val="21"/>
            <w:szCs w:val="21"/>
          </w:rPr>
          <w:t>self</w:t>
        </w:r>
        <w:r w:rsidRPr="00C7100F">
          <w:rPr>
            <w:rFonts w:ascii="Consolas" w:hAnsi="Consolas"/>
            <w:color w:val="D4D4D4"/>
            <w:sz w:val="21"/>
            <w:szCs w:val="21"/>
          </w:rPr>
          <w:t>.</w:t>
        </w:r>
        <w:r w:rsidRPr="00C7100F">
          <w:rPr>
            <w:rFonts w:ascii="Consolas" w:hAnsi="Consolas"/>
            <w:color w:val="9CDCFE"/>
            <w:sz w:val="21"/>
            <w:szCs w:val="21"/>
          </w:rPr>
          <w:t>neighbors</w:t>
        </w:r>
        <w:proofErr w:type="spellEnd"/>
        <w:r w:rsidRPr="00C7100F">
          <w:rPr>
            <w:rFonts w:ascii="Consolas" w:hAnsi="Consolas"/>
            <w:color w:val="D4D4D4"/>
            <w:sz w:val="21"/>
            <w:szCs w:val="21"/>
          </w:rPr>
          <w:t>)</w:t>
        </w:r>
      </w:ins>
    </w:p>
    <w:p w14:paraId="76BD9F78" w14:textId="77777777" w:rsidR="00C7100F" w:rsidRPr="00C7100F" w:rsidRDefault="00C7100F" w:rsidP="00C7100F">
      <w:pPr>
        <w:shd w:val="clear" w:color="auto" w:fill="1E1E1E"/>
        <w:spacing w:line="285" w:lineRule="atLeast"/>
        <w:rPr>
          <w:ins w:id="460" w:author="Areej Turky Sahu Alotaibi" w:date="2022-01-24T20:06:00Z"/>
          <w:rFonts w:ascii="Consolas" w:hAnsi="Consolas"/>
          <w:color w:val="D4D4D4"/>
          <w:sz w:val="21"/>
          <w:szCs w:val="21"/>
        </w:rPr>
      </w:pPr>
      <w:ins w:id="461" w:author="Areej Turky Sahu Alotaibi" w:date="2022-01-24T20:06:00Z">
        <w:r w:rsidRPr="00C7100F">
          <w:rPr>
            <w:rFonts w:ascii="Consolas" w:hAnsi="Consolas"/>
            <w:color w:val="D4D4D4"/>
            <w:sz w:val="21"/>
            <w:szCs w:val="21"/>
          </w:rPr>
          <w:t xml:space="preserve">    </w:t>
        </w:r>
        <w:r w:rsidRPr="00C7100F">
          <w:rPr>
            <w:rFonts w:ascii="Consolas" w:hAnsi="Consolas"/>
            <w:color w:val="569CD6"/>
            <w:sz w:val="21"/>
            <w:szCs w:val="21"/>
          </w:rPr>
          <w:t>def</w:t>
        </w:r>
        <w:r w:rsidRPr="00C7100F">
          <w:rPr>
            <w:rFonts w:ascii="Consolas" w:hAnsi="Consolas"/>
            <w:color w:val="D4D4D4"/>
            <w:sz w:val="21"/>
            <w:szCs w:val="21"/>
          </w:rPr>
          <w:t xml:space="preserve"> </w:t>
        </w:r>
        <w:proofErr w:type="spellStart"/>
        <w:r w:rsidRPr="00C7100F">
          <w:rPr>
            <w:rFonts w:ascii="Consolas" w:hAnsi="Consolas"/>
            <w:color w:val="DCDCAA"/>
            <w:sz w:val="21"/>
            <w:szCs w:val="21"/>
          </w:rPr>
          <w:t>getRow</w:t>
        </w:r>
        <w:proofErr w:type="spellEnd"/>
        <w:r w:rsidRPr="00C7100F">
          <w:rPr>
            <w:rFonts w:ascii="Consolas" w:hAnsi="Consolas"/>
            <w:color w:val="D4D4D4"/>
            <w:sz w:val="21"/>
            <w:szCs w:val="21"/>
          </w:rPr>
          <w:t>(</w:t>
        </w:r>
        <w:r w:rsidRPr="00C7100F">
          <w:rPr>
            <w:rFonts w:ascii="Consolas" w:hAnsi="Consolas"/>
            <w:color w:val="9CDCFE"/>
            <w:sz w:val="21"/>
            <w:szCs w:val="21"/>
          </w:rPr>
          <w:t>self</w:t>
        </w:r>
        <w:r w:rsidRPr="00C7100F">
          <w:rPr>
            <w:rFonts w:ascii="Consolas" w:hAnsi="Consolas"/>
            <w:color w:val="D4D4D4"/>
            <w:sz w:val="21"/>
            <w:szCs w:val="21"/>
          </w:rPr>
          <w:t xml:space="preserve">): </w:t>
        </w:r>
      </w:ins>
    </w:p>
    <w:p w14:paraId="639BBE7F" w14:textId="77777777" w:rsidR="00C7100F" w:rsidRPr="00C7100F" w:rsidRDefault="00C7100F" w:rsidP="00C7100F">
      <w:pPr>
        <w:shd w:val="clear" w:color="auto" w:fill="1E1E1E"/>
        <w:spacing w:line="285" w:lineRule="atLeast"/>
        <w:rPr>
          <w:ins w:id="462" w:author="Areej Turky Sahu Alotaibi" w:date="2022-01-24T20:06:00Z"/>
          <w:rFonts w:ascii="Consolas" w:hAnsi="Consolas"/>
          <w:color w:val="D4D4D4"/>
          <w:sz w:val="21"/>
          <w:szCs w:val="21"/>
        </w:rPr>
      </w:pPr>
      <w:ins w:id="463" w:author="Areej Turky Sahu Alotaibi" w:date="2022-01-24T20:06:00Z">
        <w:r w:rsidRPr="00C7100F">
          <w:rPr>
            <w:rFonts w:ascii="Consolas" w:hAnsi="Consolas"/>
            <w:color w:val="D4D4D4"/>
            <w:sz w:val="21"/>
            <w:szCs w:val="21"/>
          </w:rPr>
          <w:t xml:space="preserve">        </w:t>
        </w:r>
        <w:r w:rsidRPr="00C7100F">
          <w:rPr>
            <w:rFonts w:ascii="Consolas" w:hAnsi="Consolas"/>
            <w:color w:val="C586C0"/>
            <w:sz w:val="21"/>
            <w:szCs w:val="21"/>
          </w:rPr>
          <w:t>return</w:t>
        </w:r>
        <w:r w:rsidRPr="00C7100F">
          <w:rPr>
            <w:rFonts w:ascii="Consolas" w:hAnsi="Consolas"/>
            <w:color w:val="D4D4D4"/>
            <w:sz w:val="21"/>
            <w:szCs w:val="21"/>
          </w:rPr>
          <w:t xml:space="preserve"> </w:t>
        </w:r>
        <w:proofErr w:type="spellStart"/>
        <w:r w:rsidRPr="00C7100F">
          <w:rPr>
            <w:rFonts w:ascii="Consolas" w:hAnsi="Consolas"/>
            <w:color w:val="9CDCFE"/>
            <w:sz w:val="21"/>
            <w:szCs w:val="21"/>
          </w:rPr>
          <w:t>self</w:t>
        </w:r>
        <w:r w:rsidRPr="00C7100F">
          <w:rPr>
            <w:rFonts w:ascii="Consolas" w:hAnsi="Consolas"/>
            <w:color w:val="D4D4D4"/>
            <w:sz w:val="21"/>
            <w:szCs w:val="21"/>
          </w:rPr>
          <w:t>.</w:t>
        </w:r>
        <w:r w:rsidRPr="00C7100F">
          <w:rPr>
            <w:rFonts w:ascii="Consolas" w:hAnsi="Consolas"/>
            <w:color w:val="9CDCFE"/>
            <w:sz w:val="21"/>
            <w:szCs w:val="21"/>
          </w:rPr>
          <w:t>row</w:t>
        </w:r>
        <w:proofErr w:type="spellEnd"/>
      </w:ins>
    </w:p>
    <w:p w14:paraId="68E7F8C2" w14:textId="77777777" w:rsidR="00C7100F" w:rsidRPr="00C7100F" w:rsidRDefault="00C7100F" w:rsidP="00C7100F">
      <w:pPr>
        <w:shd w:val="clear" w:color="auto" w:fill="1E1E1E"/>
        <w:spacing w:line="285" w:lineRule="atLeast"/>
        <w:rPr>
          <w:ins w:id="464" w:author="Areej Turky Sahu Alotaibi" w:date="2022-01-24T20:06:00Z"/>
          <w:rFonts w:ascii="Consolas" w:hAnsi="Consolas"/>
          <w:color w:val="D4D4D4"/>
          <w:sz w:val="21"/>
          <w:szCs w:val="21"/>
        </w:rPr>
      </w:pPr>
      <w:ins w:id="465" w:author="Areej Turky Sahu Alotaibi" w:date="2022-01-24T20:06:00Z">
        <w:r w:rsidRPr="00C7100F">
          <w:rPr>
            <w:rFonts w:ascii="Consolas" w:hAnsi="Consolas"/>
            <w:color w:val="D4D4D4"/>
            <w:sz w:val="21"/>
            <w:szCs w:val="21"/>
          </w:rPr>
          <w:t xml:space="preserve">    </w:t>
        </w:r>
        <w:r w:rsidRPr="00C7100F">
          <w:rPr>
            <w:rFonts w:ascii="Consolas" w:hAnsi="Consolas"/>
            <w:color w:val="569CD6"/>
            <w:sz w:val="21"/>
            <w:szCs w:val="21"/>
          </w:rPr>
          <w:t>def</w:t>
        </w:r>
        <w:r w:rsidRPr="00C7100F">
          <w:rPr>
            <w:rFonts w:ascii="Consolas" w:hAnsi="Consolas"/>
            <w:color w:val="D4D4D4"/>
            <w:sz w:val="21"/>
            <w:szCs w:val="21"/>
          </w:rPr>
          <w:t xml:space="preserve"> </w:t>
        </w:r>
        <w:proofErr w:type="spellStart"/>
        <w:r w:rsidRPr="00C7100F">
          <w:rPr>
            <w:rFonts w:ascii="Consolas" w:hAnsi="Consolas"/>
            <w:color w:val="DCDCAA"/>
            <w:sz w:val="21"/>
            <w:szCs w:val="21"/>
          </w:rPr>
          <w:t>setRow</w:t>
        </w:r>
        <w:proofErr w:type="spellEnd"/>
        <w:r w:rsidRPr="00C7100F">
          <w:rPr>
            <w:rFonts w:ascii="Consolas" w:hAnsi="Consolas"/>
            <w:color w:val="D4D4D4"/>
            <w:sz w:val="21"/>
            <w:szCs w:val="21"/>
          </w:rPr>
          <w:t>(</w:t>
        </w:r>
        <w:r w:rsidRPr="00C7100F">
          <w:rPr>
            <w:rFonts w:ascii="Consolas" w:hAnsi="Consolas"/>
            <w:color w:val="9CDCFE"/>
            <w:sz w:val="21"/>
            <w:szCs w:val="21"/>
          </w:rPr>
          <w:t>self</w:t>
        </w:r>
        <w:r w:rsidRPr="00C7100F">
          <w:rPr>
            <w:rFonts w:ascii="Consolas" w:hAnsi="Consolas"/>
            <w:color w:val="D4D4D4"/>
            <w:sz w:val="21"/>
            <w:szCs w:val="21"/>
          </w:rPr>
          <w:t xml:space="preserve">, </w:t>
        </w:r>
        <w:r w:rsidRPr="00C7100F">
          <w:rPr>
            <w:rFonts w:ascii="Consolas" w:hAnsi="Consolas"/>
            <w:color w:val="9CDCFE"/>
            <w:sz w:val="21"/>
            <w:szCs w:val="21"/>
          </w:rPr>
          <w:t>row</w:t>
        </w:r>
        <w:r w:rsidRPr="00C7100F">
          <w:rPr>
            <w:rFonts w:ascii="Consolas" w:hAnsi="Consolas"/>
            <w:color w:val="D4D4D4"/>
            <w:sz w:val="21"/>
            <w:szCs w:val="21"/>
          </w:rPr>
          <w:t xml:space="preserve">): </w:t>
        </w:r>
      </w:ins>
    </w:p>
    <w:p w14:paraId="263F1686" w14:textId="77777777" w:rsidR="00C7100F" w:rsidRPr="00C7100F" w:rsidRDefault="00C7100F" w:rsidP="00C7100F">
      <w:pPr>
        <w:shd w:val="clear" w:color="auto" w:fill="1E1E1E"/>
        <w:spacing w:line="285" w:lineRule="atLeast"/>
        <w:rPr>
          <w:ins w:id="466" w:author="Areej Turky Sahu Alotaibi" w:date="2022-01-24T20:06:00Z"/>
          <w:rFonts w:ascii="Consolas" w:hAnsi="Consolas"/>
          <w:color w:val="D4D4D4"/>
          <w:sz w:val="21"/>
          <w:szCs w:val="21"/>
        </w:rPr>
      </w:pPr>
      <w:ins w:id="467" w:author="Areej Turky Sahu Alotaibi" w:date="2022-01-24T20:06:00Z">
        <w:r w:rsidRPr="00C7100F">
          <w:rPr>
            <w:rFonts w:ascii="Consolas" w:hAnsi="Consolas"/>
            <w:color w:val="D4D4D4"/>
            <w:sz w:val="21"/>
            <w:szCs w:val="21"/>
          </w:rPr>
          <w:t xml:space="preserve">        </w:t>
        </w:r>
        <w:proofErr w:type="spellStart"/>
        <w:r w:rsidRPr="00C7100F">
          <w:rPr>
            <w:rFonts w:ascii="Consolas" w:hAnsi="Consolas"/>
            <w:color w:val="9CDCFE"/>
            <w:sz w:val="21"/>
            <w:szCs w:val="21"/>
          </w:rPr>
          <w:t>self</w:t>
        </w:r>
        <w:r w:rsidRPr="00C7100F">
          <w:rPr>
            <w:rFonts w:ascii="Consolas" w:hAnsi="Consolas"/>
            <w:color w:val="D4D4D4"/>
            <w:sz w:val="21"/>
            <w:szCs w:val="21"/>
          </w:rPr>
          <w:t>.</w:t>
        </w:r>
        <w:r w:rsidRPr="00C7100F">
          <w:rPr>
            <w:rFonts w:ascii="Consolas" w:hAnsi="Consolas"/>
            <w:color w:val="9CDCFE"/>
            <w:sz w:val="21"/>
            <w:szCs w:val="21"/>
          </w:rPr>
          <w:t>row</w:t>
        </w:r>
        <w:proofErr w:type="spellEnd"/>
        <w:r w:rsidRPr="00C7100F">
          <w:rPr>
            <w:rFonts w:ascii="Consolas" w:hAnsi="Consolas"/>
            <w:color w:val="D4D4D4"/>
            <w:sz w:val="21"/>
            <w:szCs w:val="21"/>
          </w:rPr>
          <w:t xml:space="preserve"> = </w:t>
        </w:r>
        <w:r w:rsidRPr="00C7100F">
          <w:rPr>
            <w:rFonts w:ascii="Consolas" w:hAnsi="Consolas"/>
            <w:color w:val="9CDCFE"/>
            <w:sz w:val="21"/>
            <w:szCs w:val="21"/>
          </w:rPr>
          <w:t>row</w:t>
        </w:r>
      </w:ins>
    </w:p>
    <w:p w14:paraId="5D4FE9AC" w14:textId="77777777" w:rsidR="00C7100F" w:rsidRPr="00C7100F" w:rsidRDefault="00C7100F" w:rsidP="00C7100F">
      <w:pPr>
        <w:shd w:val="clear" w:color="auto" w:fill="1E1E1E"/>
        <w:spacing w:line="285" w:lineRule="atLeast"/>
        <w:rPr>
          <w:ins w:id="468" w:author="Areej Turky Sahu Alotaibi" w:date="2022-01-24T20:06:00Z"/>
          <w:rFonts w:ascii="Consolas" w:hAnsi="Consolas"/>
          <w:color w:val="D4D4D4"/>
          <w:sz w:val="21"/>
          <w:szCs w:val="21"/>
        </w:rPr>
      </w:pPr>
      <w:ins w:id="469" w:author="Areej Turky Sahu Alotaibi" w:date="2022-01-24T20:06:00Z">
        <w:r w:rsidRPr="00C7100F">
          <w:rPr>
            <w:rFonts w:ascii="Consolas" w:hAnsi="Consolas"/>
            <w:color w:val="D4D4D4"/>
            <w:sz w:val="21"/>
            <w:szCs w:val="21"/>
          </w:rPr>
          <w:t xml:space="preserve">    </w:t>
        </w:r>
        <w:r w:rsidRPr="00C7100F">
          <w:rPr>
            <w:rFonts w:ascii="Consolas" w:hAnsi="Consolas"/>
            <w:color w:val="569CD6"/>
            <w:sz w:val="21"/>
            <w:szCs w:val="21"/>
          </w:rPr>
          <w:t>def</w:t>
        </w:r>
        <w:r w:rsidRPr="00C7100F">
          <w:rPr>
            <w:rFonts w:ascii="Consolas" w:hAnsi="Consolas"/>
            <w:color w:val="D4D4D4"/>
            <w:sz w:val="21"/>
            <w:szCs w:val="21"/>
          </w:rPr>
          <w:t xml:space="preserve"> </w:t>
        </w:r>
        <w:proofErr w:type="spellStart"/>
        <w:r w:rsidRPr="00C7100F">
          <w:rPr>
            <w:rFonts w:ascii="Consolas" w:hAnsi="Consolas"/>
            <w:color w:val="DCDCAA"/>
            <w:sz w:val="21"/>
            <w:szCs w:val="21"/>
          </w:rPr>
          <w:t>getCol</w:t>
        </w:r>
        <w:proofErr w:type="spellEnd"/>
        <w:r w:rsidRPr="00C7100F">
          <w:rPr>
            <w:rFonts w:ascii="Consolas" w:hAnsi="Consolas"/>
            <w:color w:val="D4D4D4"/>
            <w:sz w:val="21"/>
            <w:szCs w:val="21"/>
          </w:rPr>
          <w:t>(</w:t>
        </w:r>
        <w:r w:rsidRPr="00C7100F">
          <w:rPr>
            <w:rFonts w:ascii="Consolas" w:hAnsi="Consolas"/>
            <w:color w:val="9CDCFE"/>
            <w:sz w:val="21"/>
            <w:szCs w:val="21"/>
          </w:rPr>
          <w:t>self</w:t>
        </w:r>
        <w:r w:rsidRPr="00C7100F">
          <w:rPr>
            <w:rFonts w:ascii="Consolas" w:hAnsi="Consolas"/>
            <w:color w:val="D4D4D4"/>
            <w:sz w:val="21"/>
            <w:szCs w:val="21"/>
          </w:rPr>
          <w:t xml:space="preserve">): </w:t>
        </w:r>
      </w:ins>
    </w:p>
    <w:p w14:paraId="5DC440E7" w14:textId="77777777" w:rsidR="00C7100F" w:rsidRPr="00C7100F" w:rsidRDefault="00C7100F" w:rsidP="00C7100F">
      <w:pPr>
        <w:shd w:val="clear" w:color="auto" w:fill="1E1E1E"/>
        <w:spacing w:line="285" w:lineRule="atLeast"/>
        <w:rPr>
          <w:ins w:id="470" w:author="Areej Turky Sahu Alotaibi" w:date="2022-01-24T20:06:00Z"/>
          <w:rFonts w:ascii="Consolas" w:hAnsi="Consolas"/>
          <w:color w:val="D4D4D4"/>
          <w:sz w:val="21"/>
          <w:szCs w:val="21"/>
        </w:rPr>
      </w:pPr>
      <w:ins w:id="471" w:author="Areej Turky Sahu Alotaibi" w:date="2022-01-24T20:06:00Z">
        <w:r w:rsidRPr="00C7100F">
          <w:rPr>
            <w:rFonts w:ascii="Consolas" w:hAnsi="Consolas"/>
            <w:color w:val="D4D4D4"/>
            <w:sz w:val="21"/>
            <w:szCs w:val="21"/>
          </w:rPr>
          <w:t xml:space="preserve">        </w:t>
        </w:r>
        <w:r w:rsidRPr="00C7100F">
          <w:rPr>
            <w:rFonts w:ascii="Consolas" w:hAnsi="Consolas"/>
            <w:color w:val="C586C0"/>
            <w:sz w:val="21"/>
            <w:szCs w:val="21"/>
          </w:rPr>
          <w:t>return</w:t>
        </w:r>
        <w:r w:rsidRPr="00C7100F">
          <w:rPr>
            <w:rFonts w:ascii="Consolas" w:hAnsi="Consolas"/>
            <w:color w:val="D4D4D4"/>
            <w:sz w:val="21"/>
            <w:szCs w:val="21"/>
          </w:rPr>
          <w:t xml:space="preserve"> </w:t>
        </w:r>
        <w:proofErr w:type="spellStart"/>
        <w:r w:rsidRPr="00C7100F">
          <w:rPr>
            <w:rFonts w:ascii="Consolas" w:hAnsi="Consolas"/>
            <w:color w:val="9CDCFE"/>
            <w:sz w:val="21"/>
            <w:szCs w:val="21"/>
          </w:rPr>
          <w:t>self</w:t>
        </w:r>
        <w:r w:rsidRPr="00C7100F">
          <w:rPr>
            <w:rFonts w:ascii="Consolas" w:hAnsi="Consolas"/>
            <w:color w:val="D4D4D4"/>
            <w:sz w:val="21"/>
            <w:szCs w:val="21"/>
          </w:rPr>
          <w:t>.</w:t>
        </w:r>
        <w:r w:rsidRPr="00C7100F">
          <w:rPr>
            <w:rFonts w:ascii="Consolas" w:hAnsi="Consolas"/>
            <w:color w:val="9CDCFE"/>
            <w:sz w:val="21"/>
            <w:szCs w:val="21"/>
          </w:rPr>
          <w:t>col</w:t>
        </w:r>
        <w:proofErr w:type="spellEnd"/>
      </w:ins>
    </w:p>
    <w:p w14:paraId="4CFABA74" w14:textId="77777777" w:rsidR="00C7100F" w:rsidRPr="00C7100F" w:rsidRDefault="00C7100F" w:rsidP="00C7100F">
      <w:pPr>
        <w:shd w:val="clear" w:color="auto" w:fill="1E1E1E"/>
        <w:spacing w:line="285" w:lineRule="atLeast"/>
        <w:rPr>
          <w:ins w:id="472" w:author="Areej Turky Sahu Alotaibi" w:date="2022-01-24T20:06:00Z"/>
          <w:rFonts w:ascii="Consolas" w:hAnsi="Consolas"/>
          <w:color w:val="D4D4D4"/>
          <w:sz w:val="21"/>
          <w:szCs w:val="21"/>
        </w:rPr>
      </w:pPr>
      <w:ins w:id="473" w:author="Areej Turky Sahu Alotaibi" w:date="2022-01-24T20:06:00Z">
        <w:r w:rsidRPr="00C7100F">
          <w:rPr>
            <w:rFonts w:ascii="Consolas" w:hAnsi="Consolas"/>
            <w:color w:val="D4D4D4"/>
            <w:sz w:val="21"/>
            <w:szCs w:val="21"/>
          </w:rPr>
          <w:t xml:space="preserve">    </w:t>
        </w:r>
        <w:r w:rsidRPr="00C7100F">
          <w:rPr>
            <w:rFonts w:ascii="Consolas" w:hAnsi="Consolas"/>
            <w:color w:val="569CD6"/>
            <w:sz w:val="21"/>
            <w:szCs w:val="21"/>
          </w:rPr>
          <w:t>def</w:t>
        </w:r>
        <w:r w:rsidRPr="00C7100F">
          <w:rPr>
            <w:rFonts w:ascii="Consolas" w:hAnsi="Consolas"/>
            <w:color w:val="D4D4D4"/>
            <w:sz w:val="21"/>
            <w:szCs w:val="21"/>
          </w:rPr>
          <w:t xml:space="preserve"> </w:t>
        </w:r>
        <w:proofErr w:type="spellStart"/>
        <w:r w:rsidRPr="00C7100F">
          <w:rPr>
            <w:rFonts w:ascii="Consolas" w:hAnsi="Consolas"/>
            <w:color w:val="DCDCAA"/>
            <w:sz w:val="21"/>
            <w:szCs w:val="21"/>
          </w:rPr>
          <w:t>setCol</w:t>
        </w:r>
        <w:proofErr w:type="spellEnd"/>
        <w:r w:rsidRPr="00C7100F">
          <w:rPr>
            <w:rFonts w:ascii="Consolas" w:hAnsi="Consolas"/>
            <w:color w:val="D4D4D4"/>
            <w:sz w:val="21"/>
            <w:szCs w:val="21"/>
          </w:rPr>
          <w:t>(</w:t>
        </w:r>
        <w:r w:rsidRPr="00C7100F">
          <w:rPr>
            <w:rFonts w:ascii="Consolas" w:hAnsi="Consolas"/>
            <w:color w:val="9CDCFE"/>
            <w:sz w:val="21"/>
            <w:szCs w:val="21"/>
          </w:rPr>
          <w:t>self</w:t>
        </w:r>
        <w:r w:rsidRPr="00C7100F">
          <w:rPr>
            <w:rFonts w:ascii="Consolas" w:hAnsi="Consolas"/>
            <w:color w:val="D4D4D4"/>
            <w:sz w:val="21"/>
            <w:szCs w:val="21"/>
          </w:rPr>
          <w:t xml:space="preserve">, </w:t>
        </w:r>
        <w:r w:rsidRPr="00C7100F">
          <w:rPr>
            <w:rFonts w:ascii="Consolas" w:hAnsi="Consolas"/>
            <w:color w:val="9CDCFE"/>
            <w:sz w:val="21"/>
            <w:szCs w:val="21"/>
          </w:rPr>
          <w:t>col</w:t>
        </w:r>
        <w:r w:rsidRPr="00C7100F">
          <w:rPr>
            <w:rFonts w:ascii="Consolas" w:hAnsi="Consolas"/>
            <w:color w:val="D4D4D4"/>
            <w:sz w:val="21"/>
            <w:szCs w:val="21"/>
          </w:rPr>
          <w:t xml:space="preserve">): </w:t>
        </w:r>
      </w:ins>
    </w:p>
    <w:p w14:paraId="49CFDA7E" w14:textId="77777777" w:rsidR="00C7100F" w:rsidRPr="00C7100F" w:rsidRDefault="00C7100F" w:rsidP="00C7100F">
      <w:pPr>
        <w:shd w:val="clear" w:color="auto" w:fill="1E1E1E"/>
        <w:spacing w:line="285" w:lineRule="atLeast"/>
        <w:rPr>
          <w:ins w:id="474" w:author="Areej Turky Sahu Alotaibi" w:date="2022-01-24T20:06:00Z"/>
          <w:rFonts w:ascii="Consolas" w:hAnsi="Consolas"/>
          <w:color w:val="D4D4D4"/>
          <w:sz w:val="21"/>
          <w:szCs w:val="21"/>
        </w:rPr>
      </w:pPr>
      <w:ins w:id="475" w:author="Areej Turky Sahu Alotaibi" w:date="2022-01-24T20:06:00Z">
        <w:r w:rsidRPr="00C7100F">
          <w:rPr>
            <w:rFonts w:ascii="Consolas" w:hAnsi="Consolas"/>
            <w:color w:val="D4D4D4"/>
            <w:sz w:val="21"/>
            <w:szCs w:val="21"/>
          </w:rPr>
          <w:t xml:space="preserve">        </w:t>
        </w:r>
        <w:proofErr w:type="spellStart"/>
        <w:r w:rsidRPr="00C7100F">
          <w:rPr>
            <w:rFonts w:ascii="Consolas" w:hAnsi="Consolas"/>
            <w:color w:val="9CDCFE"/>
            <w:sz w:val="21"/>
            <w:szCs w:val="21"/>
          </w:rPr>
          <w:t>self</w:t>
        </w:r>
        <w:r w:rsidRPr="00C7100F">
          <w:rPr>
            <w:rFonts w:ascii="Consolas" w:hAnsi="Consolas"/>
            <w:color w:val="D4D4D4"/>
            <w:sz w:val="21"/>
            <w:szCs w:val="21"/>
          </w:rPr>
          <w:t>.</w:t>
        </w:r>
        <w:r w:rsidRPr="00C7100F">
          <w:rPr>
            <w:rFonts w:ascii="Consolas" w:hAnsi="Consolas"/>
            <w:color w:val="9CDCFE"/>
            <w:sz w:val="21"/>
            <w:szCs w:val="21"/>
          </w:rPr>
          <w:t>col</w:t>
        </w:r>
        <w:proofErr w:type="spellEnd"/>
        <w:r w:rsidRPr="00C7100F">
          <w:rPr>
            <w:rFonts w:ascii="Consolas" w:hAnsi="Consolas"/>
            <w:color w:val="D4D4D4"/>
            <w:sz w:val="21"/>
            <w:szCs w:val="21"/>
          </w:rPr>
          <w:t xml:space="preserve"> = </w:t>
        </w:r>
        <w:r w:rsidRPr="00C7100F">
          <w:rPr>
            <w:rFonts w:ascii="Consolas" w:hAnsi="Consolas"/>
            <w:color w:val="9CDCFE"/>
            <w:sz w:val="21"/>
            <w:szCs w:val="21"/>
          </w:rPr>
          <w:t>col</w:t>
        </w:r>
      </w:ins>
    </w:p>
    <w:p w14:paraId="45FDF242" w14:textId="77777777" w:rsidR="00C7100F" w:rsidRPr="00C7100F" w:rsidRDefault="00C7100F" w:rsidP="00C7100F">
      <w:pPr>
        <w:shd w:val="clear" w:color="auto" w:fill="1E1E1E"/>
        <w:spacing w:line="285" w:lineRule="atLeast"/>
        <w:rPr>
          <w:ins w:id="476" w:author="Areej Turky Sahu Alotaibi" w:date="2022-01-24T20:06:00Z"/>
          <w:rFonts w:ascii="Consolas" w:hAnsi="Consolas"/>
          <w:color w:val="D4D4D4"/>
          <w:sz w:val="21"/>
          <w:szCs w:val="21"/>
        </w:rPr>
      </w:pPr>
      <w:ins w:id="477" w:author="Areej Turky Sahu Alotaibi" w:date="2022-01-24T20:06:00Z">
        <w:r w:rsidRPr="00C7100F">
          <w:rPr>
            <w:rFonts w:ascii="Consolas" w:hAnsi="Consolas"/>
            <w:color w:val="D4D4D4"/>
            <w:sz w:val="21"/>
            <w:szCs w:val="21"/>
          </w:rPr>
          <w:t xml:space="preserve">    </w:t>
        </w:r>
        <w:r w:rsidRPr="00C7100F">
          <w:rPr>
            <w:rFonts w:ascii="Consolas" w:hAnsi="Consolas"/>
            <w:color w:val="569CD6"/>
            <w:sz w:val="21"/>
            <w:szCs w:val="21"/>
          </w:rPr>
          <w:t>def</w:t>
        </w:r>
        <w:r w:rsidRPr="00C7100F">
          <w:rPr>
            <w:rFonts w:ascii="Consolas" w:hAnsi="Consolas"/>
            <w:color w:val="D4D4D4"/>
            <w:sz w:val="21"/>
            <w:szCs w:val="21"/>
          </w:rPr>
          <w:t xml:space="preserve"> </w:t>
        </w:r>
        <w:proofErr w:type="spellStart"/>
        <w:r w:rsidRPr="00C7100F">
          <w:rPr>
            <w:rFonts w:ascii="Consolas" w:hAnsi="Consolas"/>
            <w:color w:val="DCDCAA"/>
            <w:sz w:val="21"/>
            <w:szCs w:val="21"/>
          </w:rPr>
          <w:t>getNeighbor</w:t>
        </w:r>
        <w:proofErr w:type="spellEnd"/>
        <w:r w:rsidRPr="00C7100F">
          <w:rPr>
            <w:rFonts w:ascii="Consolas" w:hAnsi="Consolas"/>
            <w:color w:val="D4D4D4"/>
            <w:sz w:val="21"/>
            <w:szCs w:val="21"/>
          </w:rPr>
          <w:t>(</w:t>
        </w:r>
        <w:r w:rsidRPr="00C7100F">
          <w:rPr>
            <w:rFonts w:ascii="Consolas" w:hAnsi="Consolas"/>
            <w:color w:val="9CDCFE"/>
            <w:sz w:val="21"/>
            <w:szCs w:val="21"/>
          </w:rPr>
          <w:t>self</w:t>
        </w:r>
        <w:r w:rsidRPr="00C7100F">
          <w:rPr>
            <w:rFonts w:ascii="Consolas" w:hAnsi="Consolas"/>
            <w:color w:val="D4D4D4"/>
            <w:sz w:val="21"/>
            <w:szCs w:val="21"/>
          </w:rPr>
          <w:t xml:space="preserve">): </w:t>
        </w:r>
      </w:ins>
    </w:p>
    <w:p w14:paraId="3A43A9B1" w14:textId="77777777" w:rsidR="00C7100F" w:rsidRPr="00C7100F" w:rsidRDefault="00C7100F" w:rsidP="00C7100F">
      <w:pPr>
        <w:shd w:val="clear" w:color="auto" w:fill="1E1E1E"/>
        <w:spacing w:line="285" w:lineRule="atLeast"/>
        <w:rPr>
          <w:ins w:id="478" w:author="Areej Turky Sahu Alotaibi" w:date="2022-01-24T20:06:00Z"/>
          <w:rFonts w:ascii="Consolas" w:hAnsi="Consolas"/>
          <w:color w:val="D4D4D4"/>
          <w:sz w:val="21"/>
          <w:szCs w:val="21"/>
        </w:rPr>
      </w:pPr>
      <w:ins w:id="479" w:author="Areej Turky Sahu Alotaibi" w:date="2022-01-24T20:06:00Z">
        <w:r w:rsidRPr="00C7100F">
          <w:rPr>
            <w:rFonts w:ascii="Consolas" w:hAnsi="Consolas"/>
            <w:color w:val="D4D4D4"/>
            <w:sz w:val="21"/>
            <w:szCs w:val="21"/>
          </w:rPr>
          <w:t xml:space="preserve">        </w:t>
        </w:r>
        <w:r w:rsidRPr="00C7100F">
          <w:rPr>
            <w:rFonts w:ascii="Consolas" w:hAnsi="Consolas"/>
            <w:color w:val="C586C0"/>
            <w:sz w:val="21"/>
            <w:szCs w:val="21"/>
          </w:rPr>
          <w:t>return</w:t>
        </w:r>
        <w:r w:rsidRPr="00C7100F">
          <w:rPr>
            <w:rFonts w:ascii="Consolas" w:hAnsi="Consolas"/>
            <w:color w:val="D4D4D4"/>
            <w:sz w:val="21"/>
            <w:szCs w:val="21"/>
          </w:rPr>
          <w:t xml:space="preserve"> </w:t>
        </w:r>
        <w:proofErr w:type="spellStart"/>
        <w:r w:rsidRPr="00C7100F">
          <w:rPr>
            <w:rFonts w:ascii="Consolas" w:hAnsi="Consolas"/>
            <w:color w:val="9CDCFE"/>
            <w:sz w:val="21"/>
            <w:szCs w:val="21"/>
          </w:rPr>
          <w:t>self</w:t>
        </w:r>
        <w:r w:rsidRPr="00C7100F">
          <w:rPr>
            <w:rFonts w:ascii="Consolas" w:hAnsi="Consolas"/>
            <w:color w:val="D4D4D4"/>
            <w:sz w:val="21"/>
            <w:szCs w:val="21"/>
          </w:rPr>
          <w:t>.</w:t>
        </w:r>
        <w:r w:rsidRPr="00C7100F">
          <w:rPr>
            <w:rFonts w:ascii="Consolas" w:hAnsi="Consolas"/>
            <w:color w:val="9CDCFE"/>
            <w:sz w:val="21"/>
            <w:szCs w:val="21"/>
          </w:rPr>
          <w:t>neighbors</w:t>
        </w:r>
        <w:proofErr w:type="spellEnd"/>
      </w:ins>
    </w:p>
    <w:p w14:paraId="50D1AB5D" w14:textId="77777777" w:rsidR="00C7100F" w:rsidRPr="00C7100F" w:rsidRDefault="00C7100F" w:rsidP="00C7100F">
      <w:pPr>
        <w:shd w:val="clear" w:color="auto" w:fill="1E1E1E"/>
        <w:spacing w:line="285" w:lineRule="atLeast"/>
        <w:rPr>
          <w:ins w:id="480" w:author="Areej Turky Sahu Alotaibi" w:date="2022-01-24T20:06:00Z"/>
          <w:rFonts w:ascii="Consolas" w:hAnsi="Consolas"/>
          <w:color w:val="D4D4D4"/>
          <w:sz w:val="21"/>
          <w:szCs w:val="21"/>
        </w:rPr>
      </w:pPr>
      <w:ins w:id="481" w:author="Areej Turky Sahu Alotaibi" w:date="2022-01-24T20:06:00Z">
        <w:r w:rsidRPr="00C7100F">
          <w:rPr>
            <w:rFonts w:ascii="Consolas" w:hAnsi="Consolas"/>
            <w:color w:val="D4D4D4"/>
            <w:sz w:val="21"/>
            <w:szCs w:val="21"/>
          </w:rPr>
          <w:t xml:space="preserve">    </w:t>
        </w:r>
        <w:r w:rsidRPr="00C7100F">
          <w:rPr>
            <w:rFonts w:ascii="Consolas" w:hAnsi="Consolas"/>
            <w:color w:val="6A9955"/>
            <w:sz w:val="21"/>
            <w:szCs w:val="21"/>
          </w:rPr>
          <w:t>#//////////////////////////////////////////////////////////</w:t>
        </w:r>
      </w:ins>
    </w:p>
    <w:p w14:paraId="16A7F43E" w14:textId="77777777" w:rsidR="00C7100F" w:rsidRPr="00C7100F" w:rsidRDefault="00C7100F" w:rsidP="00C7100F">
      <w:pPr>
        <w:shd w:val="clear" w:color="auto" w:fill="1E1E1E"/>
        <w:spacing w:line="285" w:lineRule="atLeast"/>
        <w:rPr>
          <w:ins w:id="482" w:author="Areej Turky Sahu Alotaibi" w:date="2022-01-24T20:06:00Z"/>
          <w:rFonts w:ascii="Consolas" w:hAnsi="Consolas"/>
          <w:color w:val="D4D4D4"/>
          <w:sz w:val="21"/>
          <w:szCs w:val="21"/>
        </w:rPr>
      </w:pPr>
      <w:ins w:id="483" w:author="Areej Turky Sahu Alotaibi" w:date="2022-01-24T20:06:00Z">
        <w:r w:rsidRPr="00C7100F">
          <w:rPr>
            <w:rFonts w:ascii="Consolas" w:hAnsi="Consolas"/>
            <w:color w:val="569CD6"/>
            <w:sz w:val="21"/>
            <w:szCs w:val="21"/>
          </w:rPr>
          <w:t>class</w:t>
        </w:r>
        <w:r w:rsidRPr="00C7100F">
          <w:rPr>
            <w:rFonts w:ascii="Consolas" w:hAnsi="Consolas"/>
            <w:color w:val="D4D4D4"/>
            <w:sz w:val="21"/>
            <w:szCs w:val="21"/>
          </w:rPr>
          <w:t xml:space="preserve"> </w:t>
        </w:r>
        <w:r w:rsidRPr="00C7100F">
          <w:rPr>
            <w:rFonts w:ascii="Consolas" w:hAnsi="Consolas"/>
            <w:color w:val="4EC9B0"/>
            <w:sz w:val="21"/>
            <w:szCs w:val="21"/>
          </w:rPr>
          <w:t>Edge</w:t>
        </w:r>
        <w:r w:rsidRPr="00C7100F">
          <w:rPr>
            <w:rFonts w:ascii="Consolas" w:hAnsi="Consolas"/>
            <w:color w:val="D4D4D4"/>
            <w:sz w:val="21"/>
            <w:szCs w:val="21"/>
          </w:rPr>
          <w:t>(</w:t>
        </w:r>
        <w:r w:rsidRPr="00C7100F">
          <w:rPr>
            <w:rFonts w:ascii="Consolas" w:hAnsi="Consolas"/>
            <w:color w:val="4EC9B0"/>
            <w:sz w:val="21"/>
            <w:szCs w:val="21"/>
          </w:rPr>
          <w:t>Node</w:t>
        </w:r>
        <w:r w:rsidRPr="00C7100F">
          <w:rPr>
            <w:rFonts w:ascii="Consolas" w:hAnsi="Consolas"/>
            <w:color w:val="D4D4D4"/>
            <w:sz w:val="21"/>
            <w:szCs w:val="21"/>
          </w:rPr>
          <w:t xml:space="preserve">): </w:t>
        </w:r>
      </w:ins>
    </w:p>
    <w:p w14:paraId="44519FC0" w14:textId="77777777" w:rsidR="00C7100F" w:rsidRPr="00C7100F" w:rsidRDefault="00C7100F" w:rsidP="00C7100F">
      <w:pPr>
        <w:shd w:val="clear" w:color="auto" w:fill="1E1E1E"/>
        <w:spacing w:line="285" w:lineRule="atLeast"/>
        <w:rPr>
          <w:ins w:id="484" w:author="Areej Turky Sahu Alotaibi" w:date="2022-01-24T20:06:00Z"/>
          <w:rFonts w:ascii="Consolas" w:hAnsi="Consolas"/>
          <w:color w:val="D4D4D4"/>
          <w:sz w:val="21"/>
          <w:szCs w:val="21"/>
        </w:rPr>
      </w:pPr>
      <w:ins w:id="485" w:author="Areej Turky Sahu Alotaibi" w:date="2022-01-24T20:06:00Z">
        <w:r w:rsidRPr="00C7100F">
          <w:rPr>
            <w:rFonts w:ascii="Consolas" w:hAnsi="Consolas"/>
            <w:color w:val="D4D4D4"/>
            <w:sz w:val="21"/>
            <w:szCs w:val="21"/>
          </w:rPr>
          <w:t xml:space="preserve">        </w:t>
        </w:r>
        <w:proofErr w:type="spellStart"/>
        <w:r w:rsidRPr="00C7100F">
          <w:rPr>
            <w:rFonts w:ascii="Consolas" w:hAnsi="Consolas"/>
            <w:color w:val="9CDCFE"/>
            <w:sz w:val="21"/>
            <w:szCs w:val="21"/>
          </w:rPr>
          <w:t>DigonalCost</w:t>
        </w:r>
        <w:proofErr w:type="spellEnd"/>
        <w:r w:rsidRPr="00C7100F">
          <w:rPr>
            <w:rFonts w:ascii="Consolas" w:hAnsi="Consolas"/>
            <w:color w:val="D4D4D4"/>
            <w:sz w:val="21"/>
            <w:szCs w:val="21"/>
          </w:rPr>
          <w:t xml:space="preserve"> = </w:t>
        </w:r>
        <w:r w:rsidRPr="00C7100F">
          <w:rPr>
            <w:rFonts w:ascii="Consolas" w:hAnsi="Consolas"/>
            <w:color w:val="B5CEA8"/>
            <w:sz w:val="21"/>
            <w:szCs w:val="21"/>
          </w:rPr>
          <w:t>2</w:t>
        </w:r>
      </w:ins>
    </w:p>
    <w:p w14:paraId="0A6A6F8E" w14:textId="77777777" w:rsidR="00C7100F" w:rsidRPr="00C7100F" w:rsidRDefault="00C7100F" w:rsidP="00C7100F">
      <w:pPr>
        <w:shd w:val="clear" w:color="auto" w:fill="1E1E1E"/>
        <w:spacing w:line="285" w:lineRule="atLeast"/>
        <w:rPr>
          <w:ins w:id="486" w:author="Areej Turky Sahu Alotaibi" w:date="2022-01-24T20:06:00Z"/>
          <w:rFonts w:ascii="Consolas" w:hAnsi="Consolas"/>
          <w:color w:val="D4D4D4"/>
          <w:sz w:val="21"/>
          <w:szCs w:val="21"/>
        </w:rPr>
      </w:pPr>
      <w:ins w:id="487" w:author="Areej Turky Sahu Alotaibi" w:date="2022-01-24T20:06:00Z">
        <w:r w:rsidRPr="00C7100F">
          <w:rPr>
            <w:rFonts w:ascii="Consolas" w:hAnsi="Consolas"/>
            <w:color w:val="D4D4D4"/>
            <w:sz w:val="21"/>
            <w:szCs w:val="21"/>
          </w:rPr>
          <w:t xml:space="preserve">        </w:t>
        </w:r>
        <w:proofErr w:type="spellStart"/>
        <w:r w:rsidRPr="00C7100F">
          <w:rPr>
            <w:rFonts w:ascii="Consolas" w:hAnsi="Consolas"/>
            <w:color w:val="9CDCFE"/>
            <w:sz w:val="21"/>
            <w:szCs w:val="21"/>
          </w:rPr>
          <w:t>EculedianCost</w:t>
        </w:r>
        <w:proofErr w:type="spellEnd"/>
        <w:r w:rsidRPr="00C7100F">
          <w:rPr>
            <w:rFonts w:ascii="Consolas" w:hAnsi="Consolas"/>
            <w:color w:val="D4D4D4"/>
            <w:sz w:val="21"/>
            <w:szCs w:val="21"/>
          </w:rPr>
          <w:t xml:space="preserve"> = </w:t>
        </w:r>
        <w:r w:rsidRPr="00C7100F">
          <w:rPr>
            <w:rFonts w:ascii="Consolas" w:hAnsi="Consolas"/>
            <w:color w:val="B5CEA8"/>
            <w:sz w:val="21"/>
            <w:szCs w:val="21"/>
          </w:rPr>
          <w:t>1</w:t>
        </w:r>
      </w:ins>
    </w:p>
    <w:p w14:paraId="30465628" w14:textId="77777777" w:rsidR="00C7100F" w:rsidRPr="00C7100F" w:rsidRDefault="00C7100F" w:rsidP="00C7100F">
      <w:pPr>
        <w:shd w:val="clear" w:color="auto" w:fill="1E1E1E"/>
        <w:spacing w:line="285" w:lineRule="atLeast"/>
        <w:rPr>
          <w:ins w:id="488" w:author="Areej Turky Sahu Alotaibi" w:date="2022-01-24T20:06:00Z"/>
          <w:rFonts w:ascii="Consolas" w:hAnsi="Consolas"/>
          <w:color w:val="D4D4D4"/>
          <w:sz w:val="21"/>
          <w:szCs w:val="21"/>
        </w:rPr>
      </w:pPr>
      <w:ins w:id="489" w:author="Areej Turky Sahu Alotaibi" w:date="2022-01-24T20:06:00Z">
        <w:r w:rsidRPr="00C7100F">
          <w:rPr>
            <w:rFonts w:ascii="Consolas" w:hAnsi="Consolas"/>
            <w:color w:val="D4D4D4"/>
            <w:sz w:val="21"/>
            <w:szCs w:val="21"/>
          </w:rPr>
          <w:t xml:space="preserve">        </w:t>
        </w:r>
        <w:r w:rsidRPr="00C7100F">
          <w:rPr>
            <w:rFonts w:ascii="Consolas" w:hAnsi="Consolas"/>
            <w:color w:val="569CD6"/>
            <w:sz w:val="21"/>
            <w:szCs w:val="21"/>
          </w:rPr>
          <w:t>def</w:t>
        </w:r>
        <w:r w:rsidRPr="00C7100F">
          <w:rPr>
            <w:rFonts w:ascii="Consolas" w:hAnsi="Consolas"/>
            <w:color w:val="D4D4D4"/>
            <w:sz w:val="21"/>
            <w:szCs w:val="21"/>
          </w:rPr>
          <w:t xml:space="preserve"> </w:t>
        </w:r>
        <w:r w:rsidRPr="00C7100F">
          <w:rPr>
            <w:rFonts w:ascii="Consolas" w:hAnsi="Consolas"/>
            <w:color w:val="DCDCAA"/>
            <w:sz w:val="21"/>
            <w:szCs w:val="21"/>
          </w:rPr>
          <w:t>__</w:t>
        </w:r>
        <w:proofErr w:type="spellStart"/>
        <w:r w:rsidRPr="00C7100F">
          <w:rPr>
            <w:rFonts w:ascii="Consolas" w:hAnsi="Consolas"/>
            <w:color w:val="DCDCAA"/>
            <w:sz w:val="21"/>
            <w:szCs w:val="21"/>
          </w:rPr>
          <w:t>init</w:t>
        </w:r>
        <w:proofErr w:type="spellEnd"/>
        <w:r w:rsidRPr="00C7100F">
          <w:rPr>
            <w:rFonts w:ascii="Consolas" w:hAnsi="Consolas"/>
            <w:color w:val="DCDCAA"/>
            <w:sz w:val="21"/>
            <w:szCs w:val="21"/>
          </w:rPr>
          <w:t>__</w:t>
        </w:r>
        <w:r w:rsidRPr="00C7100F">
          <w:rPr>
            <w:rFonts w:ascii="Consolas" w:hAnsi="Consolas"/>
            <w:color w:val="D4D4D4"/>
            <w:sz w:val="21"/>
            <w:szCs w:val="21"/>
          </w:rPr>
          <w:t>(</w:t>
        </w:r>
        <w:r w:rsidRPr="00C7100F">
          <w:rPr>
            <w:rFonts w:ascii="Consolas" w:hAnsi="Consolas"/>
            <w:color w:val="9CDCFE"/>
            <w:sz w:val="21"/>
            <w:szCs w:val="21"/>
          </w:rPr>
          <w:t>self</w:t>
        </w:r>
        <w:r w:rsidRPr="00C7100F">
          <w:rPr>
            <w:rFonts w:ascii="Consolas" w:hAnsi="Consolas"/>
            <w:color w:val="D4D4D4"/>
            <w:sz w:val="21"/>
            <w:szCs w:val="21"/>
          </w:rPr>
          <w:t xml:space="preserve">, </w:t>
        </w:r>
        <w:r w:rsidRPr="00C7100F">
          <w:rPr>
            <w:rFonts w:ascii="Consolas" w:hAnsi="Consolas"/>
            <w:color w:val="9CDCFE"/>
            <w:sz w:val="21"/>
            <w:szCs w:val="21"/>
          </w:rPr>
          <w:t>node1</w:t>
        </w:r>
        <w:r w:rsidRPr="00C7100F">
          <w:rPr>
            <w:rFonts w:ascii="Consolas" w:hAnsi="Consolas"/>
            <w:color w:val="D4D4D4"/>
            <w:sz w:val="21"/>
            <w:szCs w:val="21"/>
          </w:rPr>
          <w:t>,</w:t>
        </w:r>
        <w:r w:rsidRPr="00C7100F">
          <w:rPr>
            <w:rFonts w:ascii="Consolas" w:hAnsi="Consolas"/>
            <w:color w:val="9CDCFE"/>
            <w:sz w:val="21"/>
            <w:szCs w:val="21"/>
          </w:rPr>
          <w:t>node</w:t>
        </w:r>
        <w:r w:rsidRPr="00C7100F">
          <w:rPr>
            <w:rFonts w:ascii="Consolas" w:hAnsi="Consolas"/>
            <w:color w:val="D4D4D4"/>
            <w:sz w:val="21"/>
            <w:szCs w:val="21"/>
          </w:rPr>
          <w:t xml:space="preserve">, </w:t>
        </w:r>
        <w:r w:rsidRPr="00C7100F">
          <w:rPr>
            <w:rFonts w:ascii="Consolas" w:hAnsi="Consolas"/>
            <w:color w:val="9CDCFE"/>
            <w:sz w:val="21"/>
            <w:szCs w:val="21"/>
          </w:rPr>
          <w:t>g</w:t>
        </w:r>
        <w:r w:rsidRPr="00C7100F">
          <w:rPr>
            <w:rFonts w:ascii="Consolas" w:hAnsi="Consolas"/>
            <w:color w:val="D4D4D4"/>
            <w:sz w:val="21"/>
            <w:szCs w:val="21"/>
          </w:rPr>
          <w:t xml:space="preserve">): </w:t>
        </w:r>
      </w:ins>
    </w:p>
    <w:p w14:paraId="1563FF85" w14:textId="77777777" w:rsidR="00C7100F" w:rsidRPr="00C7100F" w:rsidRDefault="00C7100F" w:rsidP="00C7100F">
      <w:pPr>
        <w:shd w:val="clear" w:color="auto" w:fill="1E1E1E"/>
        <w:spacing w:line="285" w:lineRule="atLeast"/>
        <w:rPr>
          <w:ins w:id="490" w:author="Areej Turky Sahu Alotaibi" w:date="2022-01-24T20:06:00Z"/>
          <w:rFonts w:ascii="Consolas" w:hAnsi="Consolas"/>
          <w:color w:val="D4D4D4"/>
          <w:sz w:val="21"/>
          <w:szCs w:val="21"/>
        </w:rPr>
      </w:pPr>
      <w:ins w:id="491" w:author="Areej Turky Sahu Alotaibi" w:date="2022-01-24T20:06:00Z">
        <w:r w:rsidRPr="00C7100F">
          <w:rPr>
            <w:rFonts w:ascii="Consolas" w:hAnsi="Consolas"/>
            <w:color w:val="D4D4D4"/>
            <w:sz w:val="21"/>
            <w:szCs w:val="21"/>
          </w:rPr>
          <w:t xml:space="preserve">            </w:t>
        </w:r>
        <w:proofErr w:type="spellStart"/>
        <w:r w:rsidRPr="00C7100F">
          <w:rPr>
            <w:rFonts w:ascii="Consolas" w:hAnsi="Consolas"/>
            <w:color w:val="9CDCFE"/>
            <w:sz w:val="21"/>
            <w:szCs w:val="21"/>
          </w:rPr>
          <w:t>self</w:t>
        </w:r>
        <w:r w:rsidRPr="00C7100F">
          <w:rPr>
            <w:rFonts w:ascii="Consolas" w:hAnsi="Consolas"/>
            <w:color w:val="D4D4D4"/>
            <w:sz w:val="21"/>
            <w:szCs w:val="21"/>
          </w:rPr>
          <w:t>.</w:t>
        </w:r>
        <w:r w:rsidRPr="00C7100F">
          <w:rPr>
            <w:rFonts w:ascii="Consolas" w:hAnsi="Consolas"/>
            <w:color w:val="9CDCFE"/>
            <w:sz w:val="21"/>
            <w:szCs w:val="21"/>
          </w:rPr>
          <w:t>node</w:t>
        </w:r>
        <w:proofErr w:type="spellEnd"/>
        <w:r w:rsidRPr="00C7100F">
          <w:rPr>
            <w:rFonts w:ascii="Consolas" w:hAnsi="Consolas"/>
            <w:color w:val="D4D4D4"/>
            <w:sz w:val="21"/>
            <w:szCs w:val="21"/>
          </w:rPr>
          <w:t xml:space="preserve"> = </w:t>
        </w:r>
        <w:r w:rsidRPr="00C7100F">
          <w:rPr>
            <w:rFonts w:ascii="Consolas" w:hAnsi="Consolas"/>
            <w:color w:val="9CDCFE"/>
            <w:sz w:val="21"/>
            <w:szCs w:val="21"/>
          </w:rPr>
          <w:t>node</w:t>
        </w:r>
      </w:ins>
    </w:p>
    <w:p w14:paraId="384E53A1" w14:textId="77777777" w:rsidR="00C7100F" w:rsidRPr="00C7100F" w:rsidRDefault="00C7100F" w:rsidP="00C7100F">
      <w:pPr>
        <w:shd w:val="clear" w:color="auto" w:fill="1E1E1E"/>
        <w:spacing w:line="285" w:lineRule="atLeast"/>
        <w:rPr>
          <w:ins w:id="492" w:author="Areej Turky Sahu Alotaibi" w:date="2022-01-24T20:06:00Z"/>
          <w:rFonts w:ascii="Consolas" w:hAnsi="Consolas"/>
          <w:color w:val="D4D4D4"/>
          <w:sz w:val="21"/>
          <w:szCs w:val="21"/>
        </w:rPr>
      </w:pPr>
      <w:ins w:id="493" w:author="Areej Turky Sahu Alotaibi" w:date="2022-01-24T20:06:00Z">
        <w:r w:rsidRPr="00C7100F">
          <w:rPr>
            <w:rFonts w:ascii="Consolas" w:hAnsi="Consolas"/>
            <w:color w:val="D4D4D4"/>
            <w:sz w:val="21"/>
            <w:szCs w:val="21"/>
          </w:rPr>
          <w:t xml:space="preserve">            </w:t>
        </w:r>
        <w:proofErr w:type="spellStart"/>
        <w:r w:rsidRPr="00C7100F">
          <w:rPr>
            <w:rFonts w:ascii="Consolas" w:hAnsi="Consolas"/>
            <w:color w:val="9CDCFE"/>
            <w:sz w:val="21"/>
            <w:szCs w:val="21"/>
          </w:rPr>
          <w:t>self</w:t>
        </w:r>
        <w:r w:rsidRPr="00C7100F">
          <w:rPr>
            <w:rFonts w:ascii="Consolas" w:hAnsi="Consolas"/>
            <w:color w:val="D4D4D4"/>
            <w:sz w:val="21"/>
            <w:szCs w:val="21"/>
          </w:rPr>
          <w:t>.</w:t>
        </w:r>
        <w:r w:rsidRPr="00C7100F">
          <w:rPr>
            <w:rFonts w:ascii="Consolas" w:hAnsi="Consolas"/>
            <w:color w:val="9CDCFE"/>
            <w:sz w:val="21"/>
            <w:szCs w:val="21"/>
          </w:rPr>
          <w:t>g</w:t>
        </w:r>
        <w:proofErr w:type="spellEnd"/>
        <w:r w:rsidRPr="00C7100F">
          <w:rPr>
            <w:rFonts w:ascii="Consolas" w:hAnsi="Consolas"/>
            <w:color w:val="D4D4D4"/>
            <w:sz w:val="21"/>
            <w:szCs w:val="21"/>
          </w:rPr>
          <w:t xml:space="preserve"> = </w:t>
        </w:r>
        <w:r w:rsidRPr="00C7100F">
          <w:rPr>
            <w:rFonts w:ascii="Consolas" w:hAnsi="Consolas"/>
            <w:color w:val="9CDCFE"/>
            <w:sz w:val="21"/>
            <w:szCs w:val="21"/>
          </w:rPr>
          <w:t>g</w:t>
        </w:r>
      </w:ins>
    </w:p>
    <w:p w14:paraId="2FEB17D0" w14:textId="77777777" w:rsidR="00C7100F" w:rsidRPr="00C7100F" w:rsidRDefault="00C7100F" w:rsidP="00C7100F">
      <w:pPr>
        <w:shd w:val="clear" w:color="auto" w:fill="1E1E1E"/>
        <w:spacing w:line="285" w:lineRule="atLeast"/>
        <w:rPr>
          <w:ins w:id="494" w:author="Areej Turky Sahu Alotaibi" w:date="2022-01-24T20:06:00Z"/>
          <w:rFonts w:ascii="Consolas" w:hAnsi="Consolas"/>
          <w:color w:val="D4D4D4"/>
          <w:sz w:val="21"/>
          <w:szCs w:val="21"/>
        </w:rPr>
      </w:pPr>
      <w:ins w:id="495" w:author="Areej Turky Sahu Alotaibi" w:date="2022-01-24T20:06:00Z">
        <w:r w:rsidRPr="00C7100F">
          <w:rPr>
            <w:rFonts w:ascii="Consolas" w:hAnsi="Consolas"/>
            <w:color w:val="D4D4D4"/>
            <w:sz w:val="21"/>
            <w:szCs w:val="21"/>
          </w:rPr>
          <w:t xml:space="preserve">            </w:t>
        </w:r>
        <w:r w:rsidRPr="00C7100F">
          <w:rPr>
            <w:rFonts w:ascii="Consolas" w:hAnsi="Consolas"/>
            <w:color w:val="9CDCFE"/>
            <w:sz w:val="21"/>
            <w:szCs w:val="21"/>
          </w:rPr>
          <w:t>self</w:t>
        </w:r>
        <w:r w:rsidRPr="00C7100F">
          <w:rPr>
            <w:rFonts w:ascii="Consolas" w:hAnsi="Consolas"/>
            <w:color w:val="D4D4D4"/>
            <w:sz w:val="21"/>
            <w:szCs w:val="21"/>
          </w:rPr>
          <w:t>.</w:t>
        </w:r>
        <w:r w:rsidRPr="00C7100F">
          <w:rPr>
            <w:rFonts w:ascii="Consolas" w:hAnsi="Consolas"/>
            <w:color w:val="9CDCFE"/>
            <w:sz w:val="21"/>
            <w:szCs w:val="21"/>
          </w:rPr>
          <w:t>node1</w:t>
        </w:r>
        <w:r w:rsidRPr="00C7100F">
          <w:rPr>
            <w:rFonts w:ascii="Consolas" w:hAnsi="Consolas"/>
            <w:color w:val="D4D4D4"/>
            <w:sz w:val="21"/>
            <w:szCs w:val="21"/>
          </w:rPr>
          <w:t>=</w:t>
        </w:r>
        <w:r w:rsidRPr="00C7100F">
          <w:rPr>
            <w:rFonts w:ascii="Consolas" w:hAnsi="Consolas"/>
            <w:color w:val="9CDCFE"/>
            <w:sz w:val="21"/>
            <w:szCs w:val="21"/>
          </w:rPr>
          <w:t>node1</w:t>
        </w:r>
      </w:ins>
    </w:p>
    <w:p w14:paraId="68FD559C" w14:textId="77777777" w:rsidR="00C7100F" w:rsidRPr="00C7100F" w:rsidRDefault="00C7100F" w:rsidP="00C7100F">
      <w:pPr>
        <w:shd w:val="clear" w:color="auto" w:fill="1E1E1E"/>
        <w:spacing w:line="285" w:lineRule="atLeast"/>
        <w:rPr>
          <w:ins w:id="496" w:author="Areej Turky Sahu Alotaibi" w:date="2022-01-24T20:06:00Z"/>
          <w:rFonts w:ascii="Consolas" w:hAnsi="Consolas"/>
          <w:color w:val="D4D4D4"/>
          <w:sz w:val="21"/>
          <w:szCs w:val="21"/>
        </w:rPr>
      </w:pPr>
      <w:ins w:id="497" w:author="Areej Turky Sahu Alotaibi" w:date="2022-01-24T20:06:00Z">
        <w:r w:rsidRPr="00C7100F">
          <w:rPr>
            <w:rFonts w:ascii="Consolas" w:hAnsi="Consolas"/>
            <w:color w:val="D4D4D4"/>
            <w:sz w:val="21"/>
            <w:szCs w:val="21"/>
          </w:rPr>
          <w:t xml:space="preserve">            </w:t>
        </w:r>
        <w:proofErr w:type="spellStart"/>
        <w:r w:rsidRPr="00C7100F">
          <w:rPr>
            <w:rFonts w:ascii="Consolas" w:hAnsi="Consolas"/>
            <w:color w:val="9CDCFE"/>
            <w:sz w:val="21"/>
            <w:szCs w:val="21"/>
          </w:rPr>
          <w:t>self</w:t>
        </w:r>
        <w:r w:rsidRPr="00C7100F">
          <w:rPr>
            <w:rFonts w:ascii="Consolas" w:hAnsi="Consolas"/>
            <w:color w:val="D4D4D4"/>
            <w:sz w:val="21"/>
            <w:szCs w:val="21"/>
          </w:rPr>
          <w:t>.</w:t>
        </w:r>
        <w:r w:rsidRPr="00C7100F">
          <w:rPr>
            <w:rFonts w:ascii="Consolas" w:hAnsi="Consolas"/>
            <w:color w:val="9CDCFE"/>
            <w:sz w:val="21"/>
            <w:szCs w:val="21"/>
          </w:rPr>
          <w:t>Dh</w:t>
        </w:r>
        <w:proofErr w:type="spellEnd"/>
        <w:r w:rsidRPr="00C7100F">
          <w:rPr>
            <w:rFonts w:ascii="Consolas" w:hAnsi="Consolas"/>
            <w:color w:val="D4D4D4"/>
            <w:sz w:val="21"/>
            <w:szCs w:val="21"/>
          </w:rPr>
          <w:t xml:space="preserve"> = </w:t>
        </w:r>
        <w:proofErr w:type="spellStart"/>
        <w:r w:rsidRPr="00C7100F">
          <w:rPr>
            <w:rFonts w:ascii="Consolas" w:hAnsi="Consolas"/>
            <w:color w:val="9CDCFE"/>
            <w:sz w:val="21"/>
            <w:szCs w:val="21"/>
          </w:rPr>
          <w:t>self</w:t>
        </w:r>
        <w:r w:rsidRPr="00C7100F">
          <w:rPr>
            <w:rFonts w:ascii="Consolas" w:hAnsi="Consolas"/>
            <w:color w:val="D4D4D4"/>
            <w:sz w:val="21"/>
            <w:szCs w:val="21"/>
          </w:rPr>
          <w:t>.</w:t>
        </w:r>
        <w:r w:rsidRPr="00C7100F">
          <w:rPr>
            <w:rFonts w:ascii="Consolas" w:hAnsi="Consolas"/>
            <w:color w:val="DCDCAA"/>
            <w:sz w:val="21"/>
            <w:szCs w:val="21"/>
          </w:rPr>
          <w:t>calculate_Digonal_Heuristic</w:t>
        </w:r>
        <w:proofErr w:type="spellEnd"/>
        <w:r w:rsidRPr="00C7100F">
          <w:rPr>
            <w:rFonts w:ascii="Consolas" w:hAnsi="Consolas"/>
            <w:color w:val="D4D4D4"/>
            <w:sz w:val="21"/>
            <w:szCs w:val="21"/>
          </w:rPr>
          <w:t>(</w:t>
        </w:r>
        <w:r w:rsidRPr="00C7100F">
          <w:rPr>
            <w:rFonts w:ascii="Consolas" w:hAnsi="Consolas"/>
            <w:color w:val="9CDCFE"/>
            <w:sz w:val="21"/>
            <w:szCs w:val="21"/>
          </w:rPr>
          <w:t>node1</w:t>
        </w:r>
        <w:r w:rsidRPr="00C7100F">
          <w:rPr>
            <w:rFonts w:ascii="Consolas" w:hAnsi="Consolas"/>
            <w:color w:val="D4D4D4"/>
            <w:sz w:val="21"/>
            <w:szCs w:val="21"/>
          </w:rPr>
          <w:t>)</w:t>
        </w:r>
      </w:ins>
    </w:p>
    <w:p w14:paraId="59CA33B6" w14:textId="77777777" w:rsidR="00C7100F" w:rsidRPr="00C7100F" w:rsidRDefault="00C7100F" w:rsidP="00C7100F">
      <w:pPr>
        <w:shd w:val="clear" w:color="auto" w:fill="1E1E1E"/>
        <w:spacing w:line="285" w:lineRule="atLeast"/>
        <w:rPr>
          <w:ins w:id="498" w:author="Areej Turky Sahu Alotaibi" w:date="2022-01-24T20:06:00Z"/>
          <w:rFonts w:ascii="Consolas" w:hAnsi="Consolas"/>
          <w:color w:val="D4D4D4"/>
          <w:sz w:val="21"/>
          <w:szCs w:val="21"/>
        </w:rPr>
      </w:pPr>
      <w:ins w:id="499" w:author="Areej Turky Sahu Alotaibi" w:date="2022-01-24T20:06:00Z">
        <w:r w:rsidRPr="00C7100F">
          <w:rPr>
            <w:rFonts w:ascii="Consolas" w:hAnsi="Consolas"/>
            <w:color w:val="D4D4D4"/>
            <w:sz w:val="21"/>
            <w:szCs w:val="21"/>
          </w:rPr>
          <w:t xml:space="preserve">            </w:t>
        </w:r>
        <w:proofErr w:type="spellStart"/>
        <w:r w:rsidRPr="00C7100F">
          <w:rPr>
            <w:rFonts w:ascii="Consolas" w:hAnsi="Consolas"/>
            <w:color w:val="9CDCFE"/>
            <w:sz w:val="21"/>
            <w:szCs w:val="21"/>
          </w:rPr>
          <w:t>self</w:t>
        </w:r>
        <w:r w:rsidRPr="00C7100F">
          <w:rPr>
            <w:rFonts w:ascii="Consolas" w:hAnsi="Consolas"/>
            <w:color w:val="D4D4D4"/>
            <w:sz w:val="21"/>
            <w:szCs w:val="21"/>
          </w:rPr>
          <w:t>.</w:t>
        </w:r>
        <w:r w:rsidRPr="00C7100F">
          <w:rPr>
            <w:rFonts w:ascii="Consolas" w:hAnsi="Consolas"/>
            <w:color w:val="DCDCAA"/>
            <w:sz w:val="21"/>
            <w:szCs w:val="21"/>
          </w:rPr>
          <w:t>setDf</w:t>
        </w:r>
        <w:proofErr w:type="spellEnd"/>
        <w:r w:rsidRPr="00C7100F">
          <w:rPr>
            <w:rFonts w:ascii="Consolas" w:hAnsi="Consolas"/>
            <w:color w:val="D4D4D4"/>
            <w:sz w:val="21"/>
            <w:szCs w:val="21"/>
          </w:rPr>
          <w:t>(</w:t>
        </w:r>
        <w:proofErr w:type="spellStart"/>
        <w:r w:rsidRPr="00C7100F">
          <w:rPr>
            <w:rFonts w:ascii="Consolas" w:hAnsi="Consolas"/>
            <w:color w:val="9CDCFE"/>
            <w:sz w:val="21"/>
            <w:szCs w:val="21"/>
          </w:rPr>
          <w:t>self</w:t>
        </w:r>
        <w:r w:rsidRPr="00C7100F">
          <w:rPr>
            <w:rFonts w:ascii="Consolas" w:hAnsi="Consolas"/>
            <w:color w:val="D4D4D4"/>
            <w:sz w:val="21"/>
            <w:szCs w:val="21"/>
          </w:rPr>
          <w:t>.</w:t>
        </w:r>
        <w:r w:rsidRPr="00C7100F">
          <w:rPr>
            <w:rFonts w:ascii="Consolas" w:hAnsi="Consolas"/>
            <w:color w:val="9CDCFE"/>
            <w:sz w:val="21"/>
            <w:szCs w:val="21"/>
          </w:rPr>
          <w:t>Dh</w:t>
        </w:r>
        <w:proofErr w:type="spellEnd"/>
        <w:r w:rsidRPr="00C7100F">
          <w:rPr>
            <w:rFonts w:ascii="Consolas" w:hAnsi="Consolas"/>
            <w:color w:val="D4D4D4"/>
            <w:sz w:val="21"/>
            <w:szCs w:val="21"/>
          </w:rPr>
          <w:t>)</w:t>
        </w:r>
      </w:ins>
    </w:p>
    <w:p w14:paraId="3D2EB87D" w14:textId="77777777" w:rsidR="00C7100F" w:rsidRPr="00C7100F" w:rsidRDefault="00C7100F" w:rsidP="00C7100F">
      <w:pPr>
        <w:shd w:val="clear" w:color="auto" w:fill="1E1E1E"/>
        <w:spacing w:line="285" w:lineRule="atLeast"/>
        <w:rPr>
          <w:ins w:id="500" w:author="Areej Turky Sahu Alotaibi" w:date="2022-01-24T20:06:00Z"/>
          <w:rFonts w:ascii="Consolas" w:hAnsi="Consolas"/>
          <w:color w:val="D4D4D4"/>
          <w:sz w:val="21"/>
          <w:szCs w:val="21"/>
        </w:rPr>
      </w:pPr>
      <w:ins w:id="501" w:author="Areej Turky Sahu Alotaibi" w:date="2022-01-24T20:06:00Z">
        <w:r w:rsidRPr="00C7100F">
          <w:rPr>
            <w:rFonts w:ascii="Consolas" w:hAnsi="Consolas"/>
            <w:color w:val="D4D4D4"/>
            <w:sz w:val="21"/>
            <w:szCs w:val="21"/>
          </w:rPr>
          <w:t xml:space="preserve">            </w:t>
        </w:r>
        <w:proofErr w:type="spellStart"/>
        <w:r w:rsidRPr="00C7100F">
          <w:rPr>
            <w:rFonts w:ascii="Consolas" w:hAnsi="Consolas"/>
            <w:color w:val="9CDCFE"/>
            <w:sz w:val="21"/>
            <w:szCs w:val="21"/>
          </w:rPr>
          <w:t>self</w:t>
        </w:r>
        <w:r w:rsidRPr="00C7100F">
          <w:rPr>
            <w:rFonts w:ascii="Consolas" w:hAnsi="Consolas"/>
            <w:color w:val="D4D4D4"/>
            <w:sz w:val="21"/>
            <w:szCs w:val="21"/>
          </w:rPr>
          <w:t>.</w:t>
        </w:r>
        <w:r w:rsidRPr="00C7100F">
          <w:rPr>
            <w:rFonts w:ascii="Consolas" w:hAnsi="Consolas"/>
            <w:color w:val="9CDCFE"/>
            <w:sz w:val="21"/>
            <w:szCs w:val="21"/>
          </w:rPr>
          <w:t>Eh</w:t>
        </w:r>
        <w:proofErr w:type="spellEnd"/>
        <w:r w:rsidRPr="00C7100F">
          <w:rPr>
            <w:rFonts w:ascii="Consolas" w:hAnsi="Consolas"/>
            <w:color w:val="D4D4D4"/>
            <w:sz w:val="21"/>
            <w:szCs w:val="21"/>
          </w:rPr>
          <w:t xml:space="preserve"> = </w:t>
        </w:r>
        <w:proofErr w:type="spellStart"/>
        <w:r w:rsidRPr="00C7100F">
          <w:rPr>
            <w:rFonts w:ascii="Consolas" w:hAnsi="Consolas"/>
            <w:color w:val="9CDCFE"/>
            <w:sz w:val="21"/>
            <w:szCs w:val="21"/>
          </w:rPr>
          <w:t>self</w:t>
        </w:r>
        <w:r w:rsidRPr="00C7100F">
          <w:rPr>
            <w:rFonts w:ascii="Consolas" w:hAnsi="Consolas"/>
            <w:color w:val="D4D4D4"/>
            <w:sz w:val="21"/>
            <w:szCs w:val="21"/>
          </w:rPr>
          <w:t>.</w:t>
        </w:r>
        <w:r w:rsidRPr="00C7100F">
          <w:rPr>
            <w:rFonts w:ascii="Consolas" w:hAnsi="Consolas"/>
            <w:color w:val="DCDCAA"/>
            <w:sz w:val="21"/>
            <w:szCs w:val="21"/>
          </w:rPr>
          <w:t>calculate_Euclidean_Heuristic</w:t>
        </w:r>
        <w:proofErr w:type="spellEnd"/>
        <w:r w:rsidRPr="00C7100F">
          <w:rPr>
            <w:rFonts w:ascii="Consolas" w:hAnsi="Consolas"/>
            <w:color w:val="D4D4D4"/>
            <w:sz w:val="21"/>
            <w:szCs w:val="21"/>
          </w:rPr>
          <w:t>(</w:t>
        </w:r>
        <w:r w:rsidRPr="00C7100F">
          <w:rPr>
            <w:rFonts w:ascii="Consolas" w:hAnsi="Consolas"/>
            <w:color w:val="9CDCFE"/>
            <w:sz w:val="21"/>
            <w:szCs w:val="21"/>
          </w:rPr>
          <w:t>node1</w:t>
        </w:r>
        <w:r w:rsidRPr="00C7100F">
          <w:rPr>
            <w:rFonts w:ascii="Consolas" w:hAnsi="Consolas"/>
            <w:color w:val="D4D4D4"/>
            <w:sz w:val="21"/>
            <w:szCs w:val="21"/>
          </w:rPr>
          <w:t>)</w:t>
        </w:r>
      </w:ins>
    </w:p>
    <w:p w14:paraId="4468786A" w14:textId="77777777" w:rsidR="00C7100F" w:rsidRPr="00C7100F" w:rsidRDefault="00C7100F" w:rsidP="00C7100F">
      <w:pPr>
        <w:shd w:val="clear" w:color="auto" w:fill="1E1E1E"/>
        <w:spacing w:line="285" w:lineRule="atLeast"/>
        <w:rPr>
          <w:ins w:id="502" w:author="Areej Turky Sahu Alotaibi" w:date="2022-01-24T20:06:00Z"/>
          <w:rFonts w:ascii="Consolas" w:hAnsi="Consolas"/>
          <w:color w:val="D4D4D4"/>
          <w:sz w:val="21"/>
          <w:szCs w:val="21"/>
        </w:rPr>
      </w:pPr>
      <w:ins w:id="503" w:author="Areej Turky Sahu Alotaibi" w:date="2022-01-24T20:06:00Z">
        <w:r w:rsidRPr="00C7100F">
          <w:rPr>
            <w:rFonts w:ascii="Consolas" w:hAnsi="Consolas"/>
            <w:color w:val="D4D4D4"/>
            <w:sz w:val="21"/>
            <w:szCs w:val="21"/>
          </w:rPr>
          <w:t xml:space="preserve">            </w:t>
        </w:r>
        <w:proofErr w:type="spellStart"/>
        <w:r w:rsidRPr="00C7100F">
          <w:rPr>
            <w:rFonts w:ascii="Consolas" w:hAnsi="Consolas"/>
            <w:color w:val="9CDCFE"/>
            <w:sz w:val="21"/>
            <w:szCs w:val="21"/>
          </w:rPr>
          <w:t>self</w:t>
        </w:r>
        <w:r w:rsidRPr="00C7100F">
          <w:rPr>
            <w:rFonts w:ascii="Consolas" w:hAnsi="Consolas"/>
            <w:color w:val="D4D4D4"/>
            <w:sz w:val="21"/>
            <w:szCs w:val="21"/>
          </w:rPr>
          <w:t>.</w:t>
        </w:r>
        <w:r w:rsidRPr="00C7100F">
          <w:rPr>
            <w:rFonts w:ascii="Consolas" w:hAnsi="Consolas"/>
            <w:color w:val="DCDCAA"/>
            <w:sz w:val="21"/>
            <w:szCs w:val="21"/>
          </w:rPr>
          <w:t>setEf</w:t>
        </w:r>
        <w:proofErr w:type="spellEnd"/>
        <w:r w:rsidRPr="00C7100F">
          <w:rPr>
            <w:rFonts w:ascii="Consolas" w:hAnsi="Consolas"/>
            <w:color w:val="D4D4D4"/>
            <w:sz w:val="21"/>
            <w:szCs w:val="21"/>
          </w:rPr>
          <w:t>(</w:t>
        </w:r>
        <w:proofErr w:type="spellStart"/>
        <w:r w:rsidRPr="00C7100F">
          <w:rPr>
            <w:rFonts w:ascii="Consolas" w:hAnsi="Consolas"/>
            <w:color w:val="9CDCFE"/>
            <w:sz w:val="21"/>
            <w:szCs w:val="21"/>
          </w:rPr>
          <w:t>self</w:t>
        </w:r>
        <w:r w:rsidRPr="00C7100F">
          <w:rPr>
            <w:rFonts w:ascii="Consolas" w:hAnsi="Consolas"/>
            <w:color w:val="D4D4D4"/>
            <w:sz w:val="21"/>
            <w:szCs w:val="21"/>
          </w:rPr>
          <w:t>.</w:t>
        </w:r>
        <w:r w:rsidRPr="00C7100F">
          <w:rPr>
            <w:rFonts w:ascii="Consolas" w:hAnsi="Consolas"/>
            <w:color w:val="9CDCFE"/>
            <w:sz w:val="21"/>
            <w:szCs w:val="21"/>
          </w:rPr>
          <w:t>Eh</w:t>
        </w:r>
        <w:proofErr w:type="spellEnd"/>
        <w:r w:rsidRPr="00C7100F">
          <w:rPr>
            <w:rFonts w:ascii="Consolas" w:hAnsi="Consolas"/>
            <w:color w:val="D4D4D4"/>
            <w:sz w:val="21"/>
            <w:szCs w:val="21"/>
          </w:rPr>
          <w:t>)</w:t>
        </w:r>
      </w:ins>
    </w:p>
    <w:p w14:paraId="76E04EA6" w14:textId="77777777" w:rsidR="00C7100F" w:rsidRPr="00C7100F" w:rsidRDefault="00C7100F" w:rsidP="00C7100F">
      <w:pPr>
        <w:shd w:val="clear" w:color="auto" w:fill="1E1E1E"/>
        <w:spacing w:line="285" w:lineRule="atLeast"/>
        <w:rPr>
          <w:ins w:id="504" w:author="Areej Turky Sahu Alotaibi" w:date="2022-01-24T20:06:00Z"/>
          <w:rFonts w:ascii="Consolas" w:hAnsi="Consolas"/>
          <w:color w:val="D4D4D4"/>
          <w:sz w:val="21"/>
          <w:szCs w:val="21"/>
        </w:rPr>
      </w:pPr>
      <w:ins w:id="505" w:author="Areej Turky Sahu Alotaibi" w:date="2022-01-24T20:06:00Z">
        <w:r w:rsidRPr="00C7100F">
          <w:rPr>
            <w:rFonts w:ascii="Consolas" w:hAnsi="Consolas"/>
            <w:color w:val="D4D4D4"/>
            <w:sz w:val="21"/>
            <w:szCs w:val="21"/>
          </w:rPr>
          <w:t xml:space="preserve">            </w:t>
        </w:r>
        <w:proofErr w:type="spellStart"/>
        <w:r w:rsidRPr="00C7100F">
          <w:rPr>
            <w:rFonts w:ascii="Consolas" w:hAnsi="Consolas"/>
            <w:color w:val="9CDCFE"/>
            <w:sz w:val="21"/>
            <w:szCs w:val="21"/>
          </w:rPr>
          <w:t>self</w:t>
        </w:r>
        <w:r w:rsidRPr="00C7100F">
          <w:rPr>
            <w:rFonts w:ascii="Consolas" w:hAnsi="Consolas"/>
            <w:color w:val="D4D4D4"/>
            <w:sz w:val="21"/>
            <w:szCs w:val="21"/>
          </w:rPr>
          <w:t>.</w:t>
        </w:r>
        <w:r w:rsidRPr="00C7100F">
          <w:rPr>
            <w:rFonts w:ascii="Consolas" w:hAnsi="Consolas"/>
            <w:color w:val="9CDCFE"/>
            <w:sz w:val="21"/>
            <w:szCs w:val="21"/>
          </w:rPr>
          <w:t>Mh</w:t>
        </w:r>
        <w:proofErr w:type="spellEnd"/>
        <w:r w:rsidRPr="00C7100F">
          <w:rPr>
            <w:rFonts w:ascii="Consolas" w:hAnsi="Consolas"/>
            <w:color w:val="D4D4D4"/>
            <w:sz w:val="21"/>
            <w:szCs w:val="21"/>
          </w:rPr>
          <w:t xml:space="preserve"> = </w:t>
        </w:r>
        <w:proofErr w:type="spellStart"/>
        <w:r w:rsidRPr="00C7100F">
          <w:rPr>
            <w:rFonts w:ascii="Consolas" w:hAnsi="Consolas"/>
            <w:color w:val="9CDCFE"/>
            <w:sz w:val="21"/>
            <w:szCs w:val="21"/>
          </w:rPr>
          <w:t>self</w:t>
        </w:r>
        <w:r w:rsidRPr="00C7100F">
          <w:rPr>
            <w:rFonts w:ascii="Consolas" w:hAnsi="Consolas"/>
            <w:color w:val="D4D4D4"/>
            <w:sz w:val="21"/>
            <w:szCs w:val="21"/>
          </w:rPr>
          <w:t>.</w:t>
        </w:r>
        <w:r w:rsidRPr="00C7100F">
          <w:rPr>
            <w:rFonts w:ascii="Consolas" w:hAnsi="Consolas"/>
            <w:color w:val="DCDCAA"/>
            <w:sz w:val="21"/>
            <w:szCs w:val="21"/>
          </w:rPr>
          <w:t>calculate_Manhattan_Heuristic</w:t>
        </w:r>
        <w:proofErr w:type="spellEnd"/>
        <w:r w:rsidRPr="00C7100F">
          <w:rPr>
            <w:rFonts w:ascii="Consolas" w:hAnsi="Consolas"/>
            <w:color w:val="D4D4D4"/>
            <w:sz w:val="21"/>
            <w:szCs w:val="21"/>
          </w:rPr>
          <w:t>(</w:t>
        </w:r>
        <w:r w:rsidRPr="00C7100F">
          <w:rPr>
            <w:rFonts w:ascii="Consolas" w:hAnsi="Consolas"/>
            <w:color w:val="9CDCFE"/>
            <w:sz w:val="21"/>
            <w:szCs w:val="21"/>
          </w:rPr>
          <w:t>node1</w:t>
        </w:r>
        <w:r w:rsidRPr="00C7100F">
          <w:rPr>
            <w:rFonts w:ascii="Consolas" w:hAnsi="Consolas"/>
            <w:color w:val="D4D4D4"/>
            <w:sz w:val="21"/>
            <w:szCs w:val="21"/>
          </w:rPr>
          <w:t>)</w:t>
        </w:r>
      </w:ins>
    </w:p>
    <w:p w14:paraId="163635D6" w14:textId="77777777" w:rsidR="00C7100F" w:rsidRPr="00C7100F" w:rsidRDefault="00C7100F" w:rsidP="00C7100F">
      <w:pPr>
        <w:shd w:val="clear" w:color="auto" w:fill="1E1E1E"/>
        <w:spacing w:line="285" w:lineRule="atLeast"/>
        <w:rPr>
          <w:ins w:id="506" w:author="Areej Turky Sahu Alotaibi" w:date="2022-01-24T20:06:00Z"/>
          <w:rFonts w:ascii="Consolas" w:hAnsi="Consolas"/>
          <w:color w:val="D4D4D4"/>
          <w:sz w:val="21"/>
          <w:szCs w:val="21"/>
        </w:rPr>
      </w:pPr>
      <w:ins w:id="507" w:author="Areej Turky Sahu Alotaibi" w:date="2022-01-24T20:06:00Z">
        <w:r w:rsidRPr="00C7100F">
          <w:rPr>
            <w:rFonts w:ascii="Consolas" w:hAnsi="Consolas"/>
            <w:color w:val="D4D4D4"/>
            <w:sz w:val="21"/>
            <w:szCs w:val="21"/>
          </w:rPr>
          <w:t xml:space="preserve">            </w:t>
        </w:r>
        <w:proofErr w:type="spellStart"/>
        <w:r w:rsidRPr="00C7100F">
          <w:rPr>
            <w:rFonts w:ascii="Consolas" w:hAnsi="Consolas"/>
            <w:color w:val="9CDCFE"/>
            <w:sz w:val="21"/>
            <w:szCs w:val="21"/>
          </w:rPr>
          <w:t>self</w:t>
        </w:r>
        <w:r w:rsidRPr="00C7100F">
          <w:rPr>
            <w:rFonts w:ascii="Consolas" w:hAnsi="Consolas"/>
            <w:color w:val="D4D4D4"/>
            <w:sz w:val="21"/>
            <w:szCs w:val="21"/>
          </w:rPr>
          <w:t>.</w:t>
        </w:r>
        <w:r w:rsidRPr="00C7100F">
          <w:rPr>
            <w:rFonts w:ascii="Consolas" w:hAnsi="Consolas"/>
            <w:color w:val="DCDCAA"/>
            <w:sz w:val="21"/>
            <w:szCs w:val="21"/>
          </w:rPr>
          <w:t>setMf</w:t>
        </w:r>
        <w:proofErr w:type="spellEnd"/>
        <w:r w:rsidRPr="00C7100F">
          <w:rPr>
            <w:rFonts w:ascii="Consolas" w:hAnsi="Consolas"/>
            <w:color w:val="D4D4D4"/>
            <w:sz w:val="21"/>
            <w:szCs w:val="21"/>
          </w:rPr>
          <w:t>(</w:t>
        </w:r>
        <w:proofErr w:type="spellStart"/>
        <w:r w:rsidRPr="00C7100F">
          <w:rPr>
            <w:rFonts w:ascii="Consolas" w:hAnsi="Consolas"/>
            <w:color w:val="9CDCFE"/>
            <w:sz w:val="21"/>
            <w:szCs w:val="21"/>
          </w:rPr>
          <w:t>self</w:t>
        </w:r>
        <w:r w:rsidRPr="00C7100F">
          <w:rPr>
            <w:rFonts w:ascii="Consolas" w:hAnsi="Consolas"/>
            <w:color w:val="D4D4D4"/>
            <w:sz w:val="21"/>
            <w:szCs w:val="21"/>
          </w:rPr>
          <w:t>.</w:t>
        </w:r>
        <w:r w:rsidRPr="00C7100F">
          <w:rPr>
            <w:rFonts w:ascii="Consolas" w:hAnsi="Consolas"/>
            <w:color w:val="9CDCFE"/>
            <w:sz w:val="21"/>
            <w:szCs w:val="21"/>
          </w:rPr>
          <w:t>Mh</w:t>
        </w:r>
        <w:proofErr w:type="spellEnd"/>
        <w:r w:rsidRPr="00C7100F">
          <w:rPr>
            <w:rFonts w:ascii="Consolas" w:hAnsi="Consolas"/>
            <w:color w:val="D4D4D4"/>
            <w:sz w:val="21"/>
            <w:szCs w:val="21"/>
          </w:rPr>
          <w:t>)</w:t>
        </w:r>
      </w:ins>
    </w:p>
    <w:p w14:paraId="38BC0C37" w14:textId="77777777" w:rsidR="00C7100F" w:rsidRPr="00C7100F" w:rsidRDefault="00C7100F" w:rsidP="00C7100F">
      <w:pPr>
        <w:shd w:val="clear" w:color="auto" w:fill="1E1E1E"/>
        <w:spacing w:line="285" w:lineRule="atLeast"/>
        <w:rPr>
          <w:ins w:id="508" w:author="Areej Turky Sahu Alotaibi" w:date="2022-01-24T20:06:00Z"/>
          <w:rFonts w:ascii="Consolas" w:hAnsi="Consolas"/>
          <w:color w:val="D4D4D4"/>
          <w:sz w:val="21"/>
          <w:szCs w:val="21"/>
        </w:rPr>
      </w:pPr>
      <w:ins w:id="509" w:author="Areej Turky Sahu Alotaibi" w:date="2022-01-24T20:06:00Z">
        <w:r w:rsidRPr="00C7100F">
          <w:rPr>
            <w:rFonts w:ascii="Consolas" w:hAnsi="Consolas"/>
            <w:color w:val="D4D4D4"/>
            <w:sz w:val="21"/>
            <w:szCs w:val="21"/>
          </w:rPr>
          <w:t xml:space="preserve">        </w:t>
        </w:r>
        <w:r w:rsidRPr="00C7100F">
          <w:rPr>
            <w:rFonts w:ascii="Consolas" w:hAnsi="Consolas"/>
            <w:color w:val="569CD6"/>
            <w:sz w:val="21"/>
            <w:szCs w:val="21"/>
          </w:rPr>
          <w:t>def</w:t>
        </w:r>
        <w:r w:rsidRPr="00C7100F">
          <w:rPr>
            <w:rFonts w:ascii="Consolas" w:hAnsi="Consolas"/>
            <w:color w:val="D4D4D4"/>
            <w:sz w:val="21"/>
            <w:szCs w:val="21"/>
          </w:rPr>
          <w:t xml:space="preserve"> </w:t>
        </w:r>
        <w:proofErr w:type="spellStart"/>
        <w:r w:rsidRPr="00C7100F">
          <w:rPr>
            <w:rFonts w:ascii="Consolas" w:hAnsi="Consolas"/>
            <w:color w:val="DCDCAA"/>
            <w:sz w:val="21"/>
            <w:szCs w:val="21"/>
          </w:rPr>
          <w:t>setMf</w:t>
        </w:r>
        <w:proofErr w:type="spellEnd"/>
        <w:r w:rsidRPr="00C7100F">
          <w:rPr>
            <w:rFonts w:ascii="Consolas" w:hAnsi="Consolas"/>
            <w:color w:val="D4D4D4"/>
            <w:sz w:val="21"/>
            <w:szCs w:val="21"/>
          </w:rPr>
          <w:t>(</w:t>
        </w:r>
        <w:r w:rsidRPr="00C7100F">
          <w:rPr>
            <w:rFonts w:ascii="Consolas" w:hAnsi="Consolas"/>
            <w:color w:val="9CDCFE"/>
            <w:sz w:val="21"/>
            <w:szCs w:val="21"/>
          </w:rPr>
          <w:t>self</w:t>
        </w:r>
        <w:r w:rsidRPr="00C7100F">
          <w:rPr>
            <w:rFonts w:ascii="Consolas" w:hAnsi="Consolas"/>
            <w:color w:val="D4D4D4"/>
            <w:sz w:val="21"/>
            <w:szCs w:val="21"/>
          </w:rPr>
          <w:t xml:space="preserve">, </w:t>
        </w:r>
        <w:proofErr w:type="spellStart"/>
        <w:r w:rsidRPr="00C7100F">
          <w:rPr>
            <w:rFonts w:ascii="Consolas" w:hAnsi="Consolas"/>
            <w:color w:val="9CDCFE"/>
            <w:sz w:val="21"/>
            <w:szCs w:val="21"/>
          </w:rPr>
          <w:t>Mh</w:t>
        </w:r>
        <w:proofErr w:type="spellEnd"/>
        <w:r w:rsidRPr="00C7100F">
          <w:rPr>
            <w:rFonts w:ascii="Consolas" w:hAnsi="Consolas"/>
            <w:color w:val="D4D4D4"/>
            <w:sz w:val="21"/>
            <w:szCs w:val="21"/>
          </w:rPr>
          <w:t xml:space="preserve">): </w:t>
        </w:r>
      </w:ins>
    </w:p>
    <w:p w14:paraId="212D59AC" w14:textId="77777777" w:rsidR="00C7100F" w:rsidRPr="00C7100F" w:rsidRDefault="00C7100F" w:rsidP="00C7100F">
      <w:pPr>
        <w:shd w:val="clear" w:color="auto" w:fill="1E1E1E"/>
        <w:spacing w:line="285" w:lineRule="atLeast"/>
        <w:rPr>
          <w:ins w:id="510" w:author="Areej Turky Sahu Alotaibi" w:date="2022-01-24T20:06:00Z"/>
          <w:rFonts w:ascii="Consolas" w:hAnsi="Consolas"/>
          <w:color w:val="D4D4D4"/>
          <w:sz w:val="21"/>
          <w:szCs w:val="21"/>
        </w:rPr>
      </w:pPr>
      <w:ins w:id="511" w:author="Areej Turky Sahu Alotaibi" w:date="2022-01-24T20:06:00Z">
        <w:r w:rsidRPr="00C7100F">
          <w:rPr>
            <w:rFonts w:ascii="Consolas" w:hAnsi="Consolas"/>
            <w:color w:val="D4D4D4"/>
            <w:sz w:val="21"/>
            <w:szCs w:val="21"/>
          </w:rPr>
          <w:lastRenderedPageBreak/>
          <w:t xml:space="preserve">            </w:t>
        </w:r>
        <w:proofErr w:type="spellStart"/>
        <w:r w:rsidRPr="00C7100F">
          <w:rPr>
            <w:rFonts w:ascii="Consolas" w:hAnsi="Consolas"/>
            <w:color w:val="9CDCFE"/>
            <w:sz w:val="21"/>
            <w:szCs w:val="21"/>
          </w:rPr>
          <w:t>self</w:t>
        </w:r>
        <w:r w:rsidRPr="00C7100F">
          <w:rPr>
            <w:rFonts w:ascii="Consolas" w:hAnsi="Consolas"/>
            <w:color w:val="D4D4D4"/>
            <w:sz w:val="21"/>
            <w:szCs w:val="21"/>
          </w:rPr>
          <w:t>.</w:t>
        </w:r>
        <w:r w:rsidRPr="00C7100F">
          <w:rPr>
            <w:rFonts w:ascii="Consolas" w:hAnsi="Consolas"/>
            <w:color w:val="9CDCFE"/>
            <w:sz w:val="21"/>
            <w:szCs w:val="21"/>
          </w:rPr>
          <w:t>Mf</w:t>
        </w:r>
        <w:proofErr w:type="spellEnd"/>
        <w:r w:rsidRPr="00C7100F">
          <w:rPr>
            <w:rFonts w:ascii="Consolas" w:hAnsi="Consolas"/>
            <w:color w:val="D4D4D4"/>
            <w:sz w:val="21"/>
            <w:szCs w:val="21"/>
          </w:rPr>
          <w:t xml:space="preserve"> = </w:t>
        </w:r>
        <w:proofErr w:type="spellStart"/>
        <w:r w:rsidRPr="00C7100F">
          <w:rPr>
            <w:rFonts w:ascii="Consolas" w:hAnsi="Consolas"/>
            <w:color w:val="9CDCFE"/>
            <w:sz w:val="21"/>
            <w:szCs w:val="21"/>
          </w:rPr>
          <w:t>self</w:t>
        </w:r>
        <w:r w:rsidRPr="00C7100F">
          <w:rPr>
            <w:rFonts w:ascii="Consolas" w:hAnsi="Consolas"/>
            <w:color w:val="D4D4D4"/>
            <w:sz w:val="21"/>
            <w:szCs w:val="21"/>
          </w:rPr>
          <w:t>.</w:t>
        </w:r>
        <w:r w:rsidRPr="00C7100F">
          <w:rPr>
            <w:rFonts w:ascii="Consolas" w:hAnsi="Consolas"/>
            <w:color w:val="9CDCFE"/>
            <w:sz w:val="21"/>
            <w:szCs w:val="21"/>
          </w:rPr>
          <w:t>Mh</w:t>
        </w:r>
        <w:proofErr w:type="spellEnd"/>
        <w:r w:rsidRPr="00C7100F">
          <w:rPr>
            <w:rFonts w:ascii="Consolas" w:hAnsi="Consolas"/>
            <w:color w:val="D4D4D4"/>
            <w:sz w:val="21"/>
            <w:szCs w:val="21"/>
          </w:rPr>
          <w:t xml:space="preserve"> + </w:t>
        </w:r>
        <w:proofErr w:type="spellStart"/>
        <w:r w:rsidRPr="00C7100F">
          <w:rPr>
            <w:rFonts w:ascii="Consolas" w:hAnsi="Consolas"/>
            <w:color w:val="9CDCFE"/>
            <w:sz w:val="21"/>
            <w:szCs w:val="21"/>
          </w:rPr>
          <w:t>self</w:t>
        </w:r>
        <w:r w:rsidRPr="00C7100F">
          <w:rPr>
            <w:rFonts w:ascii="Consolas" w:hAnsi="Consolas"/>
            <w:color w:val="D4D4D4"/>
            <w:sz w:val="21"/>
            <w:szCs w:val="21"/>
          </w:rPr>
          <w:t>.</w:t>
        </w:r>
        <w:r w:rsidRPr="00C7100F">
          <w:rPr>
            <w:rFonts w:ascii="Consolas" w:hAnsi="Consolas"/>
            <w:color w:val="9CDCFE"/>
            <w:sz w:val="21"/>
            <w:szCs w:val="21"/>
          </w:rPr>
          <w:t>g</w:t>
        </w:r>
        <w:proofErr w:type="spellEnd"/>
      </w:ins>
    </w:p>
    <w:p w14:paraId="63D5DE18" w14:textId="77777777" w:rsidR="00C7100F" w:rsidRPr="00C7100F" w:rsidRDefault="00C7100F" w:rsidP="00C7100F">
      <w:pPr>
        <w:shd w:val="clear" w:color="auto" w:fill="1E1E1E"/>
        <w:spacing w:line="285" w:lineRule="atLeast"/>
        <w:rPr>
          <w:ins w:id="512" w:author="Areej Turky Sahu Alotaibi" w:date="2022-01-24T20:06:00Z"/>
          <w:rFonts w:ascii="Consolas" w:hAnsi="Consolas"/>
          <w:color w:val="D4D4D4"/>
          <w:sz w:val="21"/>
          <w:szCs w:val="21"/>
        </w:rPr>
      </w:pPr>
      <w:ins w:id="513" w:author="Areej Turky Sahu Alotaibi" w:date="2022-01-24T20:06:00Z">
        <w:r w:rsidRPr="00C7100F">
          <w:rPr>
            <w:rFonts w:ascii="Consolas" w:hAnsi="Consolas"/>
            <w:color w:val="D4D4D4"/>
            <w:sz w:val="21"/>
            <w:szCs w:val="21"/>
          </w:rPr>
          <w:t xml:space="preserve">        </w:t>
        </w:r>
        <w:r w:rsidRPr="00C7100F">
          <w:rPr>
            <w:rFonts w:ascii="Consolas" w:hAnsi="Consolas"/>
            <w:color w:val="569CD6"/>
            <w:sz w:val="21"/>
            <w:szCs w:val="21"/>
          </w:rPr>
          <w:t>def</w:t>
        </w:r>
        <w:r w:rsidRPr="00C7100F">
          <w:rPr>
            <w:rFonts w:ascii="Consolas" w:hAnsi="Consolas"/>
            <w:color w:val="D4D4D4"/>
            <w:sz w:val="21"/>
            <w:szCs w:val="21"/>
          </w:rPr>
          <w:t xml:space="preserve"> </w:t>
        </w:r>
        <w:proofErr w:type="spellStart"/>
        <w:r w:rsidRPr="00C7100F">
          <w:rPr>
            <w:rFonts w:ascii="Consolas" w:hAnsi="Consolas"/>
            <w:color w:val="DCDCAA"/>
            <w:sz w:val="21"/>
            <w:szCs w:val="21"/>
          </w:rPr>
          <w:t>setEf</w:t>
        </w:r>
        <w:proofErr w:type="spellEnd"/>
        <w:r w:rsidRPr="00C7100F">
          <w:rPr>
            <w:rFonts w:ascii="Consolas" w:hAnsi="Consolas"/>
            <w:color w:val="D4D4D4"/>
            <w:sz w:val="21"/>
            <w:szCs w:val="21"/>
          </w:rPr>
          <w:t>(</w:t>
        </w:r>
        <w:r w:rsidRPr="00C7100F">
          <w:rPr>
            <w:rFonts w:ascii="Consolas" w:hAnsi="Consolas"/>
            <w:color w:val="9CDCFE"/>
            <w:sz w:val="21"/>
            <w:szCs w:val="21"/>
          </w:rPr>
          <w:t>self</w:t>
        </w:r>
        <w:r w:rsidRPr="00C7100F">
          <w:rPr>
            <w:rFonts w:ascii="Consolas" w:hAnsi="Consolas"/>
            <w:color w:val="D4D4D4"/>
            <w:sz w:val="21"/>
            <w:szCs w:val="21"/>
          </w:rPr>
          <w:t xml:space="preserve">, </w:t>
        </w:r>
        <w:r w:rsidRPr="00C7100F">
          <w:rPr>
            <w:rFonts w:ascii="Consolas" w:hAnsi="Consolas"/>
            <w:color w:val="9CDCFE"/>
            <w:sz w:val="21"/>
            <w:szCs w:val="21"/>
          </w:rPr>
          <w:t>Eh</w:t>
        </w:r>
        <w:r w:rsidRPr="00C7100F">
          <w:rPr>
            <w:rFonts w:ascii="Consolas" w:hAnsi="Consolas"/>
            <w:color w:val="D4D4D4"/>
            <w:sz w:val="21"/>
            <w:szCs w:val="21"/>
          </w:rPr>
          <w:t xml:space="preserve">): </w:t>
        </w:r>
      </w:ins>
    </w:p>
    <w:p w14:paraId="1EB62AEB" w14:textId="77777777" w:rsidR="00C7100F" w:rsidRPr="00C7100F" w:rsidRDefault="00C7100F" w:rsidP="00C7100F">
      <w:pPr>
        <w:shd w:val="clear" w:color="auto" w:fill="1E1E1E"/>
        <w:spacing w:line="285" w:lineRule="atLeast"/>
        <w:rPr>
          <w:ins w:id="514" w:author="Areej Turky Sahu Alotaibi" w:date="2022-01-24T20:06:00Z"/>
          <w:rFonts w:ascii="Consolas" w:hAnsi="Consolas"/>
          <w:color w:val="D4D4D4"/>
          <w:sz w:val="21"/>
          <w:szCs w:val="21"/>
        </w:rPr>
      </w:pPr>
      <w:ins w:id="515" w:author="Areej Turky Sahu Alotaibi" w:date="2022-01-24T20:06:00Z">
        <w:r w:rsidRPr="00C7100F">
          <w:rPr>
            <w:rFonts w:ascii="Consolas" w:hAnsi="Consolas"/>
            <w:color w:val="D4D4D4"/>
            <w:sz w:val="21"/>
            <w:szCs w:val="21"/>
          </w:rPr>
          <w:t xml:space="preserve">            </w:t>
        </w:r>
        <w:proofErr w:type="spellStart"/>
        <w:r w:rsidRPr="00C7100F">
          <w:rPr>
            <w:rFonts w:ascii="Consolas" w:hAnsi="Consolas"/>
            <w:color w:val="9CDCFE"/>
            <w:sz w:val="21"/>
            <w:szCs w:val="21"/>
          </w:rPr>
          <w:t>self</w:t>
        </w:r>
        <w:r w:rsidRPr="00C7100F">
          <w:rPr>
            <w:rFonts w:ascii="Consolas" w:hAnsi="Consolas"/>
            <w:color w:val="D4D4D4"/>
            <w:sz w:val="21"/>
            <w:szCs w:val="21"/>
          </w:rPr>
          <w:t>.</w:t>
        </w:r>
        <w:r w:rsidRPr="00C7100F">
          <w:rPr>
            <w:rFonts w:ascii="Consolas" w:hAnsi="Consolas"/>
            <w:color w:val="9CDCFE"/>
            <w:sz w:val="21"/>
            <w:szCs w:val="21"/>
          </w:rPr>
          <w:t>Ef</w:t>
        </w:r>
        <w:proofErr w:type="spellEnd"/>
        <w:r w:rsidRPr="00C7100F">
          <w:rPr>
            <w:rFonts w:ascii="Consolas" w:hAnsi="Consolas"/>
            <w:color w:val="D4D4D4"/>
            <w:sz w:val="21"/>
            <w:szCs w:val="21"/>
          </w:rPr>
          <w:t xml:space="preserve"> = </w:t>
        </w:r>
        <w:proofErr w:type="spellStart"/>
        <w:r w:rsidRPr="00C7100F">
          <w:rPr>
            <w:rFonts w:ascii="Consolas" w:hAnsi="Consolas"/>
            <w:color w:val="9CDCFE"/>
            <w:sz w:val="21"/>
            <w:szCs w:val="21"/>
          </w:rPr>
          <w:t>self</w:t>
        </w:r>
        <w:r w:rsidRPr="00C7100F">
          <w:rPr>
            <w:rFonts w:ascii="Consolas" w:hAnsi="Consolas"/>
            <w:color w:val="D4D4D4"/>
            <w:sz w:val="21"/>
            <w:szCs w:val="21"/>
          </w:rPr>
          <w:t>.</w:t>
        </w:r>
        <w:r w:rsidRPr="00C7100F">
          <w:rPr>
            <w:rFonts w:ascii="Consolas" w:hAnsi="Consolas"/>
            <w:color w:val="9CDCFE"/>
            <w:sz w:val="21"/>
            <w:szCs w:val="21"/>
          </w:rPr>
          <w:t>Eh</w:t>
        </w:r>
        <w:proofErr w:type="spellEnd"/>
        <w:r w:rsidRPr="00C7100F">
          <w:rPr>
            <w:rFonts w:ascii="Consolas" w:hAnsi="Consolas"/>
            <w:color w:val="D4D4D4"/>
            <w:sz w:val="21"/>
            <w:szCs w:val="21"/>
          </w:rPr>
          <w:t xml:space="preserve"> + </w:t>
        </w:r>
        <w:proofErr w:type="spellStart"/>
        <w:r w:rsidRPr="00C7100F">
          <w:rPr>
            <w:rFonts w:ascii="Consolas" w:hAnsi="Consolas"/>
            <w:color w:val="9CDCFE"/>
            <w:sz w:val="21"/>
            <w:szCs w:val="21"/>
          </w:rPr>
          <w:t>self</w:t>
        </w:r>
        <w:r w:rsidRPr="00C7100F">
          <w:rPr>
            <w:rFonts w:ascii="Consolas" w:hAnsi="Consolas"/>
            <w:color w:val="D4D4D4"/>
            <w:sz w:val="21"/>
            <w:szCs w:val="21"/>
          </w:rPr>
          <w:t>.</w:t>
        </w:r>
        <w:r w:rsidRPr="00C7100F">
          <w:rPr>
            <w:rFonts w:ascii="Consolas" w:hAnsi="Consolas"/>
            <w:color w:val="9CDCFE"/>
            <w:sz w:val="21"/>
            <w:szCs w:val="21"/>
          </w:rPr>
          <w:t>g</w:t>
        </w:r>
        <w:proofErr w:type="spellEnd"/>
      </w:ins>
    </w:p>
    <w:p w14:paraId="4D9937F0" w14:textId="77777777" w:rsidR="00C7100F" w:rsidRPr="00C7100F" w:rsidRDefault="00C7100F" w:rsidP="00C7100F">
      <w:pPr>
        <w:shd w:val="clear" w:color="auto" w:fill="1E1E1E"/>
        <w:spacing w:line="285" w:lineRule="atLeast"/>
        <w:rPr>
          <w:ins w:id="516" w:author="Areej Turky Sahu Alotaibi" w:date="2022-01-24T20:06:00Z"/>
          <w:rFonts w:ascii="Consolas" w:hAnsi="Consolas"/>
          <w:color w:val="D4D4D4"/>
          <w:sz w:val="21"/>
          <w:szCs w:val="21"/>
        </w:rPr>
      </w:pPr>
      <w:ins w:id="517" w:author="Areej Turky Sahu Alotaibi" w:date="2022-01-24T20:06:00Z">
        <w:r w:rsidRPr="00C7100F">
          <w:rPr>
            <w:rFonts w:ascii="Consolas" w:hAnsi="Consolas"/>
            <w:color w:val="D4D4D4"/>
            <w:sz w:val="21"/>
            <w:szCs w:val="21"/>
          </w:rPr>
          <w:t xml:space="preserve">        </w:t>
        </w:r>
        <w:r w:rsidRPr="00C7100F">
          <w:rPr>
            <w:rFonts w:ascii="Consolas" w:hAnsi="Consolas"/>
            <w:color w:val="569CD6"/>
            <w:sz w:val="21"/>
            <w:szCs w:val="21"/>
          </w:rPr>
          <w:t>def</w:t>
        </w:r>
        <w:r w:rsidRPr="00C7100F">
          <w:rPr>
            <w:rFonts w:ascii="Consolas" w:hAnsi="Consolas"/>
            <w:color w:val="D4D4D4"/>
            <w:sz w:val="21"/>
            <w:szCs w:val="21"/>
          </w:rPr>
          <w:t xml:space="preserve"> </w:t>
        </w:r>
        <w:proofErr w:type="spellStart"/>
        <w:r w:rsidRPr="00C7100F">
          <w:rPr>
            <w:rFonts w:ascii="Consolas" w:hAnsi="Consolas"/>
            <w:color w:val="DCDCAA"/>
            <w:sz w:val="21"/>
            <w:szCs w:val="21"/>
          </w:rPr>
          <w:t>setDf</w:t>
        </w:r>
        <w:proofErr w:type="spellEnd"/>
        <w:r w:rsidRPr="00C7100F">
          <w:rPr>
            <w:rFonts w:ascii="Consolas" w:hAnsi="Consolas"/>
            <w:color w:val="D4D4D4"/>
            <w:sz w:val="21"/>
            <w:szCs w:val="21"/>
          </w:rPr>
          <w:t>(</w:t>
        </w:r>
        <w:r w:rsidRPr="00C7100F">
          <w:rPr>
            <w:rFonts w:ascii="Consolas" w:hAnsi="Consolas"/>
            <w:color w:val="9CDCFE"/>
            <w:sz w:val="21"/>
            <w:szCs w:val="21"/>
          </w:rPr>
          <w:t>self</w:t>
        </w:r>
        <w:r w:rsidRPr="00C7100F">
          <w:rPr>
            <w:rFonts w:ascii="Consolas" w:hAnsi="Consolas"/>
            <w:color w:val="D4D4D4"/>
            <w:sz w:val="21"/>
            <w:szCs w:val="21"/>
          </w:rPr>
          <w:t xml:space="preserve">, </w:t>
        </w:r>
        <w:r w:rsidRPr="00C7100F">
          <w:rPr>
            <w:rFonts w:ascii="Consolas" w:hAnsi="Consolas"/>
            <w:color w:val="9CDCFE"/>
            <w:sz w:val="21"/>
            <w:szCs w:val="21"/>
          </w:rPr>
          <w:t>Dh</w:t>
        </w:r>
        <w:r w:rsidRPr="00C7100F">
          <w:rPr>
            <w:rFonts w:ascii="Consolas" w:hAnsi="Consolas"/>
            <w:color w:val="D4D4D4"/>
            <w:sz w:val="21"/>
            <w:szCs w:val="21"/>
          </w:rPr>
          <w:t xml:space="preserve">): </w:t>
        </w:r>
      </w:ins>
    </w:p>
    <w:p w14:paraId="0A03BF5E" w14:textId="77777777" w:rsidR="00C7100F" w:rsidRPr="00C7100F" w:rsidRDefault="00C7100F" w:rsidP="00C7100F">
      <w:pPr>
        <w:shd w:val="clear" w:color="auto" w:fill="1E1E1E"/>
        <w:spacing w:line="285" w:lineRule="atLeast"/>
        <w:rPr>
          <w:ins w:id="518" w:author="Areej Turky Sahu Alotaibi" w:date="2022-01-24T20:06:00Z"/>
          <w:rFonts w:ascii="Consolas" w:hAnsi="Consolas"/>
          <w:color w:val="D4D4D4"/>
          <w:sz w:val="21"/>
          <w:szCs w:val="21"/>
        </w:rPr>
      </w:pPr>
      <w:ins w:id="519" w:author="Areej Turky Sahu Alotaibi" w:date="2022-01-24T20:06:00Z">
        <w:r w:rsidRPr="00C7100F">
          <w:rPr>
            <w:rFonts w:ascii="Consolas" w:hAnsi="Consolas"/>
            <w:color w:val="D4D4D4"/>
            <w:sz w:val="21"/>
            <w:szCs w:val="21"/>
          </w:rPr>
          <w:t xml:space="preserve">            </w:t>
        </w:r>
        <w:proofErr w:type="spellStart"/>
        <w:r w:rsidRPr="00C7100F">
          <w:rPr>
            <w:rFonts w:ascii="Consolas" w:hAnsi="Consolas"/>
            <w:color w:val="9CDCFE"/>
            <w:sz w:val="21"/>
            <w:szCs w:val="21"/>
          </w:rPr>
          <w:t>self</w:t>
        </w:r>
        <w:r w:rsidRPr="00C7100F">
          <w:rPr>
            <w:rFonts w:ascii="Consolas" w:hAnsi="Consolas"/>
            <w:color w:val="D4D4D4"/>
            <w:sz w:val="21"/>
            <w:szCs w:val="21"/>
          </w:rPr>
          <w:t>.</w:t>
        </w:r>
        <w:r w:rsidRPr="00C7100F">
          <w:rPr>
            <w:rFonts w:ascii="Consolas" w:hAnsi="Consolas"/>
            <w:color w:val="9CDCFE"/>
            <w:sz w:val="21"/>
            <w:szCs w:val="21"/>
          </w:rPr>
          <w:t>Df</w:t>
        </w:r>
        <w:proofErr w:type="spellEnd"/>
        <w:r w:rsidRPr="00C7100F">
          <w:rPr>
            <w:rFonts w:ascii="Consolas" w:hAnsi="Consolas"/>
            <w:color w:val="D4D4D4"/>
            <w:sz w:val="21"/>
            <w:szCs w:val="21"/>
          </w:rPr>
          <w:t xml:space="preserve"> = </w:t>
        </w:r>
        <w:proofErr w:type="spellStart"/>
        <w:r w:rsidRPr="00C7100F">
          <w:rPr>
            <w:rFonts w:ascii="Consolas" w:hAnsi="Consolas"/>
            <w:color w:val="9CDCFE"/>
            <w:sz w:val="21"/>
            <w:szCs w:val="21"/>
          </w:rPr>
          <w:t>self</w:t>
        </w:r>
        <w:r w:rsidRPr="00C7100F">
          <w:rPr>
            <w:rFonts w:ascii="Consolas" w:hAnsi="Consolas"/>
            <w:color w:val="D4D4D4"/>
            <w:sz w:val="21"/>
            <w:szCs w:val="21"/>
          </w:rPr>
          <w:t>.</w:t>
        </w:r>
        <w:r w:rsidRPr="00C7100F">
          <w:rPr>
            <w:rFonts w:ascii="Consolas" w:hAnsi="Consolas"/>
            <w:color w:val="9CDCFE"/>
            <w:sz w:val="21"/>
            <w:szCs w:val="21"/>
          </w:rPr>
          <w:t>Dh</w:t>
        </w:r>
        <w:proofErr w:type="spellEnd"/>
        <w:r w:rsidRPr="00C7100F">
          <w:rPr>
            <w:rFonts w:ascii="Consolas" w:hAnsi="Consolas"/>
            <w:color w:val="D4D4D4"/>
            <w:sz w:val="21"/>
            <w:szCs w:val="21"/>
          </w:rPr>
          <w:t xml:space="preserve"> + </w:t>
        </w:r>
        <w:proofErr w:type="spellStart"/>
        <w:r w:rsidRPr="00C7100F">
          <w:rPr>
            <w:rFonts w:ascii="Consolas" w:hAnsi="Consolas"/>
            <w:color w:val="9CDCFE"/>
            <w:sz w:val="21"/>
            <w:szCs w:val="21"/>
          </w:rPr>
          <w:t>self</w:t>
        </w:r>
        <w:r w:rsidRPr="00C7100F">
          <w:rPr>
            <w:rFonts w:ascii="Consolas" w:hAnsi="Consolas"/>
            <w:color w:val="D4D4D4"/>
            <w:sz w:val="21"/>
            <w:szCs w:val="21"/>
          </w:rPr>
          <w:t>.</w:t>
        </w:r>
        <w:r w:rsidRPr="00C7100F">
          <w:rPr>
            <w:rFonts w:ascii="Consolas" w:hAnsi="Consolas"/>
            <w:color w:val="9CDCFE"/>
            <w:sz w:val="21"/>
            <w:szCs w:val="21"/>
          </w:rPr>
          <w:t>g</w:t>
        </w:r>
        <w:proofErr w:type="spellEnd"/>
      </w:ins>
    </w:p>
    <w:p w14:paraId="4CD13012" w14:textId="77777777" w:rsidR="00C7100F" w:rsidRPr="00C7100F" w:rsidRDefault="00C7100F" w:rsidP="00C7100F">
      <w:pPr>
        <w:shd w:val="clear" w:color="auto" w:fill="1E1E1E"/>
        <w:spacing w:line="285" w:lineRule="atLeast"/>
        <w:rPr>
          <w:ins w:id="520" w:author="Areej Turky Sahu Alotaibi" w:date="2022-01-24T20:06:00Z"/>
          <w:rFonts w:ascii="Consolas" w:hAnsi="Consolas"/>
          <w:color w:val="D4D4D4"/>
          <w:sz w:val="21"/>
          <w:szCs w:val="21"/>
        </w:rPr>
      </w:pPr>
      <w:ins w:id="521" w:author="Areej Turky Sahu Alotaibi" w:date="2022-01-24T20:06:00Z">
        <w:r w:rsidRPr="00C7100F">
          <w:rPr>
            <w:rFonts w:ascii="Consolas" w:hAnsi="Consolas"/>
            <w:color w:val="D4D4D4"/>
            <w:sz w:val="21"/>
            <w:szCs w:val="21"/>
          </w:rPr>
          <w:t xml:space="preserve">        </w:t>
        </w:r>
        <w:r w:rsidRPr="00C7100F">
          <w:rPr>
            <w:rFonts w:ascii="Consolas" w:hAnsi="Consolas"/>
            <w:color w:val="569CD6"/>
            <w:sz w:val="21"/>
            <w:szCs w:val="21"/>
          </w:rPr>
          <w:t>def</w:t>
        </w:r>
        <w:r w:rsidRPr="00C7100F">
          <w:rPr>
            <w:rFonts w:ascii="Consolas" w:hAnsi="Consolas"/>
            <w:color w:val="D4D4D4"/>
            <w:sz w:val="21"/>
            <w:szCs w:val="21"/>
          </w:rPr>
          <w:t xml:space="preserve"> </w:t>
        </w:r>
        <w:proofErr w:type="spellStart"/>
        <w:r w:rsidRPr="00C7100F">
          <w:rPr>
            <w:rFonts w:ascii="Consolas" w:hAnsi="Consolas"/>
            <w:color w:val="DCDCAA"/>
            <w:sz w:val="21"/>
            <w:szCs w:val="21"/>
          </w:rPr>
          <w:t>calculate_Manhattan_Heuristic</w:t>
        </w:r>
        <w:proofErr w:type="spellEnd"/>
        <w:r w:rsidRPr="00C7100F">
          <w:rPr>
            <w:rFonts w:ascii="Consolas" w:hAnsi="Consolas"/>
            <w:color w:val="D4D4D4"/>
            <w:sz w:val="21"/>
            <w:szCs w:val="21"/>
          </w:rPr>
          <w:t>(</w:t>
        </w:r>
        <w:r w:rsidRPr="00C7100F">
          <w:rPr>
            <w:rFonts w:ascii="Consolas" w:hAnsi="Consolas"/>
            <w:color w:val="9CDCFE"/>
            <w:sz w:val="21"/>
            <w:szCs w:val="21"/>
          </w:rPr>
          <w:t>self</w:t>
        </w:r>
        <w:r w:rsidRPr="00C7100F">
          <w:rPr>
            <w:rFonts w:ascii="Consolas" w:hAnsi="Consolas"/>
            <w:color w:val="D4D4D4"/>
            <w:sz w:val="21"/>
            <w:szCs w:val="21"/>
          </w:rPr>
          <w:t>,</w:t>
        </w:r>
        <w:r w:rsidRPr="00C7100F">
          <w:rPr>
            <w:rFonts w:ascii="Consolas" w:hAnsi="Consolas"/>
            <w:color w:val="9CDCFE"/>
            <w:sz w:val="21"/>
            <w:szCs w:val="21"/>
          </w:rPr>
          <w:t>node1</w:t>
        </w:r>
        <w:r w:rsidRPr="00C7100F">
          <w:rPr>
            <w:rFonts w:ascii="Consolas" w:hAnsi="Consolas"/>
            <w:color w:val="D4D4D4"/>
            <w:sz w:val="21"/>
            <w:szCs w:val="21"/>
          </w:rPr>
          <w:t xml:space="preserve">): </w:t>
        </w:r>
      </w:ins>
    </w:p>
    <w:p w14:paraId="102E01DA" w14:textId="77777777" w:rsidR="00C7100F" w:rsidRPr="00C7100F" w:rsidRDefault="00C7100F" w:rsidP="00C7100F">
      <w:pPr>
        <w:shd w:val="clear" w:color="auto" w:fill="1E1E1E"/>
        <w:spacing w:line="285" w:lineRule="atLeast"/>
        <w:rPr>
          <w:ins w:id="522" w:author="Areej Turky Sahu Alotaibi" w:date="2022-01-24T20:06:00Z"/>
          <w:rFonts w:ascii="Consolas" w:hAnsi="Consolas"/>
          <w:color w:val="D4D4D4"/>
          <w:sz w:val="21"/>
          <w:szCs w:val="21"/>
        </w:rPr>
      </w:pPr>
      <w:ins w:id="523" w:author="Areej Turky Sahu Alotaibi" w:date="2022-01-24T20:06:00Z">
        <w:r w:rsidRPr="00C7100F">
          <w:rPr>
            <w:rFonts w:ascii="Consolas" w:hAnsi="Consolas"/>
            <w:color w:val="D4D4D4"/>
            <w:sz w:val="21"/>
            <w:szCs w:val="21"/>
          </w:rPr>
          <w:t xml:space="preserve">            </w:t>
        </w:r>
        <w:proofErr w:type="spellStart"/>
        <w:r w:rsidRPr="00C7100F">
          <w:rPr>
            <w:rFonts w:ascii="Consolas" w:hAnsi="Consolas"/>
            <w:color w:val="9CDCFE"/>
            <w:sz w:val="21"/>
            <w:szCs w:val="21"/>
          </w:rPr>
          <w:t>self</w:t>
        </w:r>
        <w:r w:rsidRPr="00C7100F">
          <w:rPr>
            <w:rFonts w:ascii="Consolas" w:hAnsi="Consolas"/>
            <w:color w:val="D4D4D4"/>
            <w:sz w:val="21"/>
            <w:szCs w:val="21"/>
          </w:rPr>
          <w:t>.</w:t>
        </w:r>
        <w:r w:rsidRPr="00C7100F">
          <w:rPr>
            <w:rFonts w:ascii="Consolas" w:hAnsi="Consolas"/>
            <w:color w:val="9CDCFE"/>
            <w:sz w:val="21"/>
            <w:szCs w:val="21"/>
          </w:rPr>
          <w:t>Mh</w:t>
        </w:r>
        <w:proofErr w:type="spellEnd"/>
        <w:r w:rsidRPr="00C7100F">
          <w:rPr>
            <w:rFonts w:ascii="Consolas" w:hAnsi="Consolas"/>
            <w:color w:val="D4D4D4"/>
            <w:sz w:val="21"/>
            <w:szCs w:val="21"/>
          </w:rPr>
          <w:t xml:space="preserve"> = </w:t>
        </w:r>
        <w:r w:rsidRPr="00C7100F">
          <w:rPr>
            <w:rFonts w:ascii="Consolas" w:hAnsi="Consolas"/>
            <w:color w:val="DCDCAA"/>
            <w:sz w:val="21"/>
            <w:szCs w:val="21"/>
          </w:rPr>
          <w:t>abs</w:t>
        </w:r>
        <w:r w:rsidRPr="00C7100F">
          <w:rPr>
            <w:rFonts w:ascii="Consolas" w:hAnsi="Consolas"/>
            <w:color w:val="D4D4D4"/>
            <w:sz w:val="21"/>
            <w:szCs w:val="21"/>
          </w:rPr>
          <w:t>(</w:t>
        </w:r>
        <w:proofErr w:type="spellStart"/>
        <w:r w:rsidRPr="00C7100F">
          <w:rPr>
            <w:rFonts w:ascii="Consolas" w:hAnsi="Consolas"/>
            <w:color w:val="9CDCFE"/>
            <w:sz w:val="21"/>
            <w:szCs w:val="21"/>
          </w:rPr>
          <w:t>self</w:t>
        </w:r>
        <w:r w:rsidRPr="00C7100F">
          <w:rPr>
            <w:rFonts w:ascii="Consolas" w:hAnsi="Consolas"/>
            <w:color w:val="D4D4D4"/>
            <w:sz w:val="21"/>
            <w:szCs w:val="21"/>
          </w:rPr>
          <w:t>.</w:t>
        </w:r>
        <w:r w:rsidRPr="00C7100F">
          <w:rPr>
            <w:rFonts w:ascii="Consolas" w:hAnsi="Consolas"/>
            <w:color w:val="9CDCFE"/>
            <w:sz w:val="21"/>
            <w:szCs w:val="21"/>
          </w:rPr>
          <w:t>node</w:t>
        </w:r>
        <w:r w:rsidRPr="00C7100F">
          <w:rPr>
            <w:rFonts w:ascii="Consolas" w:hAnsi="Consolas"/>
            <w:color w:val="D4D4D4"/>
            <w:sz w:val="21"/>
            <w:szCs w:val="21"/>
          </w:rPr>
          <w:t>.getRow</w:t>
        </w:r>
        <w:proofErr w:type="spellEnd"/>
        <w:r w:rsidRPr="00C7100F">
          <w:rPr>
            <w:rFonts w:ascii="Consolas" w:hAnsi="Consolas"/>
            <w:color w:val="D4D4D4"/>
            <w:sz w:val="21"/>
            <w:szCs w:val="21"/>
          </w:rPr>
          <w:t xml:space="preserve">() - </w:t>
        </w:r>
        <w:r w:rsidRPr="00C7100F">
          <w:rPr>
            <w:rFonts w:ascii="Consolas" w:hAnsi="Consolas"/>
            <w:color w:val="9CDCFE"/>
            <w:sz w:val="21"/>
            <w:szCs w:val="21"/>
          </w:rPr>
          <w:t>self</w:t>
        </w:r>
        <w:r w:rsidRPr="00C7100F">
          <w:rPr>
            <w:rFonts w:ascii="Consolas" w:hAnsi="Consolas"/>
            <w:color w:val="D4D4D4"/>
            <w:sz w:val="21"/>
            <w:szCs w:val="21"/>
          </w:rPr>
          <w:t>.</w:t>
        </w:r>
        <w:r w:rsidRPr="00C7100F">
          <w:rPr>
            <w:rFonts w:ascii="Consolas" w:hAnsi="Consolas"/>
            <w:color w:val="9CDCFE"/>
            <w:sz w:val="21"/>
            <w:szCs w:val="21"/>
          </w:rPr>
          <w:t>node1</w:t>
        </w:r>
        <w:r w:rsidRPr="00C7100F">
          <w:rPr>
            <w:rFonts w:ascii="Consolas" w:hAnsi="Consolas"/>
            <w:color w:val="D4D4D4"/>
            <w:sz w:val="21"/>
            <w:szCs w:val="21"/>
          </w:rPr>
          <w:t xml:space="preserve">.getRow()) + </w:t>
        </w:r>
        <w:r w:rsidRPr="00C7100F">
          <w:rPr>
            <w:rFonts w:ascii="Consolas" w:hAnsi="Consolas"/>
            <w:color w:val="DCDCAA"/>
            <w:sz w:val="21"/>
            <w:szCs w:val="21"/>
          </w:rPr>
          <w:t>abs</w:t>
        </w:r>
        <w:r w:rsidRPr="00C7100F">
          <w:rPr>
            <w:rFonts w:ascii="Consolas" w:hAnsi="Consolas"/>
            <w:color w:val="D4D4D4"/>
            <w:sz w:val="21"/>
            <w:szCs w:val="21"/>
          </w:rPr>
          <w:t>(</w:t>
        </w:r>
        <w:proofErr w:type="spellStart"/>
        <w:r w:rsidRPr="00C7100F">
          <w:rPr>
            <w:rFonts w:ascii="Consolas" w:hAnsi="Consolas"/>
            <w:color w:val="9CDCFE"/>
            <w:sz w:val="21"/>
            <w:szCs w:val="21"/>
          </w:rPr>
          <w:t>self</w:t>
        </w:r>
        <w:r w:rsidRPr="00C7100F">
          <w:rPr>
            <w:rFonts w:ascii="Consolas" w:hAnsi="Consolas"/>
            <w:color w:val="D4D4D4"/>
            <w:sz w:val="21"/>
            <w:szCs w:val="21"/>
          </w:rPr>
          <w:t>.</w:t>
        </w:r>
        <w:r w:rsidRPr="00C7100F">
          <w:rPr>
            <w:rFonts w:ascii="Consolas" w:hAnsi="Consolas"/>
            <w:color w:val="9CDCFE"/>
            <w:sz w:val="21"/>
            <w:szCs w:val="21"/>
          </w:rPr>
          <w:t>node</w:t>
        </w:r>
        <w:r w:rsidRPr="00C7100F">
          <w:rPr>
            <w:rFonts w:ascii="Consolas" w:hAnsi="Consolas"/>
            <w:color w:val="D4D4D4"/>
            <w:sz w:val="21"/>
            <w:szCs w:val="21"/>
          </w:rPr>
          <w:t>.getCol</w:t>
        </w:r>
        <w:proofErr w:type="spellEnd"/>
        <w:r w:rsidRPr="00C7100F">
          <w:rPr>
            <w:rFonts w:ascii="Consolas" w:hAnsi="Consolas"/>
            <w:color w:val="D4D4D4"/>
            <w:sz w:val="21"/>
            <w:szCs w:val="21"/>
          </w:rPr>
          <w:t xml:space="preserve">() - </w:t>
        </w:r>
        <w:r w:rsidRPr="00C7100F">
          <w:rPr>
            <w:rFonts w:ascii="Consolas" w:hAnsi="Consolas"/>
            <w:color w:val="9CDCFE"/>
            <w:sz w:val="21"/>
            <w:szCs w:val="21"/>
          </w:rPr>
          <w:t>self</w:t>
        </w:r>
        <w:r w:rsidRPr="00C7100F">
          <w:rPr>
            <w:rFonts w:ascii="Consolas" w:hAnsi="Consolas"/>
            <w:color w:val="D4D4D4"/>
            <w:sz w:val="21"/>
            <w:szCs w:val="21"/>
          </w:rPr>
          <w:t>.</w:t>
        </w:r>
        <w:r w:rsidRPr="00C7100F">
          <w:rPr>
            <w:rFonts w:ascii="Consolas" w:hAnsi="Consolas"/>
            <w:color w:val="9CDCFE"/>
            <w:sz w:val="21"/>
            <w:szCs w:val="21"/>
          </w:rPr>
          <w:t>node1</w:t>
        </w:r>
        <w:r w:rsidRPr="00C7100F">
          <w:rPr>
            <w:rFonts w:ascii="Consolas" w:hAnsi="Consolas"/>
            <w:color w:val="D4D4D4"/>
            <w:sz w:val="21"/>
            <w:szCs w:val="21"/>
          </w:rPr>
          <w:t>.getCol())</w:t>
        </w:r>
      </w:ins>
    </w:p>
    <w:p w14:paraId="5009BD78" w14:textId="77777777" w:rsidR="00C7100F" w:rsidRPr="00C7100F" w:rsidRDefault="00C7100F" w:rsidP="00C7100F">
      <w:pPr>
        <w:shd w:val="clear" w:color="auto" w:fill="1E1E1E"/>
        <w:spacing w:line="285" w:lineRule="atLeast"/>
        <w:rPr>
          <w:ins w:id="524" w:author="Areej Turky Sahu Alotaibi" w:date="2022-01-24T20:06:00Z"/>
          <w:rFonts w:ascii="Consolas" w:hAnsi="Consolas"/>
          <w:color w:val="D4D4D4"/>
          <w:sz w:val="21"/>
          <w:szCs w:val="21"/>
        </w:rPr>
      </w:pPr>
      <w:ins w:id="525" w:author="Areej Turky Sahu Alotaibi" w:date="2022-01-24T20:06:00Z">
        <w:r w:rsidRPr="00C7100F">
          <w:rPr>
            <w:rFonts w:ascii="Consolas" w:hAnsi="Consolas"/>
            <w:color w:val="D4D4D4"/>
            <w:sz w:val="21"/>
            <w:szCs w:val="21"/>
          </w:rPr>
          <w:t xml:space="preserve">            </w:t>
        </w:r>
        <w:r w:rsidRPr="00C7100F">
          <w:rPr>
            <w:rFonts w:ascii="Consolas" w:hAnsi="Consolas"/>
            <w:color w:val="C586C0"/>
            <w:sz w:val="21"/>
            <w:szCs w:val="21"/>
          </w:rPr>
          <w:t>return</w:t>
        </w:r>
        <w:r w:rsidRPr="00C7100F">
          <w:rPr>
            <w:rFonts w:ascii="Consolas" w:hAnsi="Consolas"/>
            <w:color w:val="D4D4D4"/>
            <w:sz w:val="21"/>
            <w:szCs w:val="21"/>
          </w:rPr>
          <w:t xml:space="preserve"> </w:t>
        </w:r>
        <w:proofErr w:type="spellStart"/>
        <w:r w:rsidRPr="00C7100F">
          <w:rPr>
            <w:rFonts w:ascii="Consolas" w:hAnsi="Consolas"/>
            <w:color w:val="9CDCFE"/>
            <w:sz w:val="21"/>
            <w:szCs w:val="21"/>
          </w:rPr>
          <w:t>self</w:t>
        </w:r>
        <w:r w:rsidRPr="00C7100F">
          <w:rPr>
            <w:rFonts w:ascii="Consolas" w:hAnsi="Consolas"/>
            <w:color w:val="D4D4D4"/>
            <w:sz w:val="21"/>
            <w:szCs w:val="21"/>
          </w:rPr>
          <w:t>.</w:t>
        </w:r>
        <w:r w:rsidRPr="00C7100F">
          <w:rPr>
            <w:rFonts w:ascii="Consolas" w:hAnsi="Consolas"/>
            <w:color w:val="9CDCFE"/>
            <w:sz w:val="21"/>
            <w:szCs w:val="21"/>
          </w:rPr>
          <w:t>Mh</w:t>
        </w:r>
        <w:proofErr w:type="spellEnd"/>
      </w:ins>
    </w:p>
    <w:p w14:paraId="20B6840E" w14:textId="77777777" w:rsidR="00C7100F" w:rsidRPr="00C7100F" w:rsidRDefault="00C7100F" w:rsidP="00C7100F">
      <w:pPr>
        <w:shd w:val="clear" w:color="auto" w:fill="1E1E1E"/>
        <w:spacing w:line="285" w:lineRule="atLeast"/>
        <w:rPr>
          <w:ins w:id="526" w:author="Areej Turky Sahu Alotaibi" w:date="2022-01-24T20:06:00Z"/>
          <w:rFonts w:ascii="Consolas" w:hAnsi="Consolas"/>
          <w:color w:val="D4D4D4"/>
          <w:sz w:val="21"/>
          <w:szCs w:val="21"/>
        </w:rPr>
      </w:pPr>
      <w:ins w:id="527" w:author="Areej Turky Sahu Alotaibi" w:date="2022-01-24T20:06:00Z">
        <w:r w:rsidRPr="00C7100F">
          <w:rPr>
            <w:rFonts w:ascii="Consolas" w:hAnsi="Consolas"/>
            <w:color w:val="D4D4D4"/>
            <w:sz w:val="21"/>
            <w:szCs w:val="21"/>
          </w:rPr>
          <w:t xml:space="preserve">        </w:t>
        </w:r>
        <w:r w:rsidRPr="00C7100F">
          <w:rPr>
            <w:rFonts w:ascii="Consolas" w:hAnsi="Consolas"/>
            <w:color w:val="569CD6"/>
            <w:sz w:val="21"/>
            <w:szCs w:val="21"/>
          </w:rPr>
          <w:t>def</w:t>
        </w:r>
        <w:r w:rsidRPr="00C7100F">
          <w:rPr>
            <w:rFonts w:ascii="Consolas" w:hAnsi="Consolas"/>
            <w:color w:val="D4D4D4"/>
            <w:sz w:val="21"/>
            <w:szCs w:val="21"/>
          </w:rPr>
          <w:t xml:space="preserve"> </w:t>
        </w:r>
        <w:proofErr w:type="spellStart"/>
        <w:r w:rsidRPr="00C7100F">
          <w:rPr>
            <w:rFonts w:ascii="Consolas" w:hAnsi="Consolas"/>
            <w:color w:val="DCDCAA"/>
            <w:sz w:val="21"/>
            <w:szCs w:val="21"/>
          </w:rPr>
          <w:t>calculate_Euclidean_Heuristic</w:t>
        </w:r>
        <w:proofErr w:type="spellEnd"/>
        <w:r w:rsidRPr="00C7100F">
          <w:rPr>
            <w:rFonts w:ascii="Consolas" w:hAnsi="Consolas"/>
            <w:color w:val="D4D4D4"/>
            <w:sz w:val="21"/>
            <w:szCs w:val="21"/>
          </w:rPr>
          <w:t>(</w:t>
        </w:r>
        <w:r w:rsidRPr="00C7100F">
          <w:rPr>
            <w:rFonts w:ascii="Consolas" w:hAnsi="Consolas"/>
            <w:color w:val="9CDCFE"/>
            <w:sz w:val="21"/>
            <w:szCs w:val="21"/>
          </w:rPr>
          <w:t>self</w:t>
        </w:r>
        <w:r w:rsidRPr="00C7100F">
          <w:rPr>
            <w:rFonts w:ascii="Consolas" w:hAnsi="Consolas"/>
            <w:color w:val="D4D4D4"/>
            <w:sz w:val="21"/>
            <w:szCs w:val="21"/>
          </w:rPr>
          <w:t>,</w:t>
        </w:r>
        <w:r w:rsidRPr="00C7100F">
          <w:rPr>
            <w:rFonts w:ascii="Consolas" w:hAnsi="Consolas"/>
            <w:color w:val="9CDCFE"/>
            <w:sz w:val="21"/>
            <w:szCs w:val="21"/>
          </w:rPr>
          <w:t>node1</w:t>
        </w:r>
        <w:r w:rsidRPr="00C7100F">
          <w:rPr>
            <w:rFonts w:ascii="Consolas" w:hAnsi="Consolas"/>
            <w:color w:val="D4D4D4"/>
            <w:sz w:val="21"/>
            <w:szCs w:val="21"/>
          </w:rPr>
          <w:t xml:space="preserve">): </w:t>
        </w:r>
      </w:ins>
    </w:p>
    <w:p w14:paraId="14F4D04D" w14:textId="77777777" w:rsidR="00C7100F" w:rsidRPr="00C7100F" w:rsidRDefault="00C7100F" w:rsidP="00C7100F">
      <w:pPr>
        <w:shd w:val="clear" w:color="auto" w:fill="1E1E1E"/>
        <w:spacing w:line="285" w:lineRule="atLeast"/>
        <w:rPr>
          <w:ins w:id="528" w:author="Areej Turky Sahu Alotaibi" w:date="2022-01-24T20:06:00Z"/>
          <w:rFonts w:ascii="Consolas" w:hAnsi="Consolas"/>
          <w:color w:val="D4D4D4"/>
          <w:sz w:val="21"/>
          <w:szCs w:val="21"/>
        </w:rPr>
      </w:pPr>
      <w:ins w:id="529" w:author="Areej Turky Sahu Alotaibi" w:date="2022-01-24T20:06:00Z">
        <w:r w:rsidRPr="00C7100F">
          <w:rPr>
            <w:rFonts w:ascii="Consolas" w:hAnsi="Consolas"/>
            <w:color w:val="D4D4D4"/>
            <w:sz w:val="21"/>
            <w:szCs w:val="21"/>
          </w:rPr>
          <w:t xml:space="preserve">            </w:t>
        </w:r>
        <w:r w:rsidRPr="00C7100F">
          <w:rPr>
            <w:rFonts w:ascii="Consolas" w:hAnsi="Consolas"/>
            <w:color w:val="9CDCFE"/>
            <w:sz w:val="21"/>
            <w:szCs w:val="21"/>
          </w:rPr>
          <w:t>x</w:t>
        </w:r>
        <w:r w:rsidRPr="00C7100F">
          <w:rPr>
            <w:rFonts w:ascii="Consolas" w:hAnsi="Consolas"/>
            <w:color w:val="D4D4D4"/>
            <w:sz w:val="21"/>
            <w:szCs w:val="21"/>
          </w:rPr>
          <w:t xml:space="preserve"> = </w:t>
        </w:r>
        <w:proofErr w:type="spellStart"/>
        <w:r w:rsidRPr="00C7100F">
          <w:rPr>
            <w:rFonts w:ascii="Consolas" w:hAnsi="Consolas"/>
            <w:color w:val="4EC9B0"/>
            <w:sz w:val="21"/>
            <w:szCs w:val="21"/>
          </w:rPr>
          <w:t>math</w:t>
        </w:r>
        <w:r w:rsidRPr="00C7100F">
          <w:rPr>
            <w:rFonts w:ascii="Consolas" w:hAnsi="Consolas"/>
            <w:color w:val="D4D4D4"/>
            <w:sz w:val="21"/>
            <w:szCs w:val="21"/>
          </w:rPr>
          <w:t>.</w:t>
        </w:r>
        <w:r w:rsidRPr="00C7100F">
          <w:rPr>
            <w:rFonts w:ascii="Consolas" w:hAnsi="Consolas"/>
            <w:color w:val="DCDCAA"/>
            <w:sz w:val="21"/>
            <w:szCs w:val="21"/>
          </w:rPr>
          <w:t>pow</w:t>
        </w:r>
        <w:proofErr w:type="spellEnd"/>
        <w:r w:rsidRPr="00C7100F">
          <w:rPr>
            <w:rFonts w:ascii="Consolas" w:hAnsi="Consolas"/>
            <w:color w:val="D4D4D4"/>
            <w:sz w:val="21"/>
            <w:szCs w:val="21"/>
          </w:rPr>
          <w:t>(</w:t>
        </w:r>
        <w:r w:rsidRPr="00C7100F">
          <w:rPr>
            <w:rFonts w:ascii="Consolas" w:hAnsi="Consolas"/>
            <w:color w:val="DCDCAA"/>
            <w:sz w:val="21"/>
            <w:szCs w:val="21"/>
          </w:rPr>
          <w:t>abs</w:t>
        </w:r>
        <w:r w:rsidRPr="00C7100F">
          <w:rPr>
            <w:rFonts w:ascii="Consolas" w:hAnsi="Consolas"/>
            <w:color w:val="D4D4D4"/>
            <w:sz w:val="21"/>
            <w:szCs w:val="21"/>
          </w:rPr>
          <w:t>(</w:t>
        </w:r>
        <w:r w:rsidRPr="00C7100F">
          <w:rPr>
            <w:rFonts w:ascii="Consolas" w:hAnsi="Consolas"/>
            <w:color w:val="9CDCFE"/>
            <w:sz w:val="21"/>
            <w:szCs w:val="21"/>
          </w:rPr>
          <w:t>self</w:t>
        </w:r>
        <w:r w:rsidRPr="00C7100F">
          <w:rPr>
            <w:rFonts w:ascii="Consolas" w:hAnsi="Consolas"/>
            <w:color w:val="D4D4D4"/>
            <w:sz w:val="21"/>
            <w:szCs w:val="21"/>
          </w:rPr>
          <w:t>.</w:t>
        </w:r>
        <w:r w:rsidRPr="00C7100F">
          <w:rPr>
            <w:rFonts w:ascii="Consolas" w:hAnsi="Consolas"/>
            <w:color w:val="9CDCFE"/>
            <w:sz w:val="21"/>
            <w:szCs w:val="21"/>
          </w:rPr>
          <w:t>node1</w:t>
        </w:r>
        <w:r w:rsidRPr="00C7100F">
          <w:rPr>
            <w:rFonts w:ascii="Consolas" w:hAnsi="Consolas"/>
            <w:color w:val="D4D4D4"/>
            <w:sz w:val="21"/>
            <w:szCs w:val="21"/>
          </w:rPr>
          <w:t xml:space="preserve">.getRow() - </w:t>
        </w:r>
        <w:proofErr w:type="spellStart"/>
        <w:r w:rsidRPr="00C7100F">
          <w:rPr>
            <w:rFonts w:ascii="Consolas" w:hAnsi="Consolas"/>
            <w:color w:val="9CDCFE"/>
            <w:sz w:val="21"/>
            <w:szCs w:val="21"/>
          </w:rPr>
          <w:t>self</w:t>
        </w:r>
        <w:r w:rsidRPr="00C7100F">
          <w:rPr>
            <w:rFonts w:ascii="Consolas" w:hAnsi="Consolas"/>
            <w:color w:val="D4D4D4"/>
            <w:sz w:val="21"/>
            <w:szCs w:val="21"/>
          </w:rPr>
          <w:t>.</w:t>
        </w:r>
        <w:r w:rsidRPr="00C7100F">
          <w:rPr>
            <w:rFonts w:ascii="Consolas" w:hAnsi="Consolas"/>
            <w:color w:val="9CDCFE"/>
            <w:sz w:val="21"/>
            <w:szCs w:val="21"/>
          </w:rPr>
          <w:t>node</w:t>
        </w:r>
        <w:r w:rsidRPr="00C7100F">
          <w:rPr>
            <w:rFonts w:ascii="Consolas" w:hAnsi="Consolas"/>
            <w:color w:val="D4D4D4"/>
            <w:sz w:val="21"/>
            <w:szCs w:val="21"/>
          </w:rPr>
          <w:t>.getRow</w:t>
        </w:r>
        <w:proofErr w:type="spellEnd"/>
        <w:r w:rsidRPr="00C7100F">
          <w:rPr>
            <w:rFonts w:ascii="Consolas" w:hAnsi="Consolas"/>
            <w:color w:val="D4D4D4"/>
            <w:sz w:val="21"/>
            <w:szCs w:val="21"/>
          </w:rPr>
          <w:t xml:space="preserve">()), </w:t>
        </w:r>
        <w:r w:rsidRPr="00C7100F">
          <w:rPr>
            <w:rFonts w:ascii="Consolas" w:hAnsi="Consolas"/>
            <w:color w:val="B5CEA8"/>
            <w:sz w:val="21"/>
            <w:szCs w:val="21"/>
          </w:rPr>
          <w:t>2</w:t>
        </w:r>
        <w:r w:rsidRPr="00C7100F">
          <w:rPr>
            <w:rFonts w:ascii="Consolas" w:hAnsi="Consolas"/>
            <w:color w:val="D4D4D4"/>
            <w:sz w:val="21"/>
            <w:szCs w:val="21"/>
          </w:rPr>
          <w:t>)</w:t>
        </w:r>
      </w:ins>
    </w:p>
    <w:p w14:paraId="0EE7CAD4" w14:textId="77777777" w:rsidR="00C7100F" w:rsidRPr="00C7100F" w:rsidRDefault="00C7100F" w:rsidP="00C7100F">
      <w:pPr>
        <w:shd w:val="clear" w:color="auto" w:fill="1E1E1E"/>
        <w:spacing w:line="285" w:lineRule="atLeast"/>
        <w:rPr>
          <w:ins w:id="530" w:author="Areej Turky Sahu Alotaibi" w:date="2022-01-24T20:06:00Z"/>
          <w:rFonts w:ascii="Consolas" w:hAnsi="Consolas"/>
          <w:color w:val="D4D4D4"/>
          <w:sz w:val="21"/>
          <w:szCs w:val="21"/>
        </w:rPr>
      </w:pPr>
      <w:ins w:id="531" w:author="Areej Turky Sahu Alotaibi" w:date="2022-01-24T20:06:00Z">
        <w:r w:rsidRPr="00C7100F">
          <w:rPr>
            <w:rFonts w:ascii="Consolas" w:hAnsi="Consolas"/>
            <w:color w:val="D4D4D4"/>
            <w:sz w:val="21"/>
            <w:szCs w:val="21"/>
          </w:rPr>
          <w:t xml:space="preserve">            </w:t>
        </w:r>
        <w:r w:rsidRPr="00C7100F">
          <w:rPr>
            <w:rFonts w:ascii="Consolas" w:hAnsi="Consolas"/>
            <w:color w:val="9CDCFE"/>
            <w:sz w:val="21"/>
            <w:szCs w:val="21"/>
          </w:rPr>
          <w:t>y</w:t>
        </w:r>
        <w:r w:rsidRPr="00C7100F">
          <w:rPr>
            <w:rFonts w:ascii="Consolas" w:hAnsi="Consolas"/>
            <w:color w:val="D4D4D4"/>
            <w:sz w:val="21"/>
            <w:szCs w:val="21"/>
          </w:rPr>
          <w:t xml:space="preserve"> = </w:t>
        </w:r>
        <w:proofErr w:type="spellStart"/>
        <w:r w:rsidRPr="00C7100F">
          <w:rPr>
            <w:rFonts w:ascii="Consolas" w:hAnsi="Consolas"/>
            <w:color w:val="4EC9B0"/>
            <w:sz w:val="21"/>
            <w:szCs w:val="21"/>
          </w:rPr>
          <w:t>math</w:t>
        </w:r>
        <w:r w:rsidRPr="00C7100F">
          <w:rPr>
            <w:rFonts w:ascii="Consolas" w:hAnsi="Consolas"/>
            <w:color w:val="D4D4D4"/>
            <w:sz w:val="21"/>
            <w:szCs w:val="21"/>
          </w:rPr>
          <w:t>.</w:t>
        </w:r>
        <w:r w:rsidRPr="00C7100F">
          <w:rPr>
            <w:rFonts w:ascii="Consolas" w:hAnsi="Consolas"/>
            <w:color w:val="DCDCAA"/>
            <w:sz w:val="21"/>
            <w:szCs w:val="21"/>
          </w:rPr>
          <w:t>pow</w:t>
        </w:r>
        <w:proofErr w:type="spellEnd"/>
        <w:r w:rsidRPr="00C7100F">
          <w:rPr>
            <w:rFonts w:ascii="Consolas" w:hAnsi="Consolas"/>
            <w:color w:val="D4D4D4"/>
            <w:sz w:val="21"/>
            <w:szCs w:val="21"/>
          </w:rPr>
          <w:t>(</w:t>
        </w:r>
        <w:r w:rsidRPr="00C7100F">
          <w:rPr>
            <w:rFonts w:ascii="Consolas" w:hAnsi="Consolas"/>
            <w:color w:val="DCDCAA"/>
            <w:sz w:val="21"/>
            <w:szCs w:val="21"/>
          </w:rPr>
          <w:t>abs</w:t>
        </w:r>
        <w:r w:rsidRPr="00C7100F">
          <w:rPr>
            <w:rFonts w:ascii="Consolas" w:hAnsi="Consolas"/>
            <w:color w:val="D4D4D4"/>
            <w:sz w:val="21"/>
            <w:szCs w:val="21"/>
          </w:rPr>
          <w:t>(</w:t>
        </w:r>
        <w:r w:rsidRPr="00C7100F">
          <w:rPr>
            <w:rFonts w:ascii="Consolas" w:hAnsi="Consolas"/>
            <w:color w:val="9CDCFE"/>
            <w:sz w:val="21"/>
            <w:szCs w:val="21"/>
          </w:rPr>
          <w:t>self</w:t>
        </w:r>
        <w:r w:rsidRPr="00C7100F">
          <w:rPr>
            <w:rFonts w:ascii="Consolas" w:hAnsi="Consolas"/>
            <w:color w:val="D4D4D4"/>
            <w:sz w:val="21"/>
            <w:szCs w:val="21"/>
          </w:rPr>
          <w:t>.</w:t>
        </w:r>
        <w:r w:rsidRPr="00C7100F">
          <w:rPr>
            <w:rFonts w:ascii="Consolas" w:hAnsi="Consolas"/>
            <w:color w:val="9CDCFE"/>
            <w:sz w:val="21"/>
            <w:szCs w:val="21"/>
          </w:rPr>
          <w:t>node1</w:t>
        </w:r>
        <w:r w:rsidRPr="00C7100F">
          <w:rPr>
            <w:rFonts w:ascii="Consolas" w:hAnsi="Consolas"/>
            <w:color w:val="D4D4D4"/>
            <w:sz w:val="21"/>
            <w:szCs w:val="21"/>
          </w:rPr>
          <w:t xml:space="preserve">.getCol() - </w:t>
        </w:r>
        <w:proofErr w:type="spellStart"/>
        <w:r w:rsidRPr="00C7100F">
          <w:rPr>
            <w:rFonts w:ascii="Consolas" w:hAnsi="Consolas"/>
            <w:color w:val="9CDCFE"/>
            <w:sz w:val="21"/>
            <w:szCs w:val="21"/>
          </w:rPr>
          <w:t>self</w:t>
        </w:r>
        <w:r w:rsidRPr="00C7100F">
          <w:rPr>
            <w:rFonts w:ascii="Consolas" w:hAnsi="Consolas"/>
            <w:color w:val="D4D4D4"/>
            <w:sz w:val="21"/>
            <w:szCs w:val="21"/>
          </w:rPr>
          <w:t>.</w:t>
        </w:r>
        <w:r w:rsidRPr="00C7100F">
          <w:rPr>
            <w:rFonts w:ascii="Consolas" w:hAnsi="Consolas"/>
            <w:color w:val="9CDCFE"/>
            <w:sz w:val="21"/>
            <w:szCs w:val="21"/>
          </w:rPr>
          <w:t>node</w:t>
        </w:r>
        <w:r w:rsidRPr="00C7100F">
          <w:rPr>
            <w:rFonts w:ascii="Consolas" w:hAnsi="Consolas"/>
            <w:color w:val="D4D4D4"/>
            <w:sz w:val="21"/>
            <w:szCs w:val="21"/>
          </w:rPr>
          <w:t>.getCol</w:t>
        </w:r>
        <w:proofErr w:type="spellEnd"/>
        <w:r w:rsidRPr="00C7100F">
          <w:rPr>
            <w:rFonts w:ascii="Consolas" w:hAnsi="Consolas"/>
            <w:color w:val="D4D4D4"/>
            <w:sz w:val="21"/>
            <w:szCs w:val="21"/>
          </w:rPr>
          <w:t xml:space="preserve">()), </w:t>
        </w:r>
        <w:r w:rsidRPr="00C7100F">
          <w:rPr>
            <w:rFonts w:ascii="Consolas" w:hAnsi="Consolas"/>
            <w:color w:val="B5CEA8"/>
            <w:sz w:val="21"/>
            <w:szCs w:val="21"/>
          </w:rPr>
          <w:t>2</w:t>
        </w:r>
        <w:r w:rsidRPr="00C7100F">
          <w:rPr>
            <w:rFonts w:ascii="Consolas" w:hAnsi="Consolas"/>
            <w:color w:val="D4D4D4"/>
            <w:sz w:val="21"/>
            <w:szCs w:val="21"/>
          </w:rPr>
          <w:t>)</w:t>
        </w:r>
      </w:ins>
    </w:p>
    <w:p w14:paraId="6D5CEAF9" w14:textId="77777777" w:rsidR="00C7100F" w:rsidRPr="00C7100F" w:rsidRDefault="00C7100F" w:rsidP="00C7100F">
      <w:pPr>
        <w:shd w:val="clear" w:color="auto" w:fill="1E1E1E"/>
        <w:spacing w:line="285" w:lineRule="atLeast"/>
        <w:rPr>
          <w:ins w:id="532" w:author="Areej Turky Sahu Alotaibi" w:date="2022-01-24T20:06:00Z"/>
          <w:rFonts w:ascii="Consolas" w:hAnsi="Consolas"/>
          <w:color w:val="D4D4D4"/>
          <w:sz w:val="21"/>
          <w:szCs w:val="21"/>
        </w:rPr>
      </w:pPr>
      <w:ins w:id="533" w:author="Areej Turky Sahu Alotaibi" w:date="2022-01-24T20:06:00Z">
        <w:r w:rsidRPr="00C7100F">
          <w:rPr>
            <w:rFonts w:ascii="Consolas" w:hAnsi="Consolas"/>
            <w:color w:val="D4D4D4"/>
            <w:sz w:val="21"/>
            <w:szCs w:val="21"/>
          </w:rPr>
          <w:t xml:space="preserve">            </w:t>
        </w:r>
        <w:proofErr w:type="spellStart"/>
        <w:r w:rsidRPr="00C7100F">
          <w:rPr>
            <w:rFonts w:ascii="Consolas" w:hAnsi="Consolas"/>
            <w:color w:val="9CDCFE"/>
            <w:sz w:val="21"/>
            <w:szCs w:val="21"/>
          </w:rPr>
          <w:t>self</w:t>
        </w:r>
        <w:r w:rsidRPr="00C7100F">
          <w:rPr>
            <w:rFonts w:ascii="Consolas" w:hAnsi="Consolas"/>
            <w:color w:val="D4D4D4"/>
            <w:sz w:val="21"/>
            <w:szCs w:val="21"/>
          </w:rPr>
          <w:t>.</w:t>
        </w:r>
        <w:r w:rsidRPr="00C7100F">
          <w:rPr>
            <w:rFonts w:ascii="Consolas" w:hAnsi="Consolas"/>
            <w:color w:val="9CDCFE"/>
            <w:sz w:val="21"/>
            <w:szCs w:val="21"/>
          </w:rPr>
          <w:t>Eh</w:t>
        </w:r>
        <w:proofErr w:type="spellEnd"/>
        <w:r w:rsidRPr="00C7100F">
          <w:rPr>
            <w:rFonts w:ascii="Consolas" w:hAnsi="Consolas"/>
            <w:color w:val="D4D4D4"/>
            <w:sz w:val="21"/>
            <w:szCs w:val="21"/>
          </w:rPr>
          <w:t xml:space="preserve"> = </w:t>
        </w:r>
        <w:proofErr w:type="spellStart"/>
        <w:r w:rsidRPr="00C7100F">
          <w:rPr>
            <w:rFonts w:ascii="Consolas" w:hAnsi="Consolas"/>
            <w:color w:val="9CDCFE"/>
            <w:sz w:val="21"/>
            <w:szCs w:val="21"/>
          </w:rPr>
          <w:t>self</w:t>
        </w:r>
        <w:r w:rsidRPr="00C7100F">
          <w:rPr>
            <w:rFonts w:ascii="Consolas" w:hAnsi="Consolas"/>
            <w:color w:val="D4D4D4"/>
            <w:sz w:val="21"/>
            <w:szCs w:val="21"/>
          </w:rPr>
          <w:t>.</w:t>
        </w:r>
        <w:r w:rsidRPr="00C7100F">
          <w:rPr>
            <w:rFonts w:ascii="Consolas" w:hAnsi="Consolas"/>
            <w:color w:val="9CDCFE"/>
            <w:sz w:val="21"/>
            <w:szCs w:val="21"/>
          </w:rPr>
          <w:t>EculedianCost</w:t>
        </w:r>
        <w:proofErr w:type="spellEnd"/>
        <w:r w:rsidRPr="00C7100F">
          <w:rPr>
            <w:rFonts w:ascii="Consolas" w:hAnsi="Consolas"/>
            <w:color w:val="D4D4D4"/>
            <w:sz w:val="21"/>
            <w:szCs w:val="21"/>
          </w:rPr>
          <w:t xml:space="preserve"> * </w:t>
        </w:r>
        <w:proofErr w:type="spellStart"/>
        <w:r w:rsidRPr="00C7100F">
          <w:rPr>
            <w:rFonts w:ascii="Consolas" w:hAnsi="Consolas"/>
            <w:color w:val="4EC9B0"/>
            <w:sz w:val="21"/>
            <w:szCs w:val="21"/>
          </w:rPr>
          <w:t>math</w:t>
        </w:r>
        <w:r w:rsidRPr="00C7100F">
          <w:rPr>
            <w:rFonts w:ascii="Consolas" w:hAnsi="Consolas"/>
            <w:color w:val="D4D4D4"/>
            <w:sz w:val="21"/>
            <w:szCs w:val="21"/>
          </w:rPr>
          <w:t>.</w:t>
        </w:r>
        <w:r w:rsidRPr="00C7100F">
          <w:rPr>
            <w:rFonts w:ascii="Consolas" w:hAnsi="Consolas"/>
            <w:color w:val="DCDCAA"/>
            <w:sz w:val="21"/>
            <w:szCs w:val="21"/>
          </w:rPr>
          <w:t>sqrt</w:t>
        </w:r>
        <w:proofErr w:type="spellEnd"/>
        <w:r w:rsidRPr="00C7100F">
          <w:rPr>
            <w:rFonts w:ascii="Consolas" w:hAnsi="Consolas"/>
            <w:color w:val="D4D4D4"/>
            <w:sz w:val="21"/>
            <w:szCs w:val="21"/>
          </w:rPr>
          <w:t>(</w:t>
        </w:r>
        <w:r w:rsidRPr="00C7100F">
          <w:rPr>
            <w:rFonts w:ascii="Consolas" w:hAnsi="Consolas"/>
            <w:color w:val="9CDCFE"/>
            <w:sz w:val="21"/>
            <w:szCs w:val="21"/>
          </w:rPr>
          <w:t>x</w:t>
        </w:r>
        <w:r w:rsidRPr="00C7100F">
          <w:rPr>
            <w:rFonts w:ascii="Consolas" w:hAnsi="Consolas"/>
            <w:color w:val="D4D4D4"/>
            <w:sz w:val="21"/>
            <w:szCs w:val="21"/>
          </w:rPr>
          <w:t xml:space="preserve"> + </w:t>
        </w:r>
        <w:r w:rsidRPr="00C7100F">
          <w:rPr>
            <w:rFonts w:ascii="Consolas" w:hAnsi="Consolas"/>
            <w:color w:val="9CDCFE"/>
            <w:sz w:val="21"/>
            <w:szCs w:val="21"/>
          </w:rPr>
          <w:t>y</w:t>
        </w:r>
        <w:r w:rsidRPr="00C7100F">
          <w:rPr>
            <w:rFonts w:ascii="Consolas" w:hAnsi="Consolas"/>
            <w:color w:val="D4D4D4"/>
            <w:sz w:val="21"/>
            <w:szCs w:val="21"/>
          </w:rPr>
          <w:t>)</w:t>
        </w:r>
      </w:ins>
    </w:p>
    <w:p w14:paraId="20AF48FF" w14:textId="77777777" w:rsidR="00C7100F" w:rsidRPr="00C7100F" w:rsidRDefault="00C7100F" w:rsidP="00C7100F">
      <w:pPr>
        <w:shd w:val="clear" w:color="auto" w:fill="1E1E1E"/>
        <w:spacing w:line="285" w:lineRule="atLeast"/>
        <w:rPr>
          <w:ins w:id="534" w:author="Areej Turky Sahu Alotaibi" w:date="2022-01-24T20:06:00Z"/>
          <w:rFonts w:ascii="Consolas" w:hAnsi="Consolas"/>
          <w:color w:val="D4D4D4"/>
          <w:sz w:val="21"/>
          <w:szCs w:val="21"/>
        </w:rPr>
      </w:pPr>
      <w:ins w:id="535" w:author="Areej Turky Sahu Alotaibi" w:date="2022-01-24T20:06:00Z">
        <w:r w:rsidRPr="00C7100F">
          <w:rPr>
            <w:rFonts w:ascii="Consolas" w:hAnsi="Consolas"/>
            <w:color w:val="D4D4D4"/>
            <w:sz w:val="21"/>
            <w:szCs w:val="21"/>
          </w:rPr>
          <w:t xml:space="preserve">            </w:t>
        </w:r>
        <w:r w:rsidRPr="00C7100F">
          <w:rPr>
            <w:rFonts w:ascii="Consolas" w:hAnsi="Consolas"/>
            <w:color w:val="C586C0"/>
            <w:sz w:val="21"/>
            <w:szCs w:val="21"/>
          </w:rPr>
          <w:t>return</w:t>
        </w:r>
        <w:r w:rsidRPr="00C7100F">
          <w:rPr>
            <w:rFonts w:ascii="Consolas" w:hAnsi="Consolas"/>
            <w:color w:val="D4D4D4"/>
            <w:sz w:val="21"/>
            <w:szCs w:val="21"/>
          </w:rPr>
          <w:t xml:space="preserve"> </w:t>
        </w:r>
        <w:proofErr w:type="spellStart"/>
        <w:r w:rsidRPr="00C7100F">
          <w:rPr>
            <w:rFonts w:ascii="Consolas" w:hAnsi="Consolas"/>
            <w:color w:val="9CDCFE"/>
            <w:sz w:val="21"/>
            <w:szCs w:val="21"/>
          </w:rPr>
          <w:t>self</w:t>
        </w:r>
        <w:r w:rsidRPr="00C7100F">
          <w:rPr>
            <w:rFonts w:ascii="Consolas" w:hAnsi="Consolas"/>
            <w:color w:val="D4D4D4"/>
            <w:sz w:val="21"/>
            <w:szCs w:val="21"/>
          </w:rPr>
          <w:t>.</w:t>
        </w:r>
        <w:r w:rsidRPr="00C7100F">
          <w:rPr>
            <w:rFonts w:ascii="Consolas" w:hAnsi="Consolas"/>
            <w:color w:val="9CDCFE"/>
            <w:sz w:val="21"/>
            <w:szCs w:val="21"/>
          </w:rPr>
          <w:t>Eh</w:t>
        </w:r>
        <w:proofErr w:type="spellEnd"/>
      </w:ins>
    </w:p>
    <w:p w14:paraId="7F901FE5" w14:textId="77777777" w:rsidR="00C7100F" w:rsidRPr="00C7100F" w:rsidRDefault="00C7100F" w:rsidP="00C7100F">
      <w:pPr>
        <w:shd w:val="clear" w:color="auto" w:fill="1E1E1E"/>
        <w:spacing w:line="285" w:lineRule="atLeast"/>
        <w:rPr>
          <w:ins w:id="536" w:author="Areej Turky Sahu Alotaibi" w:date="2022-01-24T20:06:00Z"/>
          <w:rFonts w:ascii="Consolas" w:hAnsi="Consolas"/>
          <w:color w:val="D4D4D4"/>
          <w:sz w:val="21"/>
          <w:szCs w:val="21"/>
        </w:rPr>
      </w:pPr>
      <w:ins w:id="537" w:author="Areej Turky Sahu Alotaibi" w:date="2022-01-24T20:06:00Z">
        <w:r w:rsidRPr="00C7100F">
          <w:rPr>
            <w:rFonts w:ascii="Consolas" w:hAnsi="Consolas"/>
            <w:color w:val="D4D4D4"/>
            <w:sz w:val="21"/>
            <w:szCs w:val="21"/>
          </w:rPr>
          <w:t xml:space="preserve">        </w:t>
        </w:r>
        <w:r w:rsidRPr="00C7100F">
          <w:rPr>
            <w:rFonts w:ascii="Consolas" w:hAnsi="Consolas"/>
            <w:color w:val="569CD6"/>
            <w:sz w:val="21"/>
            <w:szCs w:val="21"/>
          </w:rPr>
          <w:t>def</w:t>
        </w:r>
        <w:r w:rsidRPr="00C7100F">
          <w:rPr>
            <w:rFonts w:ascii="Consolas" w:hAnsi="Consolas"/>
            <w:color w:val="D4D4D4"/>
            <w:sz w:val="21"/>
            <w:szCs w:val="21"/>
          </w:rPr>
          <w:t xml:space="preserve"> </w:t>
        </w:r>
        <w:proofErr w:type="spellStart"/>
        <w:r w:rsidRPr="00C7100F">
          <w:rPr>
            <w:rFonts w:ascii="Consolas" w:hAnsi="Consolas"/>
            <w:color w:val="DCDCAA"/>
            <w:sz w:val="21"/>
            <w:szCs w:val="21"/>
          </w:rPr>
          <w:t>calculate_Digonal_Heuristic</w:t>
        </w:r>
        <w:proofErr w:type="spellEnd"/>
        <w:r w:rsidRPr="00C7100F">
          <w:rPr>
            <w:rFonts w:ascii="Consolas" w:hAnsi="Consolas"/>
            <w:color w:val="D4D4D4"/>
            <w:sz w:val="21"/>
            <w:szCs w:val="21"/>
          </w:rPr>
          <w:t>(</w:t>
        </w:r>
        <w:r w:rsidRPr="00C7100F">
          <w:rPr>
            <w:rFonts w:ascii="Consolas" w:hAnsi="Consolas"/>
            <w:color w:val="9CDCFE"/>
            <w:sz w:val="21"/>
            <w:szCs w:val="21"/>
          </w:rPr>
          <w:t>self</w:t>
        </w:r>
        <w:r w:rsidRPr="00C7100F">
          <w:rPr>
            <w:rFonts w:ascii="Consolas" w:hAnsi="Consolas"/>
            <w:color w:val="D4D4D4"/>
            <w:sz w:val="21"/>
            <w:szCs w:val="21"/>
          </w:rPr>
          <w:t>,</w:t>
        </w:r>
        <w:r w:rsidRPr="00C7100F">
          <w:rPr>
            <w:rFonts w:ascii="Consolas" w:hAnsi="Consolas"/>
            <w:color w:val="9CDCFE"/>
            <w:sz w:val="21"/>
            <w:szCs w:val="21"/>
          </w:rPr>
          <w:t>node1</w:t>
        </w:r>
        <w:r w:rsidRPr="00C7100F">
          <w:rPr>
            <w:rFonts w:ascii="Consolas" w:hAnsi="Consolas"/>
            <w:color w:val="D4D4D4"/>
            <w:sz w:val="21"/>
            <w:szCs w:val="21"/>
          </w:rPr>
          <w:t xml:space="preserve">): </w:t>
        </w:r>
      </w:ins>
    </w:p>
    <w:p w14:paraId="57249C69" w14:textId="77777777" w:rsidR="00C7100F" w:rsidRPr="00C7100F" w:rsidRDefault="00C7100F" w:rsidP="00C7100F">
      <w:pPr>
        <w:shd w:val="clear" w:color="auto" w:fill="1E1E1E"/>
        <w:spacing w:line="285" w:lineRule="atLeast"/>
        <w:rPr>
          <w:ins w:id="538" w:author="Areej Turky Sahu Alotaibi" w:date="2022-01-24T20:06:00Z"/>
          <w:rFonts w:ascii="Consolas" w:hAnsi="Consolas"/>
          <w:color w:val="D4D4D4"/>
          <w:sz w:val="21"/>
          <w:szCs w:val="21"/>
        </w:rPr>
      </w:pPr>
      <w:ins w:id="539" w:author="Areej Turky Sahu Alotaibi" w:date="2022-01-24T20:06:00Z">
        <w:r w:rsidRPr="00C7100F">
          <w:rPr>
            <w:rFonts w:ascii="Consolas" w:hAnsi="Consolas"/>
            <w:color w:val="D4D4D4"/>
            <w:sz w:val="21"/>
            <w:szCs w:val="21"/>
          </w:rPr>
          <w:t xml:space="preserve">            </w:t>
        </w:r>
        <w:r w:rsidRPr="00C7100F">
          <w:rPr>
            <w:rFonts w:ascii="Consolas" w:hAnsi="Consolas"/>
            <w:color w:val="9CDCFE"/>
            <w:sz w:val="21"/>
            <w:szCs w:val="21"/>
          </w:rPr>
          <w:t>dx</w:t>
        </w:r>
        <w:r w:rsidRPr="00C7100F">
          <w:rPr>
            <w:rFonts w:ascii="Consolas" w:hAnsi="Consolas"/>
            <w:color w:val="D4D4D4"/>
            <w:sz w:val="21"/>
            <w:szCs w:val="21"/>
          </w:rPr>
          <w:t xml:space="preserve"> = </w:t>
        </w:r>
        <w:r w:rsidRPr="00C7100F">
          <w:rPr>
            <w:rFonts w:ascii="Consolas" w:hAnsi="Consolas"/>
            <w:color w:val="DCDCAA"/>
            <w:sz w:val="21"/>
            <w:szCs w:val="21"/>
          </w:rPr>
          <w:t>abs</w:t>
        </w:r>
        <w:r w:rsidRPr="00C7100F">
          <w:rPr>
            <w:rFonts w:ascii="Consolas" w:hAnsi="Consolas"/>
            <w:color w:val="D4D4D4"/>
            <w:sz w:val="21"/>
            <w:szCs w:val="21"/>
          </w:rPr>
          <w:t>(</w:t>
        </w:r>
        <w:r w:rsidRPr="00C7100F">
          <w:rPr>
            <w:rFonts w:ascii="Consolas" w:hAnsi="Consolas"/>
            <w:color w:val="9CDCFE"/>
            <w:sz w:val="21"/>
            <w:szCs w:val="21"/>
          </w:rPr>
          <w:t>self</w:t>
        </w:r>
        <w:r w:rsidRPr="00C7100F">
          <w:rPr>
            <w:rFonts w:ascii="Consolas" w:hAnsi="Consolas"/>
            <w:color w:val="D4D4D4"/>
            <w:sz w:val="21"/>
            <w:szCs w:val="21"/>
          </w:rPr>
          <w:t>.</w:t>
        </w:r>
        <w:r w:rsidRPr="00C7100F">
          <w:rPr>
            <w:rFonts w:ascii="Consolas" w:hAnsi="Consolas"/>
            <w:color w:val="9CDCFE"/>
            <w:sz w:val="21"/>
            <w:szCs w:val="21"/>
          </w:rPr>
          <w:t>node1</w:t>
        </w:r>
        <w:r w:rsidRPr="00C7100F">
          <w:rPr>
            <w:rFonts w:ascii="Consolas" w:hAnsi="Consolas"/>
            <w:color w:val="D4D4D4"/>
            <w:sz w:val="21"/>
            <w:szCs w:val="21"/>
          </w:rPr>
          <w:t xml:space="preserve">.getRow() - </w:t>
        </w:r>
        <w:proofErr w:type="spellStart"/>
        <w:r w:rsidRPr="00C7100F">
          <w:rPr>
            <w:rFonts w:ascii="Consolas" w:hAnsi="Consolas"/>
            <w:color w:val="9CDCFE"/>
            <w:sz w:val="21"/>
            <w:szCs w:val="21"/>
          </w:rPr>
          <w:t>self</w:t>
        </w:r>
        <w:r w:rsidRPr="00C7100F">
          <w:rPr>
            <w:rFonts w:ascii="Consolas" w:hAnsi="Consolas"/>
            <w:color w:val="D4D4D4"/>
            <w:sz w:val="21"/>
            <w:szCs w:val="21"/>
          </w:rPr>
          <w:t>.</w:t>
        </w:r>
        <w:r w:rsidRPr="00C7100F">
          <w:rPr>
            <w:rFonts w:ascii="Consolas" w:hAnsi="Consolas"/>
            <w:color w:val="9CDCFE"/>
            <w:sz w:val="21"/>
            <w:szCs w:val="21"/>
          </w:rPr>
          <w:t>node</w:t>
        </w:r>
        <w:r w:rsidRPr="00C7100F">
          <w:rPr>
            <w:rFonts w:ascii="Consolas" w:hAnsi="Consolas"/>
            <w:color w:val="D4D4D4"/>
            <w:sz w:val="21"/>
            <w:szCs w:val="21"/>
          </w:rPr>
          <w:t>.getRow</w:t>
        </w:r>
        <w:proofErr w:type="spellEnd"/>
        <w:r w:rsidRPr="00C7100F">
          <w:rPr>
            <w:rFonts w:ascii="Consolas" w:hAnsi="Consolas"/>
            <w:color w:val="D4D4D4"/>
            <w:sz w:val="21"/>
            <w:szCs w:val="21"/>
          </w:rPr>
          <w:t>())</w:t>
        </w:r>
      </w:ins>
    </w:p>
    <w:p w14:paraId="32914AAD" w14:textId="77777777" w:rsidR="00C7100F" w:rsidRPr="00C7100F" w:rsidRDefault="00C7100F" w:rsidP="00C7100F">
      <w:pPr>
        <w:shd w:val="clear" w:color="auto" w:fill="1E1E1E"/>
        <w:spacing w:line="285" w:lineRule="atLeast"/>
        <w:rPr>
          <w:ins w:id="540" w:author="Areej Turky Sahu Alotaibi" w:date="2022-01-24T20:06:00Z"/>
          <w:rFonts w:ascii="Consolas" w:hAnsi="Consolas"/>
          <w:color w:val="D4D4D4"/>
          <w:sz w:val="21"/>
          <w:szCs w:val="21"/>
        </w:rPr>
      </w:pPr>
      <w:ins w:id="541" w:author="Areej Turky Sahu Alotaibi" w:date="2022-01-24T20:06:00Z">
        <w:r w:rsidRPr="00C7100F">
          <w:rPr>
            <w:rFonts w:ascii="Consolas" w:hAnsi="Consolas"/>
            <w:color w:val="D4D4D4"/>
            <w:sz w:val="21"/>
            <w:szCs w:val="21"/>
          </w:rPr>
          <w:t xml:space="preserve">            </w:t>
        </w:r>
        <w:proofErr w:type="spellStart"/>
        <w:r w:rsidRPr="00C7100F">
          <w:rPr>
            <w:rFonts w:ascii="Consolas" w:hAnsi="Consolas"/>
            <w:color w:val="9CDCFE"/>
            <w:sz w:val="21"/>
            <w:szCs w:val="21"/>
          </w:rPr>
          <w:t>dy</w:t>
        </w:r>
        <w:proofErr w:type="spellEnd"/>
        <w:r w:rsidRPr="00C7100F">
          <w:rPr>
            <w:rFonts w:ascii="Consolas" w:hAnsi="Consolas"/>
            <w:color w:val="D4D4D4"/>
            <w:sz w:val="21"/>
            <w:szCs w:val="21"/>
          </w:rPr>
          <w:t xml:space="preserve"> = </w:t>
        </w:r>
        <w:r w:rsidRPr="00C7100F">
          <w:rPr>
            <w:rFonts w:ascii="Consolas" w:hAnsi="Consolas"/>
            <w:color w:val="DCDCAA"/>
            <w:sz w:val="21"/>
            <w:szCs w:val="21"/>
          </w:rPr>
          <w:t>abs</w:t>
        </w:r>
        <w:r w:rsidRPr="00C7100F">
          <w:rPr>
            <w:rFonts w:ascii="Consolas" w:hAnsi="Consolas"/>
            <w:color w:val="D4D4D4"/>
            <w:sz w:val="21"/>
            <w:szCs w:val="21"/>
          </w:rPr>
          <w:t>(</w:t>
        </w:r>
        <w:r w:rsidRPr="00C7100F">
          <w:rPr>
            <w:rFonts w:ascii="Consolas" w:hAnsi="Consolas"/>
            <w:color w:val="9CDCFE"/>
            <w:sz w:val="21"/>
            <w:szCs w:val="21"/>
          </w:rPr>
          <w:t>self</w:t>
        </w:r>
        <w:r w:rsidRPr="00C7100F">
          <w:rPr>
            <w:rFonts w:ascii="Consolas" w:hAnsi="Consolas"/>
            <w:color w:val="D4D4D4"/>
            <w:sz w:val="21"/>
            <w:szCs w:val="21"/>
          </w:rPr>
          <w:t>.</w:t>
        </w:r>
        <w:r w:rsidRPr="00C7100F">
          <w:rPr>
            <w:rFonts w:ascii="Consolas" w:hAnsi="Consolas"/>
            <w:color w:val="9CDCFE"/>
            <w:sz w:val="21"/>
            <w:szCs w:val="21"/>
          </w:rPr>
          <w:t>node1</w:t>
        </w:r>
        <w:r w:rsidRPr="00C7100F">
          <w:rPr>
            <w:rFonts w:ascii="Consolas" w:hAnsi="Consolas"/>
            <w:color w:val="D4D4D4"/>
            <w:sz w:val="21"/>
            <w:szCs w:val="21"/>
          </w:rPr>
          <w:t xml:space="preserve">.getCol() - </w:t>
        </w:r>
        <w:proofErr w:type="spellStart"/>
        <w:r w:rsidRPr="00C7100F">
          <w:rPr>
            <w:rFonts w:ascii="Consolas" w:hAnsi="Consolas"/>
            <w:color w:val="9CDCFE"/>
            <w:sz w:val="21"/>
            <w:szCs w:val="21"/>
          </w:rPr>
          <w:t>self</w:t>
        </w:r>
        <w:r w:rsidRPr="00C7100F">
          <w:rPr>
            <w:rFonts w:ascii="Consolas" w:hAnsi="Consolas"/>
            <w:color w:val="D4D4D4"/>
            <w:sz w:val="21"/>
            <w:szCs w:val="21"/>
          </w:rPr>
          <w:t>.</w:t>
        </w:r>
        <w:r w:rsidRPr="00C7100F">
          <w:rPr>
            <w:rFonts w:ascii="Consolas" w:hAnsi="Consolas"/>
            <w:color w:val="9CDCFE"/>
            <w:sz w:val="21"/>
            <w:szCs w:val="21"/>
          </w:rPr>
          <w:t>node</w:t>
        </w:r>
        <w:r w:rsidRPr="00C7100F">
          <w:rPr>
            <w:rFonts w:ascii="Consolas" w:hAnsi="Consolas"/>
            <w:color w:val="D4D4D4"/>
            <w:sz w:val="21"/>
            <w:szCs w:val="21"/>
          </w:rPr>
          <w:t>.getCol</w:t>
        </w:r>
        <w:proofErr w:type="spellEnd"/>
        <w:r w:rsidRPr="00C7100F">
          <w:rPr>
            <w:rFonts w:ascii="Consolas" w:hAnsi="Consolas"/>
            <w:color w:val="D4D4D4"/>
            <w:sz w:val="21"/>
            <w:szCs w:val="21"/>
          </w:rPr>
          <w:t>())</w:t>
        </w:r>
      </w:ins>
    </w:p>
    <w:p w14:paraId="0AEAA338" w14:textId="77777777" w:rsidR="00C7100F" w:rsidRPr="00C7100F" w:rsidRDefault="00C7100F" w:rsidP="00C7100F">
      <w:pPr>
        <w:shd w:val="clear" w:color="auto" w:fill="1E1E1E"/>
        <w:spacing w:line="285" w:lineRule="atLeast"/>
        <w:rPr>
          <w:ins w:id="542" w:author="Areej Turky Sahu Alotaibi" w:date="2022-01-24T20:06:00Z"/>
          <w:rFonts w:ascii="Consolas" w:hAnsi="Consolas"/>
          <w:color w:val="D4D4D4"/>
          <w:sz w:val="21"/>
          <w:szCs w:val="21"/>
        </w:rPr>
      </w:pPr>
      <w:ins w:id="543" w:author="Areej Turky Sahu Alotaibi" w:date="2022-01-24T20:06:00Z">
        <w:r w:rsidRPr="00C7100F">
          <w:rPr>
            <w:rFonts w:ascii="Consolas" w:hAnsi="Consolas"/>
            <w:color w:val="D4D4D4"/>
            <w:sz w:val="21"/>
            <w:szCs w:val="21"/>
          </w:rPr>
          <w:t xml:space="preserve">            </w:t>
        </w:r>
        <w:proofErr w:type="spellStart"/>
        <w:r w:rsidRPr="00C7100F">
          <w:rPr>
            <w:rFonts w:ascii="Consolas" w:hAnsi="Consolas"/>
            <w:color w:val="9CDCFE"/>
            <w:sz w:val="21"/>
            <w:szCs w:val="21"/>
          </w:rPr>
          <w:t>self</w:t>
        </w:r>
        <w:r w:rsidRPr="00C7100F">
          <w:rPr>
            <w:rFonts w:ascii="Consolas" w:hAnsi="Consolas"/>
            <w:color w:val="D4D4D4"/>
            <w:sz w:val="21"/>
            <w:szCs w:val="21"/>
          </w:rPr>
          <w:t>.</w:t>
        </w:r>
        <w:r w:rsidRPr="00C7100F">
          <w:rPr>
            <w:rFonts w:ascii="Consolas" w:hAnsi="Consolas"/>
            <w:color w:val="9CDCFE"/>
            <w:sz w:val="21"/>
            <w:szCs w:val="21"/>
          </w:rPr>
          <w:t>Eh</w:t>
        </w:r>
        <w:proofErr w:type="spellEnd"/>
        <w:r w:rsidRPr="00C7100F">
          <w:rPr>
            <w:rFonts w:ascii="Consolas" w:hAnsi="Consolas"/>
            <w:color w:val="D4D4D4"/>
            <w:sz w:val="21"/>
            <w:szCs w:val="21"/>
          </w:rPr>
          <w:t xml:space="preserve"> = </w:t>
        </w:r>
        <w:proofErr w:type="spellStart"/>
        <w:r w:rsidRPr="00C7100F">
          <w:rPr>
            <w:rFonts w:ascii="Consolas" w:hAnsi="Consolas"/>
            <w:color w:val="9CDCFE"/>
            <w:sz w:val="21"/>
            <w:szCs w:val="21"/>
          </w:rPr>
          <w:t>self</w:t>
        </w:r>
        <w:r w:rsidRPr="00C7100F">
          <w:rPr>
            <w:rFonts w:ascii="Consolas" w:hAnsi="Consolas"/>
            <w:color w:val="D4D4D4"/>
            <w:sz w:val="21"/>
            <w:szCs w:val="21"/>
          </w:rPr>
          <w:t>.</w:t>
        </w:r>
        <w:r w:rsidRPr="00C7100F">
          <w:rPr>
            <w:rFonts w:ascii="Consolas" w:hAnsi="Consolas"/>
            <w:color w:val="9CDCFE"/>
            <w:sz w:val="21"/>
            <w:szCs w:val="21"/>
          </w:rPr>
          <w:t>DigonalCost</w:t>
        </w:r>
        <w:proofErr w:type="spellEnd"/>
        <w:r w:rsidRPr="00C7100F">
          <w:rPr>
            <w:rFonts w:ascii="Consolas" w:hAnsi="Consolas"/>
            <w:color w:val="D4D4D4"/>
            <w:sz w:val="21"/>
            <w:szCs w:val="21"/>
          </w:rPr>
          <w:t xml:space="preserve"> * </w:t>
        </w:r>
        <w:r w:rsidRPr="00C7100F">
          <w:rPr>
            <w:rFonts w:ascii="Consolas" w:hAnsi="Consolas"/>
            <w:color w:val="DCDCAA"/>
            <w:sz w:val="21"/>
            <w:szCs w:val="21"/>
          </w:rPr>
          <w:t>max</w:t>
        </w:r>
        <w:r w:rsidRPr="00C7100F">
          <w:rPr>
            <w:rFonts w:ascii="Consolas" w:hAnsi="Consolas"/>
            <w:color w:val="D4D4D4"/>
            <w:sz w:val="21"/>
            <w:szCs w:val="21"/>
          </w:rPr>
          <w:t>(</w:t>
        </w:r>
        <w:r w:rsidRPr="00C7100F">
          <w:rPr>
            <w:rFonts w:ascii="Consolas" w:hAnsi="Consolas"/>
            <w:color w:val="9CDCFE"/>
            <w:sz w:val="21"/>
            <w:szCs w:val="21"/>
          </w:rPr>
          <w:t>dx</w:t>
        </w:r>
        <w:r w:rsidRPr="00C7100F">
          <w:rPr>
            <w:rFonts w:ascii="Consolas" w:hAnsi="Consolas"/>
            <w:color w:val="D4D4D4"/>
            <w:sz w:val="21"/>
            <w:szCs w:val="21"/>
          </w:rPr>
          <w:t xml:space="preserve">, </w:t>
        </w:r>
        <w:proofErr w:type="spellStart"/>
        <w:r w:rsidRPr="00C7100F">
          <w:rPr>
            <w:rFonts w:ascii="Consolas" w:hAnsi="Consolas"/>
            <w:color w:val="9CDCFE"/>
            <w:sz w:val="21"/>
            <w:szCs w:val="21"/>
          </w:rPr>
          <w:t>dy</w:t>
        </w:r>
        <w:proofErr w:type="spellEnd"/>
        <w:r w:rsidRPr="00C7100F">
          <w:rPr>
            <w:rFonts w:ascii="Consolas" w:hAnsi="Consolas"/>
            <w:color w:val="D4D4D4"/>
            <w:sz w:val="21"/>
            <w:szCs w:val="21"/>
          </w:rPr>
          <w:t>)</w:t>
        </w:r>
      </w:ins>
    </w:p>
    <w:p w14:paraId="6684630C" w14:textId="77777777" w:rsidR="00C7100F" w:rsidRPr="00C7100F" w:rsidRDefault="00C7100F" w:rsidP="00C7100F">
      <w:pPr>
        <w:shd w:val="clear" w:color="auto" w:fill="1E1E1E"/>
        <w:spacing w:line="285" w:lineRule="atLeast"/>
        <w:rPr>
          <w:ins w:id="544" w:author="Areej Turky Sahu Alotaibi" w:date="2022-01-24T20:06:00Z"/>
          <w:rFonts w:ascii="Consolas" w:hAnsi="Consolas"/>
          <w:color w:val="D4D4D4"/>
          <w:sz w:val="21"/>
          <w:szCs w:val="21"/>
        </w:rPr>
      </w:pPr>
      <w:ins w:id="545" w:author="Areej Turky Sahu Alotaibi" w:date="2022-01-24T20:06:00Z">
        <w:r w:rsidRPr="00C7100F">
          <w:rPr>
            <w:rFonts w:ascii="Consolas" w:hAnsi="Consolas"/>
            <w:color w:val="D4D4D4"/>
            <w:sz w:val="21"/>
            <w:szCs w:val="21"/>
          </w:rPr>
          <w:t xml:space="preserve">            </w:t>
        </w:r>
        <w:r w:rsidRPr="00C7100F">
          <w:rPr>
            <w:rFonts w:ascii="Consolas" w:hAnsi="Consolas"/>
            <w:color w:val="C586C0"/>
            <w:sz w:val="21"/>
            <w:szCs w:val="21"/>
          </w:rPr>
          <w:t>return</w:t>
        </w:r>
        <w:r w:rsidRPr="00C7100F">
          <w:rPr>
            <w:rFonts w:ascii="Consolas" w:hAnsi="Consolas"/>
            <w:color w:val="D4D4D4"/>
            <w:sz w:val="21"/>
            <w:szCs w:val="21"/>
          </w:rPr>
          <w:t xml:space="preserve"> </w:t>
        </w:r>
        <w:proofErr w:type="spellStart"/>
        <w:r w:rsidRPr="00C7100F">
          <w:rPr>
            <w:rFonts w:ascii="Consolas" w:hAnsi="Consolas"/>
            <w:color w:val="9CDCFE"/>
            <w:sz w:val="21"/>
            <w:szCs w:val="21"/>
          </w:rPr>
          <w:t>self</w:t>
        </w:r>
        <w:r w:rsidRPr="00C7100F">
          <w:rPr>
            <w:rFonts w:ascii="Consolas" w:hAnsi="Consolas"/>
            <w:color w:val="D4D4D4"/>
            <w:sz w:val="21"/>
            <w:szCs w:val="21"/>
          </w:rPr>
          <w:t>.</w:t>
        </w:r>
        <w:r w:rsidRPr="00C7100F">
          <w:rPr>
            <w:rFonts w:ascii="Consolas" w:hAnsi="Consolas"/>
            <w:color w:val="9CDCFE"/>
            <w:sz w:val="21"/>
            <w:szCs w:val="21"/>
          </w:rPr>
          <w:t>Eh</w:t>
        </w:r>
        <w:proofErr w:type="spellEnd"/>
      </w:ins>
    </w:p>
    <w:p w14:paraId="7FD8BD0A" w14:textId="77777777" w:rsidR="00C7100F" w:rsidRPr="00C7100F" w:rsidRDefault="00C7100F" w:rsidP="00C7100F">
      <w:pPr>
        <w:shd w:val="clear" w:color="auto" w:fill="1E1E1E"/>
        <w:spacing w:after="240" w:line="285" w:lineRule="atLeast"/>
        <w:rPr>
          <w:ins w:id="546" w:author="Areej Turky Sahu Alotaibi" w:date="2022-01-24T20:06:00Z"/>
          <w:rFonts w:ascii="Consolas" w:hAnsi="Consolas"/>
          <w:color w:val="D4D4D4"/>
          <w:sz w:val="21"/>
          <w:szCs w:val="21"/>
        </w:rPr>
      </w:pPr>
      <w:ins w:id="547" w:author="Areej Turky Sahu Alotaibi" w:date="2022-01-24T20:06:00Z">
        <w:r w:rsidRPr="00C7100F">
          <w:rPr>
            <w:rFonts w:ascii="Consolas" w:hAnsi="Consolas"/>
            <w:color w:val="D4D4D4"/>
            <w:sz w:val="21"/>
            <w:szCs w:val="21"/>
          </w:rPr>
          <w:br/>
        </w:r>
      </w:ins>
    </w:p>
    <w:p w14:paraId="38D9283D" w14:textId="77777777" w:rsidR="00C7100F" w:rsidRPr="00C7100F" w:rsidRDefault="00C7100F" w:rsidP="00C7100F">
      <w:pPr>
        <w:shd w:val="clear" w:color="auto" w:fill="1E1E1E"/>
        <w:spacing w:line="285" w:lineRule="atLeast"/>
        <w:rPr>
          <w:ins w:id="548" w:author="Areej Turky Sahu Alotaibi" w:date="2022-01-24T20:06:00Z"/>
          <w:rFonts w:ascii="Consolas" w:hAnsi="Consolas"/>
          <w:color w:val="D4D4D4"/>
          <w:sz w:val="21"/>
          <w:szCs w:val="21"/>
        </w:rPr>
      </w:pPr>
      <w:ins w:id="549" w:author="Areej Turky Sahu Alotaibi" w:date="2022-01-24T20:06:00Z">
        <w:r w:rsidRPr="00C7100F">
          <w:rPr>
            <w:rFonts w:ascii="Consolas" w:hAnsi="Consolas"/>
            <w:color w:val="9CDCFE"/>
            <w:sz w:val="21"/>
            <w:szCs w:val="21"/>
          </w:rPr>
          <w:t>Demo</w:t>
        </w:r>
        <w:r w:rsidRPr="00C7100F">
          <w:rPr>
            <w:rFonts w:ascii="Consolas" w:hAnsi="Consolas"/>
            <w:color w:val="D4D4D4"/>
            <w:sz w:val="21"/>
            <w:szCs w:val="21"/>
          </w:rPr>
          <w:t>:</w:t>
        </w:r>
      </w:ins>
    </w:p>
    <w:p w14:paraId="7DE96C85" w14:textId="77777777" w:rsidR="00C7100F" w:rsidRPr="00C7100F" w:rsidRDefault="00C7100F" w:rsidP="00C7100F">
      <w:pPr>
        <w:shd w:val="clear" w:color="auto" w:fill="1E1E1E"/>
        <w:spacing w:after="240" w:line="285" w:lineRule="atLeast"/>
        <w:rPr>
          <w:ins w:id="550" w:author="Areej Turky Sahu Alotaibi" w:date="2022-01-24T20:06:00Z"/>
          <w:rFonts w:ascii="Consolas" w:hAnsi="Consolas"/>
          <w:color w:val="D4D4D4"/>
          <w:sz w:val="21"/>
          <w:szCs w:val="21"/>
        </w:rPr>
      </w:pPr>
      <w:ins w:id="551" w:author="Areej Turky Sahu Alotaibi" w:date="2022-01-24T20:06:00Z">
        <w:r w:rsidRPr="00C7100F">
          <w:rPr>
            <w:rFonts w:ascii="Consolas" w:hAnsi="Consolas"/>
            <w:color w:val="D4D4D4"/>
            <w:sz w:val="21"/>
            <w:szCs w:val="21"/>
          </w:rPr>
          <w:br/>
        </w:r>
      </w:ins>
    </w:p>
    <w:p w14:paraId="7EF52BA4" w14:textId="77777777" w:rsidR="00C7100F" w:rsidRPr="00C7100F" w:rsidRDefault="00C7100F" w:rsidP="00C7100F">
      <w:pPr>
        <w:shd w:val="clear" w:color="auto" w:fill="1E1E1E"/>
        <w:spacing w:line="285" w:lineRule="atLeast"/>
        <w:rPr>
          <w:ins w:id="552" w:author="Areej Turky Sahu Alotaibi" w:date="2022-01-24T20:06:00Z"/>
          <w:rFonts w:ascii="Consolas" w:hAnsi="Consolas"/>
          <w:color w:val="D4D4D4"/>
          <w:sz w:val="21"/>
          <w:szCs w:val="21"/>
        </w:rPr>
      </w:pPr>
      <w:ins w:id="553" w:author="Areej Turky Sahu Alotaibi" w:date="2022-01-24T20:06:00Z">
        <w:r w:rsidRPr="00C7100F">
          <w:rPr>
            <w:rFonts w:ascii="Consolas" w:hAnsi="Consolas"/>
            <w:color w:val="4FC1FF"/>
            <w:sz w:val="21"/>
            <w:szCs w:val="21"/>
          </w:rPr>
          <w:t>W</w:t>
        </w:r>
        <w:r w:rsidRPr="00C7100F">
          <w:rPr>
            <w:rFonts w:ascii="Consolas" w:hAnsi="Consolas"/>
            <w:color w:val="D4D4D4"/>
            <w:sz w:val="21"/>
            <w:szCs w:val="21"/>
          </w:rPr>
          <w:t>=</w:t>
        </w:r>
        <w:r w:rsidRPr="00C7100F">
          <w:rPr>
            <w:rFonts w:ascii="Consolas" w:hAnsi="Consolas"/>
            <w:color w:val="4EC9B0"/>
            <w:sz w:val="21"/>
            <w:szCs w:val="21"/>
          </w:rPr>
          <w:t>Node</w:t>
        </w:r>
        <w:r w:rsidRPr="00C7100F">
          <w:rPr>
            <w:rFonts w:ascii="Consolas" w:hAnsi="Consolas"/>
            <w:color w:val="D4D4D4"/>
            <w:sz w:val="21"/>
            <w:szCs w:val="21"/>
          </w:rPr>
          <w:t>(</w:t>
        </w:r>
        <w:r w:rsidRPr="00C7100F">
          <w:rPr>
            <w:rFonts w:ascii="Consolas" w:hAnsi="Consolas"/>
            <w:color w:val="B5CEA8"/>
            <w:sz w:val="21"/>
            <w:szCs w:val="21"/>
          </w:rPr>
          <w:t>0</w:t>
        </w:r>
        <w:r w:rsidRPr="00C7100F">
          <w:rPr>
            <w:rFonts w:ascii="Consolas" w:hAnsi="Consolas"/>
            <w:color w:val="D4D4D4"/>
            <w:sz w:val="21"/>
            <w:szCs w:val="21"/>
          </w:rPr>
          <w:t>,</w:t>
        </w:r>
        <w:r w:rsidRPr="00C7100F">
          <w:rPr>
            <w:rFonts w:ascii="Consolas" w:hAnsi="Consolas"/>
            <w:color w:val="B5CEA8"/>
            <w:sz w:val="21"/>
            <w:szCs w:val="21"/>
          </w:rPr>
          <w:t>0</w:t>
        </w:r>
        <w:r w:rsidRPr="00C7100F">
          <w:rPr>
            <w:rFonts w:ascii="Consolas" w:hAnsi="Consolas"/>
            <w:color w:val="D4D4D4"/>
            <w:sz w:val="21"/>
            <w:szCs w:val="21"/>
          </w:rPr>
          <w:t>)</w:t>
        </w:r>
      </w:ins>
    </w:p>
    <w:p w14:paraId="1E982033" w14:textId="77777777" w:rsidR="00C7100F" w:rsidRPr="00C7100F" w:rsidRDefault="00C7100F" w:rsidP="00C7100F">
      <w:pPr>
        <w:shd w:val="clear" w:color="auto" w:fill="1E1E1E"/>
        <w:spacing w:line="285" w:lineRule="atLeast"/>
        <w:rPr>
          <w:ins w:id="554" w:author="Areej Turky Sahu Alotaibi" w:date="2022-01-24T20:06:00Z"/>
          <w:rFonts w:ascii="Consolas" w:hAnsi="Consolas"/>
          <w:color w:val="D4D4D4"/>
          <w:sz w:val="21"/>
          <w:szCs w:val="21"/>
        </w:rPr>
      </w:pPr>
      <w:ins w:id="555" w:author="Areej Turky Sahu Alotaibi" w:date="2022-01-24T20:06:00Z">
        <w:r w:rsidRPr="00C7100F">
          <w:rPr>
            <w:rFonts w:ascii="Consolas" w:hAnsi="Consolas"/>
            <w:color w:val="4FC1FF"/>
            <w:sz w:val="21"/>
            <w:szCs w:val="21"/>
          </w:rPr>
          <w:t>H1</w:t>
        </w:r>
        <w:r w:rsidRPr="00C7100F">
          <w:rPr>
            <w:rFonts w:ascii="Consolas" w:hAnsi="Consolas"/>
            <w:color w:val="D4D4D4"/>
            <w:sz w:val="21"/>
            <w:szCs w:val="21"/>
          </w:rPr>
          <w:t>=</w:t>
        </w:r>
        <w:r w:rsidRPr="00C7100F">
          <w:rPr>
            <w:rFonts w:ascii="Consolas" w:hAnsi="Consolas"/>
            <w:color w:val="4EC9B0"/>
            <w:sz w:val="21"/>
            <w:szCs w:val="21"/>
          </w:rPr>
          <w:t>Node</w:t>
        </w:r>
        <w:r w:rsidRPr="00C7100F">
          <w:rPr>
            <w:rFonts w:ascii="Consolas" w:hAnsi="Consolas"/>
            <w:color w:val="D4D4D4"/>
            <w:sz w:val="21"/>
            <w:szCs w:val="21"/>
          </w:rPr>
          <w:t>(</w:t>
        </w:r>
        <w:r w:rsidRPr="00C7100F">
          <w:rPr>
            <w:rFonts w:ascii="Consolas" w:hAnsi="Consolas"/>
            <w:color w:val="B5CEA8"/>
            <w:sz w:val="21"/>
            <w:szCs w:val="21"/>
          </w:rPr>
          <w:t>2</w:t>
        </w:r>
        <w:r w:rsidRPr="00C7100F">
          <w:rPr>
            <w:rFonts w:ascii="Consolas" w:hAnsi="Consolas"/>
            <w:color w:val="D4D4D4"/>
            <w:sz w:val="21"/>
            <w:szCs w:val="21"/>
          </w:rPr>
          <w:t>,</w:t>
        </w:r>
        <w:r w:rsidRPr="00C7100F">
          <w:rPr>
            <w:rFonts w:ascii="Consolas" w:hAnsi="Consolas"/>
            <w:color w:val="B5CEA8"/>
            <w:sz w:val="21"/>
            <w:szCs w:val="21"/>
          </w:rPr>
          <w:t>6</w:t>
        </w:r>
        <w:r w:rsidRPr="00C7100F">
          <w:rPr>
            <w:rFonts w:ascii="Consolas" w:hAnsi="Consolas"/>
            <w:color w:val="D4D4D4"/>
            <w:sz w:val="21"/>
            <w:szCs w:val="21"/>
          </w:rPr>
          <w:t>)</w:t>
        </w:r>
      </w:ins>
    </w:p>
    <w:p w14:paraId="4D18147A" w14:textId="77777777" w:rsidR="00C7100F" w:rsidRPr="00C7100F" w:rsidRDefault="00C7100F" w:rsidP="00C7100F">
      <w:pPr>
        <w:shd w:val="clear" w:color="auto" w:fill="1E1E1E"/>
        <w:spacing w:line="285" w:lineRule="atLeast"/>
        <w:rPr>
          <w:ins w:id="556" w:author="Areej Turky Sahu Alotaibi" w:date="2022-01-24T20:06:00Z"/>
          <w:rFonts w:ascii="Consolas" w:hAnsi="Consolas"/>
          <w:color w:val="D4D4D4"/>
          <w:sz w:val="21"/>
          <w:szCs w:val="21"/>
        </w:rPr>
      </w:pPr>
      <w:ins w:id="557" w:author="Areej Turky Sahu Alotaibi" w:date="2022-01-24T20:06:00Z">
        <w:r w:rsidRPr="00C7100F">
          <w:rPr>
            <w:rFonts w:ascii="Consolas" w:hAnsi="Consolas"/>
            <w:color w:val="4FC1FF"/>
            <w:sz w:val="21"/>
            <w:szCs w:val="21"/>
          </w:rPr>
          <w:t>H2</w:t>
        </w:r>
        <w:r w:rsidRPr="00C7100F">
          <w:rPr>
            <w:rFonts w:ascii="Consolas" w:hAnsi="Consolas"/>
            <w:color w:val="D4D4D4"/>
            <w:sz w:val="21"/>
            <w:szCs w:val="21"/>
          </w:rPr>
          <w:t>=</w:t>
        </w:r>
        <w:r w:rsidRPr="00C7100F">
          <w:rPr>
            <w:rFonts w:ascii="Consolas" w:hAnsi="Consolas"/>
            <w:color w:val="4EC9B0"/>
            <w:sz w:val="21"/>
            <w:szCs w:val="21"/>
          </w:rPr>
          <w:t>Node</w:t>
        </w:r>
        <w:r w:rsidRPr="00C7100F">
          <w:rPr>
            <w:rFonts w:ascii="Consolas" w:hAnsi="Consolas"/>
            <w:color w:val="D4D4D4"/>
            <w:sz w:val="21"/>
            <w:szCs w:val="21"/>
          </w:rPr>
          <w:t>(</w:t>
        </w:r>
        <w:r w:rsidRPr="00C7100F">
          <w:rPr>
            <w:rFonts w:ascii="Consolas" w:hAnsi="Consolas"/>
            <w:color w:val="B5CEA8"/>
            <w:sz w:val="21"/>
            <w:szCs w:val="21"/>
          </w:rPr>
          <w:t>1</w:t>
        </w:r>
        <w:r w:rsidRPr="00C7100F">
          <w:rPr>
            <w:rFonts w:ascii="Consolas" w:hAnsi="Consolas"/>
            <w:color w:val="D4D4D4"/>
            <w:sz w:val="21"/>
            <w:szCs w:val="21"/>
          </w:rPr>
          <w:t>,</w:t>
        </w:r>
        <w:r w:rsidRPr="00C7100F">
          <w:rPr>
            <w:rFonts w:ascii="Consolas" w:hAnsi="Consolas"/>
            <w:color w:val="B5CEA8"/>
            <w:sz w:val="21"/>
            <w:szCs w:val="21"/>
          </w:rPr>
          <w:t>3</w:t>
        </w:r>
        <w:r w:rsidRPr="00C7100F">
          <w:rPr>
            <w:rFonts w:ascii="Consolas" w:hAnsi="Consolas"/>
            <w:color w:val="D4D4D4"/>
            <w:sz w:val="21"/>
            <w:szCs w:val="21"/>
          </w:rPr>
          <w:t>)</w:t>
        </w:r>
      </w:ins>
    </w:p>
    <w:p w14:paraId="2FD65EE5" w14:textId="77777777" w:rsidR="00C7100F" w:rsidRPr="00C7100F" w:rsidRDefault="00C7100F" w:rsidP="00C7100F">
      <w:pPr>
        <w:shd w:val="clear" w:color="auto" w:fill="1E1E1E"/>
        <w:spacing w:line="285" w:lineRule="atLeast"/>
        <w:rPr>
          <w:ins w:id="558" w:author="Areej Turky Sahu Alotaibi" w:date="2022-01-24T20:06:00Z"/>
          <w:rFonts w:ascii="Consolas" w:hAnsi="Consolas"/>
          <w:color w:val="D4D4D4"/>
          <w:sz w:val="21"/>
          <w:szCs w:val="21"/>
        </w:rPr>
      </w:pPr>
      <w:ins w:id="559" w:author="Areej Turky Sahu Alotaibi" w:date="2022-01-24T20:06:00Z">
        <w:r w:rsidRPr="00C7100F">
          <w:rPr>
            <w:rFonts w:ascii="Consolas" w:hAnsi="Consolas"/>
            <w:color w:val="4FC1FF"/>
            <w:sz w:val="21"/>
            <w:szCs w:val="21"/>
          </w:rPr>
          <w:t>H3</w:t>
        </w:r>
        <w:r w:rsidRPr="00C7100F">
          <w:rPr>
            <w:rFonts w:ascii="Consolas" w:hAnsi="Consolas"/>
            <w:color w:val="D4D4D4"/>
            <w:sz w:val="21"/>
            <w:szCs w:val="21"/>
          </w:rPr>
          <w:t>=</w:t>
        </w:r>
        <w:r w:rsidRPr="00C7100F">
          <w:rPr>
            <w:rFonts w:ascii="Consolas" w:hAnsi="Consolas"/>
            <w:color w:val="4EC9B0"/>
            <w:sz w:val="21"/>
            <w:szCs w:val="21"/>
          </w:rPr>
          <w:t>Node</w:t>
        </w:r>
        <w:r w:rsidRPr="00C7100F">
          <w:rPr>
            <w:rFonts w:ascii="Consolas" w:hAnsi="Consolas"/>
            <w:color w:val="D4D4D4"/>
            <w:sz w:val="21"/>
            <w:szCs w:val="21"/>
          </w:rPr>
          <w:t>(</w:t>
        </w:r>
        <w:r w:rsidRPr="00C7100F">
          <w:rPr>
            <w:rFonts w:ascii="Consolas" w:hAnsi="Consolas"/>
            <w:color w:val="B5CEA8"/>
            <w:sz w:val="21"/>
            <w:szCs w:val="21"/>
          </w:rPr>
          <w:t>3</w:t>
        </w:r>
        <w:r w:rsidRPr="00C7100F">
          <w:rPr>
            <w:rFonts w:ascii="Consolas" w:hAnsi="Consolas"/>
            <w:color w:val="D4D4D4"/>
            <w:sz w:val="21"/>
            <w:szCs w:val="21"/>
          </w:rPr>
          <w:t>,</w:t>
        </w:r>
        <w:r w:rsidRPr="00C7100F">
          <w:rPr>
            <w:rFonts w:ascii="Consolas" w:hAnsi="Consolas"/>
            <w:color w:val="B5CEA8"/>
            <w:sz w:val="21"/>
            <w:szCs w:val="21"/>
          </w:rPr>
          <w:t>5</w:t>
        </w:r>
        <w:r w:rsidRPr="00C7100F">
          <w:rPr>
            <w:rFonts w:ascii="Consolas" w:hAnsi="Consolas"/>
            <w:color w:val="D4D4D4"/>
            <w:sz w:val="21"/>
            <w:szCs w:val="21"/>
          </w:rPr>
          <w:t>)</w:t>
        </w:r>
      </w:ins>
    </w:p>
    <w:p w14:paraId="4E03311C" w14:textId="77777777" w:rsidR="00C7100F" w:rsidRPr="00C7100F" w:rsidRDefault="00C7100F" w:rsidP="00C7100F">
      <w:pPr>
        <w:shd w:val="clear" w:color="auto" w:fill="1E1E1E"/>
        <w:spacing w:line="285" w:lineRule="atLeast"/>
        <w:rPr>
          <w:ins w:id="560" w:author="Areej Turky Sahu Alotaibi" w:date="2022-01-24T20:06:00Z"/>
          <w:rFonts w:ascii="Consolas" w:hAnsi="Consolas"/>
          <w:color w:val="D4D4D4"/>
          <w:sz w:val="21"/>
          <w:szCs w:val="21"/>
        </w:rPr>
      </w:pPr>
      <w:ins w:id="561" w:author="Areej Turky Sahu Alotaibi" w:date="2022-01-24T20:06:00Z">
        <w:r w:rsidRPr="00C7100F">
          <w:rPr>
            <w:rFonts w:ascii="Consolas" w:hAnsi="Consolas"/>
            <w:color w:val="4FC1FF"/>
            <w:sz w:val="21"/>
            <w:szCs w:val="21"/>
          </w:rPr>
          <w:t>H4</w:t>
        </w:r>
        <w:r w:rsidRPr="00C7100F">
          <w:rPr>
            <w:rFonts w:ascii="Consolas" w:hAnsi="Consolas"/>
            <w:color w:val="D4D4D4"/>
            <w:sz w:val="21"/>
            <w:szCs w:val="21"/>
          </w:rPr>
          <w:t>=</w:t>
        </w:r>
        <w:r w:rsidRPr="00C7100F">
          <w:rPr>
            <w:rFonts w:ascii="Consolas" w:hAnsi="Consolas"/>
            <w:color w:val="4EC9B0"/>
            <w:sz w:val="21"/>
            <w:szCs w:val="21"/>
          </w:rPr>
          <w:t>Node</w:t>
        </w:r>
        <w:r w:rsidRPr="00C7100F">
          <w:rPr>
            <w:rFonts w:ascii="Consolas" w:hAnsi="Consolas"/>
            <w:color w:val="D4D4D4"/>
            <w:sz w:val="21"/>
            <w:szCs w:val="21"/>
          </w:rPr>
          <w:t>(</w:t>
        </w:r>
        <w:r w:rsidRPr="00C7100F">
          <w:rPr>
            <w:rFonts w:ascii="Consolas" w:hAnsi="Consolas"/>
            <w:color w:val="B5CEA8"/>
            <w:sz w:val="21"/>
            <w:szCs w:val="21"/>
          </w:rPr>
          <w:t>4</w:t>
        </w:r>
        <w:r w:rsidRPr="00C7100F">
          <w:rPr>
            <w:rFonts w:ascii="Consolas" w:hAnsi="Consolas"/>
            <w:color w:val="D4D4D4"/>
            <w:sz w:val="21"/>
            <w:szCs w:val="21"/>
          </w:rPr>
          <w:t>,</w:t>
        </w:r>
        <w:r w:rsidRPr="00C7100F">
          <w:rPr>
            <w:rFonts w:ascii="Consolas" w:hAnsi="Consolas"/>
            <w:color w:val="B5CEA8"/>
            <w:sz w:val="21"/>
            <w:szCs w:val="21"/>
          </w:rPr>
          <w:t>2</w:t>
        </w:r>
        <w:r w:rsidRPr="00C7100F">
          <w:rPr>
            <w:rFonts w:ascii="Consolas" w:hAnsi="Consolas"/>
            <w:color w:val="D4D4D4"/>
            <w:sz w:val="21"/>
            <w:szCs w:val="21"/>
          </w:rPr>
          <w:t>)</w:t>
        </w:r>
      </w:ins>
    </w:p>
    <w:p w14:paraId="6B7FE8AB" w14:textId="77777777" w:rsidR="00C7100F" w:rsidRPr="00C7100F" w:rsidRDefault="00C7100F" w:rsidP="00C7100F">
      <w:pPr>
        <w:shd w:val="clear" w:color="auto" w:fill="1E1E1E"/>
        <w:spacing w:line="285" w:lineRule="atLeast"/>
        <w:rPr>
          <w:ins w:id="562" w:author="Areej Turky Sahu Alotaibi" w:date="2022-01-24T20:06:00Z"/>
          <w:rFonts w:ascii="Consolas" w:hAnsi="Consolas"/>
          <w:color w:val="D4D4D4"/>
          <w:sz w:val="21"/>
          <w:szCs w:val="21"/>
        </w:rPr>
      </w:pPr>
      <w:ins w:id="563" w:author="Areej Turky Sahu Alotaibi" w:date="2022-01-24T20:06:00Z">
        <w:r w:rsidRPr="00C7100F">
          <w:rPr>
            <w:rFonts w:ascii="Consolas" w:hAnsi="Consolas"/>
            <w:color w:val="4FC1FF"/>
            <w:sz w:val="21"/>
            <w:szCs w:val="21"/>
          </w:rPr>
          <w:t>D</w:t>
        </w:r>
        <w:r w:rsidRPr="00C7100F">
          <w:rPr>
            <w:rFonts w:ascii="Consolas" w:hAnsi="Consolas"/>
            <w:color w:val="D4D4D4"/>
            <w:sz w:val="21"/>
            <w:szCs w:val="21"/>
          </w:rPr>
          <w:t>=</w:t>
        </w:r>
        <w:r w:rsidRPr="00C7100F">
          <w:rPr>
            <w:rFonts w:ascii="Consolas" w:hAnsi="Consolas"/>
            <w:color w:val="4EC9B0"/>
            <w:sz w:val="21"/>
            <w:szCs w:val="21"/>
          </w:rPr>
          <w:t>Node</w:t>
        </w:r>
        <w:r w:rsidRPr="00C7100F">
          <w:rPr>
            <w:rFonts w:ascii="Consolas" w:hAnsi="Consolas"/>
            <w:color w:val="D4D4D4"/>
            <w:sz w:val="21"/>
            <w:szCs w:val="21"/>
          </w:rPr>
          <w:t>(</w:t>
        </w:r>
        <w:r w:rsidRPr="00C7100F">
          <w:rPr>
            <w:rFonts w:ascii="Consolas" w:hAnsi="Consolas"/>
            <w:color w:val="B5CEA8"/>
            <w:sz w:val="21"/>
            <w:szCs w:val="21"/>
          </w:rPr>
          <w:t>5</w:t>
        </w:r>
        <w:r w:rsidRPr="00C7100F">
          <w:rPr>
            <w:rFonts w:ascii="Consolas" w:hAnsi="Consolas"/>
            <w:color w:val="D4D4D4"/>
            <w:sz w:val="21"/>
            <w:szCs w:val="21"/>
          </w:rPr>
          <w:t>,</w:t>
        </w:r>
        <w:r w:rsidRPr="00C7100F">
          <w:rPr>
            <w:rFonts w:ascii="Consolas" w:hAnsi="Consolas"/>
            <w:color w:val="B5CEA8"/>
            <w:sz w:val="21"/>
            <w:szCs w:val="21"/>
          </w:rPr>
          <w:t>6</w:t>
        </w:r>
        <w:r w:rsidRPr="00C7100F">
          <w:rPr>
            <w:rFonts w:ascii="Consolas" w:hAnsi="Consolas"/>
            <w:color w:val="D4D4D4"/>
            <w:sz w:val="21"/>
            <w:szCs w:val="21"/>
          </w:rPr>
          <w:t>)</w:t>
        </w:r>
      </w:ins>
    </w:p>
    <w:p w14:paraId="250DDEBC" w14:textId="77777777" w:rsidR="00C7100F" w:rsidRPr="00C7100F" w:rsidRDefault="00C7100F" w:rsidP="00C7100F">
      <w:pPr>
        <w:shd w:val="clear" w:color="auto" w:fill="1E1E1E"/>
        <w:spacing w:after="240" w:line="285" w:lineRule="atLeast"/>
        <w:rPr>
          <w:ins w:id="564" w:author="Areej Turky Sahu Alotaibi" w:date="2022-01-24T20:06:00Z"/>
          <w:rFonts w:ascii="Consolas" w:hAnsi="Consolas"/>
          <w:color w:val="D4D4D4"/>
          <w:sz w:val="21"/>
          <w:szCs w:val="21"/>
        </w:rPr>
      </w:pPr>
    </w:p>
    <w:p w14:paraId="20269A75" w14:textId="77777777" w:rsidR="00C7100F" w:rsidRPr="00C7100F" w:rsidRDefault="00C7100F" w:rsidP="00C7100F">
      <w:pPr>
        <w:shd w:val="clear" w:color="auto" w:fill="1E1E1E"/>
        <w:spacing w:line="285" w:lineRule="atLeast"/>
        <w:rPr>
          <w:ins w:id="565" w:author="Areej Turky Sahu Alotaibi" w:date="2022-01-24T20:06:00Z"/>
          <w:rFonts w:ascii="Consolas" w:hAnsi="Consolas"/>
          <w:color w:val="D4D4D4"/>
          <w:sz w:val="21"/>
          <w:szCs w:val="21"/>
        </w:rPr>
      </w:pPr>
      <w:proofErr w:type="spellStart"/>
      <w:ins w:id="566" w:author="Areej Turky Sahu Alotaibi" w:date="2022-01-24T20:06:00Z">
        <w:r w:rsidRPr="00C7100F">
          <w:rPr>
            <w:rFonts w:ascii="Consolas" w:hAnsi="Consolas"/>
            <w:color w:val="4FC1FF"/>
            <w:sz w:val="21"/>
            <w:szCs w:val="21"/>
          </w:rPr>
          <w:t>W</w:t>
        </w:r>
        <w:r w:rsidRPr="00C7100F">
          <w:rPr>
            <w:rFonts w:ascii="Consolas" w:hAnsi="Consolas"/>
            <w:color w:val="D4D4D4"/>
            <w:sz w:val="21"/>
            <w:szCs w:val="21"/>
          </w:rPr>
          <w:t>.</w:t>
        </w:r>
        <w:r w:rsidRPr="00C7100F">
          <w:rPr>
            <w:rFonts w:ascii="Consolas" w:hAnsi="Consolas"/>
            <w:color w:val="DCDCAA"/>
            <w:sz w:val="21"/>
            <w:szCs w:val="21"/>
          </w:rPr>
          <w:t>addBranch</w:t>
        </w:r>
        <w:proofErr w:type="spellEnd"/>
        <w:r w:rsidRPr="00C7100F">
          <w:rPr>
            <w:rFonts w:ascii="Consolas" w:hAnsi="Consolas"/>
            <w:color w:val="D4D4D4"/>
            <w:sz w:val="21"/>
            <w:szCs w:val="21"/>
          </w:rPr>
          <w:t>(</w:t>
        </w:r>
        <w:r w:rsidRPr="00C7100F">
          <w:rPr>
            <w:rFonts w:ascii="Consolas" w:hAnsi="Consolas"/>
            <w:color w:val="B5CEA8"/>
            <w:sz w:val="21"/>
            <w:szCs w:val="21"/>
          </w:rPr>
          <w:t>110</w:t>
        </w:r>
        <w:r w:rsidRPr="00C7100F">
          <w:rPr>
            <w:rFonts w:ascii="Consolas" w:hAnsi="Consolas"/>
            <w:color w:val="D4D4D4"/>
            <w:sz w:val="21"/>
            <w:szCs w:val="21"/>
          </w:rPr>
          <w:t xml:space="preserve">, </w:t>
        </w:r>
        <w:r w:rsidRPr="00C7100F">
          <w:rPr>
            <w:rFonts w:ascii="Consolas" w:hAnsi="Consolas"/>
            <w:color w:val="4FC1FF"/>
            <w:sz w:val="21"/>
            <w:szCs w:val="21"/>
          </w:rPr>
          <w:t>H1</w:t>
        </w:r>
        <w:proofErr w:type="gramStart"/>
        <w:r w:rsidRPr="00C7100F">
          <w:rPr>
            <w:rFonts w:ascii="Consolas" w:hAnsi="Consolas"/>
            <w:color w:val="D4D4D4"/>
            <w:sz w:val="21"/>
            <w:szCs w:val="21"/>
          </w:rPr>
          <w:t>)</w:t>
        </w:r>
        <w:r w:rsidRPr="00C7100F">
          <w:rPr>
            <w:rFonts w:ascii="Consolas" w:hAnsi="Consolas"/>
            <w:color w:val="F44747"/>
            <w:sz w:val="21"/>
            <w:szCs w:val="21"/>
          </w:rPr>
          <w:t>;</w:t>
        </w:r>
        <w:proofErr w:type="gramEnd"/>
      </w:ins>
    </w:p>
    <w:p w14:paraId="04002AE9" w14:textId="77777777" w:rsidR="00C7100F" w:rsidRPr="00C7100F" w:rsidRDefault="00C7100F" w:rsidP="00C7100F">
      <w:pPr>
        <w:shd w:val="clear" w:color="auto" w:fill="1E1E1E"/>
        <w:spacing w:line="285" w:lineRule="atLeast"/>
        <w:rPr>
          <w:ins w:id="567" w:author="Areej Turky Sahu Alotaibi" w:date="2022-01-24T20:06:00Z"/>
          <w:rFonts w:ascii="Consolas" w:hAnsi="Consolas"/>
          <w:color w:val="D4D4D4"/>
          <w:sz w:val="21"/>
          <w:szCs w:val="21"/>
        </w:rPr>
      </w:pPr>
      <w:proofErr w:type="spellStart"/>
      <w:ins w:id="568" w:author="Areej Turky Sahu Alotaibi" w:date="2022-01-24T20:06:00Z">
        <w:r w:rsidRPr="00C7100F">
          <w:rPr>
            <w:rFonts w:ascii="Consolas" w:hAnsi="Consolas"/>
            <w:color w:val="4FC1FF"/>
            <w:sz w:val="21"/>
            <w:szCs w:val="21"/>
          </w:rPr>
          <w:t>W</w:t>
        </w:r>
        <w:r w:rsidRPr="00C7100F">
          <w:rPr>
            <w:rFonts w:ascii="Consolas" w:hAnsi="Consolas"/>
            <w:color w:val="D4D4D4"/>
            <w:sz w:val="21"/>
            <w:szCs w:val="21"/>
          </w:rPr>
          <w:t>.</w:t>
        </w:r>
        <w:r w:rsidRPr="00C7100F">
          <w:rPr>
            <w:rFonts w:ascii="Consolas" w:hAnsi="Consolas"/>
            <w:color w:val="DCDCAA"/>
            <w:sz w:val="21"/>
            <w:szCs w:val="21"/>
          </w:rPr>
          <w:t>addBranch</w:t>
        </w:r>
        <w:proofErr w:type="spellEnd"/>
        <w:r w:rsidRPr="00C7100F">
          <w:rPr>
            <w:rFonts w:ascii="Consolas" w:hAnsi="Consolas"/>
            <w:color w:val="D4D4D4"/>
            <w:sz w:val="21"/>
            <w:szCs w:val="21"/>
          </w:rPr>
          <w:t>(</w:t>
        </w:r>
        <w:r w:rsidRPr="00C7100F">
          <w:rPr>
            <w:rFonts w:ascii="Consolas" w:hAnsi="Consolas"/>
            <w:color w:val="B5CEA8"/>
            <w:sz w:val="21"/>
            <w:szCs w:val="21"/>
          </w:rPr>
          <w:t>80</w:t>
        </w:r>
        <w:r w:rsidRPr="00C7100F">
          <w:rPr>
            <w:rFonts w:ascii="Consolas" w:hAnsi="Consolas"/>
            <w:color w:val="D4D4D4"/>
            <w:sz w:val="21"/>
            <w:szCs w:val="21"/>
          </w:rPr>
          <w:t xml:space="preserve">, </w:t>
        </w:r>
        <w:r w:rsidRPr="00C7100F">
          <w:rPr>
            <w:rFonts w:ascii="Consolas" w:hAnsi="Consolas"/>
            <w:color w:val="4FC1FF"/>
            <w:sz w:val="21"/>
            <w:szCs w:val="21"/>
          </w:rPr>
          <w:t>H2</w:t>
        </w:r>
        <w:proofErr w:type="gramStart"/>
        <w:r w:rsidRPr="00C7100F">
          <w:rPr>
            <w:rFonts w:ascii="Consolas" w:hAnsi="Consolas"/>
            <w:color w:val="D4D4D4"/>
            <w:sz w:val="21"/>
            <w:szCs w:val="21"/>
          </w:rPr>
          <w:t>)</w:t>
        </w:r>
        <w:r w:rsidRPr="00C7100F">
          <w:rPr>
            <w:rFonts w:ascii="Consolas" w:hAnsi="Consolas"/>
            <w:color w:val="F44747"/>
            <w:sz w:val="21"/>
            <w:szCs w:val="21"/>
          </w:rPr>
          <w:t>;</w:t>
        </w:r>
        <w:proofErr w:type="gramEnd"/>
      </w:ins>
    </w:p>
    <w:p w14:paraId="157AED29" w14:textId="77777777" w:rsidR="00C7100F" w:rsidRPr="00C7100F" w:rsidRDefault="00C7100F" w:rsidP="00C7100F">
      <w:pPr>
        <w:shd w:val="clear" w:color="auto" w:fill="1E1E1E"/>
        <w:spacing w:line="285" w:lineRule="atLeast"/>
        <w:rPr>
          <w:ins w:id="569" w:author="Areej Turky Sahu Alotaibi" w:date="2022-01-24T20:06:00Z"/>
          <w:rFonts w:ascii="Consolas" w:hAnsi="Consolas"/>
          <w:color w:val="D4D4D4"/>
          <w:sz w:val="21"/>
          <w:szCs w:val="21"/>
        </w:rPr>
      </w:pPr>
      <w:proofErr w:type="spellStart"/>
      <w:ins w:id="570" w:author="Areej Turky Sahu Alotaibi" w:date="2022-01-24T20:06:00Z">
        <w:r w:rsidRPr="00C7100F">
          <w:rPr>
            <w:rFonts w:ascii="Consolas" w:hAnsi="Consolas"/>
            <w:color w:val="4FC1FF"/>
            <w:sz w:val="21"/>
            <w:szCs w:val="21"/>
          </w:rPr>
          <w:t>W</w:t>
        </w:r>
        <w:r w:rsidRPr="00C7100F">
          <w:rPr>
            <w:rFonts w:ascii="Consolas" w:hAnsi="Consolas"/>
            <w:color w:val="D4D4D4"/>
            <w:sz w:val="21"/>
            <w:szCs w:val="21"/>
          </w:rPr>
          <w:t>.</w:t>
        </w:r>
        <w:r w:rsidRPr="00C7100F">
          <w:rPr>
            <w:rFonts w:ascii="Consolas" w:hAnsi="Consolas"/>
            <w:color w:val="DCDCAA"/>
            <w:sz w:val="21"/>
            <w:szCs w:val="21"/>
          </w:rPr>
          <w:t>addBranch</w:t>
        </w:r>
        <w:proofErr w:type="spellEnd"/>
        <w:r w:rsidRPr="00C7100F">
          <w:rPr>
            <w:rFonts w:ascii="Consolas" w:hAnsi="Consolas"/>
            <w:color w:val="D4D4D4"/>
            <w:sz w:val="21"/>
            <w:szCs w:val="21"/>
          </w:rPr>
          <w:t>(</w:t>
        </w:r>
        <w:r w:rsidRPr="00C7100F">
          <w:rPr>
            <w:rFonts w:ascii="Consolas" w:hAnsi="Consolas"/>
            <w:color w:val="B5CEA8"/>
            <w:sz w:val="21"/>
            <w:szCs w:val="21"/>
          </w:rPr>
          <w:t>130</w:t>
        </w:r>
        <w:r w:rsidRPr="00C7100F">
          <w:rPr>
            <w:rFonts w:ascii="Consolas" w:hAnsi="Consolas"/>
            <w:color w:val="D4D4D4"/>
            <w:sz w:val="21"/>
            <w:szCs w:val="21"/>
          </w:rPr>
          <w:t xml:space="preserve">, </w:t>
        </w:r>
        <w:r w:rsidRPr="00C7100F">
          <w:rPr>
            <w:rFonts w:ascii="Consolas" w:hAnsi="Consolas"/>
            <w:color w:val="4FC1FF"/>
            <w:sz w:val="21"/>
            <w:szCs w:val="21"/>
          </w:rPr>
          <w:t>H3</w:t>
        </w:r>
        <w:proofErr w:type="gramStart"/>
        <w:r w:rsidRPr="00C7100F">
          <w:rPr>
            <w:rFonts w:ascii="Consolas" w:hAnsi="Consolas"/>
            <w:color w:val="D4D4D4"/>
            <w:sz w:val="21"/>
            <w:szCs w:val="21"/>
          </w:rPr>
          <w:t>)</w:t>
        </w:r>
        <w:r w:rsidRPr="00C7100F">
          <w:rPr>
            <w:rFonts w:ascii="Consolas" w:hAnsi="Consolas"/>
            <w:color w:val="F44747"/>
            <w:sz w:val="21"/>
            <w:szCs w:val="21"/>
          </w:rPr>
          <w:t>;</w:t>
        </w:r>
        <w:proofErr w:type="gramEnd"/>
      </w:ins>
    </w:p>
    <w:p w14:paraId="27E9006F" w14:textId="77777777" w:rsidR="00C7100F" w:rsidRPr="00C7100F" w:rsidRDefault="00C7100F" w:rsidP="00C7100F">
      <w:pPr>
        <w:shd w:val="clear" w:color="auto" w:fill="1E1E1E"/>
        <w:spacing w:line="285" w:lineRule="atLeast"/>
        <w:rPr>
          <w:ins w:id="571" w:author="Areej Turky Sahu Alotaibi" w:date="2022-01-24T20:06:00Z"/>
          <w:rFonts w:ascii="Consolas" w:hAnsi="Consolas"/>
          <w:color w:val="D4D4D4"/>
          <w:sz w:val="21"/>
          <w:szCs w:val="21"/>
        </w:rPr>
      </w:pPr>
      <w:proofErr w:type="spellStart"/>
      <w:ins w:id="572" w:author="Areej Turky Sahu Alotaibi" w:date="2022-01-24T20:06:00Z">
        <w:r w:rsidRPr="00C7100F">
          <w:rPr>
            <w:rFonts w:ascii="Consolas" w:hAnsi="Consolas"/>
            <w:color w:val="4FC1FF"/>
            <w:sz w:val="21"/>
            <w:szCs w:val="21"/>
          </w:rPr>
          <w:t>W</w:t>
        </w:r>
        <w:r w:rsidRPr="00C7100F">
          <w:rPr>
            <w:rFonts w:ascii="Consolas" w:hAnsi="Consolas"/>
            <w:color w:val="D4D4D4"/>
            <w:sz w:val="21"/>
            <w:szCs w:val="21"/>
          </w:rPr>
          <w:t>.</w:t>
        </w:r>
        <w:r w:rsidRPr="00C7100F">
          <w:rPr>
            <w:rFonts w:ascii="Consolas" w:hAnsi="Consolas"/>
            <w:color w:val="DCDCAA"/>
            <w:sz w:val="21"/>
            <w:szCs w:val="21"/>
          </w:rPr>
          <w:t>addBranch</w:t>
        </w:r>
        <w:proofErr w:type="spellEnd"/>
        <w:r w:rsidRPr="00C7100F">
          <w:rPr>
            <w:rFonts w:ascii="Consolas" w:hAnsi="Consolas"/>
            <w:color w:val="D4D4D4"/>
            <w:sz w:val="21"/>
            <w:szCs w:val="21"/>
          </w:rPr>
          <w:t>(</w:t>
        </w:r>
        <w:r w:rsidRPr="00C7100F">
          <w:rPr>
            <w:rFonts w:ascii="Consolas" w:hAnsi="Consolas"/>
            <w:color w:val="B5CEA8"/>
            <w:sz w:val="21"/>
            <w:szCs w:val="21"/>
          </w:rPr>
          <w:t>160</w:t>
        </w:r>
        <w:r w:rsidRPr="00C7100F">
          <w:rPr>
            <w:rFonts w:ascii="Consolas" w:hAnsi="Consolas"/>
            <w:color w:val="D4D4D4"/>
            <w:sz w:val="21"/>
            <w:szCs w:val="21"/>
          </w:rPr>
          <w:t xml:space="preserve">, </w:t>
        </w:r>
        <w:r w:rsidRPr="00C7100F">
          <w:rPr>
            <w:rFonts w:ascii="Consolas" w:hAnsi="Consolas"/>
            <w:color w:val="4FC1FF"/>
            <w:sz w:val="21"/>
            <w:szCs w:val="21"/>
          </w:rPr>
          <w:t>H4</w:t>
        </w:r>
        <w:proofErr w:type="gramStart"/>
        <w:r w:rsidRPr="00C7100F">
          <w:rPr>
            <w:rFonts w:ascii="Consolas" w:hAnsi="Consolas"/>
            <w:color w:val="D4D4D4"/>
            <w:sz w:val="21"/>
            <w:szCs w:val="21"/>
          </w:rPr>
          <w:t>)</w:t>
        </w:r>
        <w:r w:rsidRPr="00C7100F">
          <w:rPr>
            <w:rFonts w:ascii="Consolas" w:hAnsi="Consolas"/>
            <w:color w:val="F44747"/>
            <w:sz w:val="21"/>
            <w:szCs w:val="21"/>
          </w:rPr>
          <w:t>;</w:t>
        </w:r>
        <w:proofErr w:type="gramEnd"/>
      </w:ins>
    </w:p>
    <w:p w14:paraId="30C26131" w14:textId="77777777" w:rsidR="00C7100F" w:rsidRPr="00C7100F" w:rsidRDefault="00C7100F" w:rsidP="00C7100F">
      <w:pPr>
        <w:shd w:val="clear" w:color="auto" w:fill="1E1E1E"/>
        <w:spacing w:line="285" w:lineRule="atLeast"/>
        <w:rPr>
          <w:ins w:id="573" w:author="Areej Turky Sahu Alotaibi" w:date="2022-01-24T20:06:00Z"/>
          <w:rFonts w:ascii="Consolas" w:hAnsi="Consolas"/>
          <w:color w:val="D4D4D4"/>
          <w:sz w:val="21"/>
          <w:szCs w:val="21"/>
        </w:rPr>
      </w:pPr>
      <w:ins w:id="574" w:author="Areej Turky Sahu Alotaibi" w:date="2022-01-24T20:06:00Z">
        <w:r w:rsidRPr="00C7100F">
          <w:rPr>
            <w:rFonts w:ascii="Consolas" w:hAnsi="Consolas"/>
            <w:color w:val="D4D4D4"/>
            <w:sz w:val="21"/>
            <w:szCs w:val="21"/>
          </w:rPr>
          <w:t xml:space="preserve">          </w:t>
        </w:r>
      </w:ins>
    </w:p>
    <w:p w14:paraId="2C17577D" w14:textId="77777777" w:rsidR="00C7100F" w:rsidRPr="00C7100F" w:rsidRDefault="00C7100F" w:rsidP="00C7100F">
      <w:pPr>
        <w:shd w:val="clear" w:color="auto" w:fill="1E1E1E"/>
        <w:spacing w:line="285" w:lineRule="atLeast"/>
        <w:rPr>
          <w:ins w:id="575" w:author="Areej Turky Sahu Alotaibi" w:date="2022-01-24T20:06:00Z"/>
          <w:rFonts w:ascii="Consolas" w:hAnsi="Consolas"/>
          <w:color w:val="D4D4D4"/>
          <w:sz w:val="21"/>
          <w:szCs w:val="21"/>
        </w:rPr>
      </w:pPr>
      <w:ins w:id="576" w:author="Areej Turky Sahu Alotaibi" w:date="2022-01-24T20:06:00Z">
        <w:r w:rsidRPr="00C7100F">
          <w:rPr>
            <w:rFonts w:ascii="Consolas" w:hAnsi="Consolas"/>
            <w:color w:val="4FC1FF"/>
            <w:sz w:val="21"/>
            <w:szCs w:val="21"/>
          </w:rPr>
          <w:t>H1</w:t>
        </w:r>
        <w:r w:rsidRPr="00C7100F">
          <w:rPr>
            <w:rFonts w:ascii="Consolas" w:hAnsi="Consolas"/>
            <w:color w:val="D4D4D4"/>
            <w:sz w:val="21"/>
            <w:szCs w:val="21"/>
          </w:rPr>
          <w:t>.</w:t>
        </w:r>
        <w:r w:rsidRPr="00C7100F">
          <w:rPr>
            <w:rFonts w:ascii="Consolas" w:hAnsi="Consolas"/>
            <w:color w:val="DCDCAA"/>
            <w:sz w:val="21"/>
            <w:szCs w:val="21"/>
          </w:rPr>
          <w:t>addBranch</w:t>
        </w:r>
        <w:r w:rsidRPr="00C7100F">
          <w:rPr>
            <w:rFonts w:ascii="Consolas" w:hAnsi="Consolas"/>
            <w:color w:val="D4D4D4"/>
            <w:sz w:val="21"/>
            <w:szCs w:val="21"/>
          </w:rPr>
          <w:t>(</w:t>
        </w:r>
        <w:r w:rsidRPr="00C7100F">
          <w:rPr>
            <w:rFonts w:ascii="Consolas" w:hAnsi="Consolas"/>
            <w:color w:val="B5CEA8"/>
            <w:sz w:val="21"/>
            <w:szCs w:val="21"/>
          </w:rPr>
          <w:t>110</w:t>
        </w:r>
        <w:r w:rsidRPr="00C7100F">
          <w:rPr>
            <w:rFonts w:ascii="Consolas" w:hAnsi="Consolas"/>
            <w:color w:val="D4D4D4"/>
            <w:sz w:val="21"/>
            <w:szCs w:val="21"/>
          </w:rPr>
          <w:t xml:space="preserve">, </w:t>
        </w:r>
        <w:r w:rsidRPr="00C7100F">
          <w:rPr>
            <w:rFonts w:ascii="Consolas" w:hAnsi="Consolas"/>
            <w:color w:val="4FC1FF"/>
            <w:sz w:val="21"/>
            <w:szCs w:val="21"/>
          </w:rPr>
          <w:t>W</w:t>
        </w:r>
        <w:proofErr w:type="gramStart"/>
        <w:r w:rsidRPr="00C7100F">
          <w:rPr>
            <w:rFonts w:ascii="Consolas" w:hAnsi="Consolas"/>
            <w:color w:val="D4D4D4"/>
            <w:sz w:val="21"/>
            <w:szCs w:val="21"/>
          </w:rPr>
          <w:t>)</w:t>
        </w:r>
        <w:r w:rsidRPr="00C7100F">
          <w:rPr>
            <w:rFonts w:ascii="Consolas" w:hAnsi="Consolas"/>
            <w:color w:val="F44747"/>
            <w:sz w:val="21"/>
            <w:szCs w:val="21"/>
          </w:rPr>
          <w:t>;</w:t>
        </w:r>
        <w:proofErr w:type="gramEnd"/>
      </w:ins>
    </w:p>
    <w:p w14:paraId="16842337" w14:textId="77777777" w:rsidR="00C7100F" w:rsidRPr="00C7100F" w:rsidRDefault="00C7100F" w:rsidP="00C7100F">
      <w:pPr>
        <w:shd w:val="clear" w:color="auto" w:fill="1E1E1E"/>
        <w:spacing w:line="285" w:lineRule="atLeast"/>
        <w:rPr>
          <w:ins w:id="577" w:author="Areej Turky Sahu Alotaibi" w:date="2022-01-24T20:06:00Z"/>
          <w:rFonts w:ascii="Consolas" w:hAnsi="Consolas"/>
          <w:color w:val="D4D4D4"/>
          <w:sz w:val="21"/>
          <w:szCs w:val="21"/>
        </w:rPr>
      </w:pPr>
      <w:ins w:id="578" w:author="Areej Turky Sahu Alotaibi" w:date="2022-01-24T20:06:00Z">
        <w:r w:rsidRPr="00C7100F">
          <w:rPr>
            <w:rFonts w:ascii="Consolas" w:hAnsi="Consolas"/>
            <w:color w:val="4FC1FF"/>
            <w:sz w:val="21"/>
            <w:szCs w:val="21"/>
          </w:rPr>
          <w:t>H1</w:t>
        </w:r>
        <w:r w:rsidRPr="00C7100F">
          <w:rPr>
            <w:rFonts w:ascii="Consolas" w:hAnsi="Consolas"/>
            <w:color w:val="D4D4D4"/>
            <w:sz w:val="21"/>
            <w:szCs w:val="21"/>
          </w:rPr>
          <w:t>.</w:t>
        </w:r>
        <w:r w:rsidRPr="00C7100F">
          <w:rPr>
            <w:rFonts w:ascii="Consolas" w:hAnsi="Consolas"/>
            <w:color w:val="DCDCAA"/>
            <w:sz w:val="21"/>
            <w:szCs w:val="21"/>
          </w:rPr>
          <w:t>addBranch</w:t>
        </w:r>
        <w:r w:rsidRPr="00C7100F">
          <w:rPr>
            <w:rFonts w:ascii="Consolas" w:hAnsi="Consolas"/>
            <w:color w:val="D4D4D4"/>
            <w:sz w:val="21"/>
            <w:szCs w:val="21"/>
          </w:rPr>
          <w:t>(</w:t>
        </w:r>
        <w:r w:rsidRPr="00C7100F">
          <w:rPr>
            <w:rFonts w:ascii="Consolas" w:hAnsi="Consolas"/>
            <w:color w:val="B5CEA8"/>
            <w:sz w:val="21"/>
            <w:szCs w:val="21"/>
          </w:rPr>
          <w:t>40</w:t>
        </w:r>
        <w:r w:rsidRPr="00C7100F">
          <w:rPr>
            <w:rFonts w:ascii="Consolas" w:hAnsi="Consolas"/>
            <w:color w:val="D4D4D4"/>
            <w:sz w:val="21"/>
            <w:szCs w:val="21"/>
          </w:rPr>
          <w:t xml:space="preserve">, </w:t>
        </w:r>
        <w:r w:rsidRPr="00C7100F">
          <w:rPr>
            <w:rFonts w:ascii="Consolas" w:hAnsi="Consolas"/>
            <w:color w:val="4FC1FF"/>
            <w:sz w:val="21"/>
            <w:szCs w:val="21"/>
          </w:rPr>
          <w:t>H2</w:t>
        </w:r>
        <w:proofErr w:type="gramStart"/>
        <w:r w:rsidRPr="00C7100F">
          <w:rPr>
            <w:rFonts w:ascii="Consolas" w:hAnsi="Consolas"/>
            <w:color w:val="D4D4D4"/>
            <w:sz w:val="21"/>
            <w:szCs w:val="21"/>
          </w:rPr>
          <w:t>)</w:t>
        </w:r>
        <w:r w:rsidRPr="00C7100F">
          <w:rPr>
            <w:rFonts w:ascii="Consolas" w:hAnsi="Consolas"/>
            <w:color w:val="F44747"/>
            <w:sz w:val="21"/>
            <w:szCs w:val="21"/>
          </w:rPr>
          <w:t>;</w:t>
        </w:r>
        <w:proofErr w:type="gramEnd"/>
      </w:ins>
    </w:p>
    <w:p w14:paraId="6647AF6C" w14:textId="77777777" w:rsidR="00C7100F" w:rsidRPr="00C7100F" w:rsidRDefault="00C7100F" w:rsidP="00C7100F">
      <w:pPr>
        <w:shd w:val="clear" w:color="auto" w:fill="1E1E1E"/>
        <w:spacing w:line="285" w:lineRule="atLeast"/>
        <w:rPr>
          <w:ins w:id="579" w:author="Areej Turky Sahu Alotaibi" w:date="2022-01-24T20:06:00Z"/>
          <w:rFonts w:ascii="Consolas" w:hAnsi="Consolas"/>
          <w:color w:val="D4D4D4"/>
          <w:sz w:val="21"/>
          <w:szCs w:val="21"/>
        </w:rPr>
      </w:pPr>
      <w:ins w:id="580" w:author="Areej Turky Sahu Alotaibi" w:date="2022-01-24T20:06:00Z">
        <w:r w:rsidRPr="00C7100F">
          <w:rPr>
            <w:rFonts w:ascii="Consolas" w:hAnsi="Consolas"/>
            <w:color w:val="4FC1FF"/>
            <w:sz w:val="21"/>
            <w:szCs w:val="21"/>
          </w:rPr>
          <w:t>H1</w:t>
        </w:r>
        <w:r w:rsidRPr="00C7100F">
          <w:rPr>
            <w:rFonts w:ascii="Consolas" w:hAnsi="Consolas"/>
            <w:color w:val="D4D4D4"/>
            <w:sz w:val="21"/>
            <w:szCs w:val="21"/>
          </w:rPr>
          <w:t>.</w:t>
        </w:r>
        <w:r w:rsidRPr="00C7100F">
          <w:rPr>
            <w:rFonts w:ascii="Consolas" w:hAnsi="Consolas"/>
            <w:color w:val="DCDCAA"/>
            <w:sz w:val="21"/>
            <w:szCs w:val="21"/>
          </w:rPr>
          <w:t>addBranch</w:t>
        </w:r>
        <w:r w:rsidRPr="00C7100F">
          <w:rPr>
            <w:rFonts w:ascii="Consolas" w:hAnsi="Consolas"/>
            <w:color w:val="D4D4D4"/>
            <w:sz w:val="21"/>
            <w:szCs w:val="21"/>
          </w:rPr>
          <w:t>(</w:t>
        </w:r>
        <w:r w:rsidRPr="00C7100F">
          <w:rPr>
            <w:rFonts w:ascii="Consolas" w:hAnsi="Consolas"/>
            <w:color w:val="B5CEA8"/>
            <w:sz w:val="21"/>
            <w:szCs w:val="21"/>
          </w:rPr>
          <w:t>30</w:t>
        </w:r>
        <w:r w:rsidRPr="00C7100F">
          <w:rPr>
            <w:rFonts w:ascii="Consolas" w:hAnsi="Consolas"/>
            <w:color w:val="D4D4D4"/>
            <w:sz w:val="21"/>
            <w:szCs w:val="21"/>
          </w:rPr>
          <w:t xml:space="preserve">, </w:t>
        </w:r>
        <w:r w:rsidRPr="00C7100F">
          <w:rPr>
            <w:rFonts w:ascii="Consolas" w:hAnsi="Consolas"/>
            <w:color w:val="4FC1FF"/>
            <w:sz w:val="21"/>
            <w:szCs w:val="21"/>
          </w:rPr>
          <w:t>H3</w:t>
        </w:r>
        <w:proofErr w:type="gramStart"/>
        <w:r w:rsidRPr="00C7100F">
          <w:rPr>
            <w:rFonts w:ascii="Consolas" w:hAnsi="Consolas"/>
            <w:color w:val="D4D4D4"/>
            <w:sz w:val="21"/>
            <w:szCs w:val="21"/>
          </w:rPr>
          <w:t>)</w:t>
        </w:r>
        <w:r w:rsidRPr="00C7100F">
          <w:rPr>
            <w:rFonts w:ascii="Consolas" w:hAnsi="Consolas"/>
            <w:color w:val="F44747"/>
            <w:sz w:val="21"/>
            <w:szCs w:val="21"/>
          </w:rPr>
          <w:t>;</w:t>
        </w:r>
        <w:proofErr w:type="gramEnd"/>
      </w:ins>
    </w:p>
    <w:p w14:paraId="6721B625" w14:textId="77777777" w:rsidR="00C7100F" w:rsidRPr="00C7100F" w:rsidRDefault="00C7100F" w:rsidP="00C7100F">
      <w:pPr>
        <w:shd w:val="clear" w:color="auto" w:fill="1E1E1E"/>
        <w:spacing w:line="285" w:lineRule="atLeast"/>
        <w:rPr>
          <w:ins w:id="581" w:author="Areej Turky Sahu Alotaibi" w:date="2022-01-24T20:06:00Z"/>
          <w:rFonts w:ascii="Consolas" w:hAnsi="Consolas"/>
          <w:color w:val="D4D4D4"/>
          <w:sz w:val="21"/>
          <w:szCs w:val="21"/>
        </w:rPr>
      </w:pPr>
      <w:ins w:id="582" w:author="Areej Turky Sahu Alotaibi" w:date="2022-01-24T20:06:00Z">
        <w:r w:rsidRPr="00C7100F">
          <w:rPr>
            <w:rFonts w:ascii="Consolas" w:hAnsi="Consolas"/>
            <w:color w:val="4FC1FF"/>
            <w:sz w:val="21"/>
            <w:szCs w:val="21"/>
          </w:rPr>
          <w:t>H1</w:t>
        </w:r>
        <w:r w:rsidRPr="00C7100F">
          <w:rPr>
            <w:rFonts w:ascii="Consolas" w:hAnsi="Consolas"/>
            <w:color w:val="D4D4D4"/>
            <w:sz w:val="21"/>
            <w:szCs w:val="21"/>
          </w:rPr>
          <w:t>.</w:t>
        </w:r>
        <w:r w:rsidRPr="00C7100F">
          <w:rPr>
            <w:rFonts w:ascii="Consolas" w:hAnsi="Consolas"/>
            <w:color w:val="DCDCAA"/>
            <w:sz w:val="21"/>
            <w:szCs w:val="21"/>
          </w:rPr>
          <w:t>addBranch</w:t>
        </w:r>
        <w:r w:rsidRPr="00C7100F">
          <w:rPr>
            <w:rFonts w:ascii="Consolas" w:hAnsi="Consolas"/>
            <w:color w:val="D4D4D4"/>
            <w:sz w:val="21"/>
            <w:szCs w:val="21"/>
          </w:rPr>
          <w:t>(</w:t>
        </w:r>
        <w:r w:rsidRPr="00C7100F">
          <w:rPr>
            <w:rFonts w:ascii="Consolas" w:hAnsi="Consolas"/>
            <w:color w:val="B5CEA8"/>
            <w:sz w:val="21"/>
            <w:szCs w:val="21"/>
          </w:rPr>
          <w:t>80</w:t>
        </w:r>
        <w:r w:rsidRPr="00C7100F">
          <w:rPr>
            <w:rFonts w:ascii="Consolas" w:hAnsi="Consolas"/>
            <w:color w:val="D4D4D4"/>
            <w:sz w:val="21"/>
            <w:szCs w:val="21"/>
          </w:rPr>
          <w:t xml:space="preserve">, </w:t>
        </w:r>
        <w:r w:rsidRPr="00C7100F">
          <w:rPr>
            <w:rFonts w:ascii="Consolas" w:hAnsi="Consolas"/>
            <w:color w:val="4FC1FF"/>
            <w:sz w:val="21"/>
            <w:szCs w:val="21"/>
          </w:rPr>
          <w:t>H4</w:t>
        </w:r>
        <w:proofErr w:type="gramStart"/>
        <w:r w:rsidRPr="00C7100F">
          <w:rPr>
            <w:rFonts w:ascii="Consolas" w:hAnsi="Consolas"/>
            <w:color w:val="D4D4D4"/>
            <w:sz w:val="21"/>
            <w:szCs w:val="21"/>
          </w:rPr>
          <w:t>)</w:t>
        </w:r>
        <w:r w:rsidRPr="00C7100F">
          <w:rPr>
            <w:rFonts w:ascii="Consolas" w:hAnsi="Consolas"/>
            <w:color w:val="F44747"/>
            <w:sz w:val="21"/>
            <w:szCs w:val="21"/>
          </w:rPr>
          <w:t>;</w:t>
        </w:r>
        <w:proofErr w:type="gramEnd"/>
      </w:ins>
    </w:p>
    <w:p w14:paraId="1355A992" w14:textId="77777777" w:rsidR="00C7100F" w:rsidRPr="00C7100F" w:rsidRDefault="00C7100F" w:rsidP="00C7100F">
      <w:pPr>
        <w:shd w:val="clear" w:color="auto" w:fill="1E1E1E"/>
        <w:spacing w:line="285" w:lineRule="atLeast"/>
        <w:rPr>
          <w:ins w:id="583" w:author="Areej Turky Sahu Alotaibi" w:date="2022-01-24T20:06:00Z"/>
          <w:rFonts w:ascii="Consolas" w:hAnsi="Consolas"/>
          <w:color w:val="D4D4D4"/>
          <w:sz w:val="21"/>
          <w:szCs w:val="21"/>
        </w:rPr>
      </w:pPr>
      <w:ins w:id="584" w:author="Areej Turky Sahu Alotaibi" w:date="2022-01-24T20:06:00Z">
        <w:r w:rsidRPr="00C7100F">
          <w:rPr>
            <w:rFonts w:ascii="Consolas" w:hAnsi="Consolas"/>
            <w:color w:val="D4D4D4"/>
            <w:sz w:val="21"/>
            <w:szCs w:val="21"/>
          </w:rPr>
          <w:t xml:space="preserve">                </w:t>
        </w:r>
      </w:ins>
    </w:p>
    <w:p w14:paraId="585710BE" w14:textId="77777777" w:rsidR="00C7100F" w:rsidRPr="00C7100F" w:rsidRDefault="00C7100F" w:rsidP="00C7100F">
      <w:pPr>
        <w:shd w:val="clear" w:color="auto" w:fill="1E1E1E"/>
        <w:spacing w:line="285" w:lineRule="atLeast"/>
        <w:rPr>
          <w:ins w:id="585" w:author="Areej Turky Sahu Alotaibi" w:date="2022-01-24T20:06:00Z"/>
          <w:rFonts w:ascii="Consolas" w:hAnsi="Consolas"/>
          <w:color w:val="D4D4D4"/>
          <w:sz w:val="21"/>
          <w:szCs w:val="21"/>
        </w:rPr>
      </w:pPr>
      <w:ins w:id="586" w:author="Areej Turky Sahu Alotaibi" w:date="2022-01-24T20:06:00Z">
        <w:r w:rsidRPr="00C7100F">
          <w:rPr>
            <w:rFonts w:ascii="Consolas" w:hAnsi="Consolas"/>
            <w:color w:val="4FC1FF"/>
            <w:sz w:val="21"/>
            <w:szCs w:val="21"/>
          </w:rPr>
          <w:t>H2</w:t>
        </w:r>
        <w:r w:rsidRPr="00C7100F">
          <w:rPr>
            <w:rFonts w:ascii="Consolas" w:hAnsi="Consolas"/>
            <w:color w:val="D4D4D4"/>
            <w:sz w:val="21"/>
            <w:szCs w:val="21"/>
          </w:rPr>
          <w:t>.</w:t>
        </w:r>
        <w:r w:rsidRPr="00C7100F">
          <w:rPr>
            <w:rFonts w:ascii="Consolas" w:hAnsi="Consolas"/>
            <w:color w:val="DCDCAA"/>
            <w:sz w:val="21"/>
            <w:szCs w:val="21"/>
          </w:rPr>
          <w:t>addBranch</w:t>
        </w:r>
        <w:r w:rsidRPr="00C7100F">
          <w:rPr>
            <w:rFonts w:ascii="Consolas" w:hAnsi="Consolas"/>
            <w:color w:val="D4D4D4"/>
            <w:sz w:val="21"/>
            <w:szCs w:val="21"/>
          </w:rPr>
          <w:t>(</w:t>
        </w:r>
        <w:r w:rsidRPr="00C7100F">
          <w:rPr>
            <w:rFonts w:ascii="Consolas" w:hAnsi="Consolas"/>
            <w:color w:val="B5CEA8"/>
            <w:sz w:val="21"/>
            <w:szCs w:val="21"/>
          </w:rPr>
          <w:t>80</w:t>
        </w:r>
        <w:r w:rsidRPr="00C7100F">
          <w:rPr>
            <w:rFonts w:ascii="Consolas" w:hAnsi="Consolas"/>
            <w:color w:val="D4D4D4"/>
            <w:sz w:val="21"/>
            <w:szCs w:val="21"/>
          </w:rPr>
          <w:t xml:space="preserve">, </w:t>
        </w:r>
        <w:r w:rsidRPr="00C7100F">
          <w:rPr>
            <w:rFonts w:ascii="Consolas" w:hAnsi="Consolas"/>
            <w:color w:val="4FC1FF"/>
            <w:sz w:val="21"/>
            <w:szCs w:val="21"/>
          </w:rPr>
          <w:t>W</w:t>
        </w:r>
        <w:proofErr w:type="gramStart"/>
        <w:r w:rsidRPr="00C7100F">
          <w:rPr>
            <w:rFonts w:ascii="Consolas" w:hAnsi="Consolas"/>
            <w:color w:val="D4D4D4"/>
            <w:sz w:val="21"/>
            <w:szCs w:val="21"/>
          </w:rPr>
          <w:t>)</w:t>
        </w:r>
        <w:r w:rsidRPr="00C7100F">
          <w:rPr>
            <w:rFonts w:ascii="Consolas" w:hAnsi="Consolas"/>
            <w:color w:val="F44747"/>
            <w:sz w:val="21"/>
            <w:szCs w:val="21"/>
          </w:rPr>
          <w:t>;</w:t>
        </w:r>
        <w:proofErr w:type="gramEnd"/>
      </w:ins>
    </w:p>
    <w:p w14:paraId="1F2A2689" w14:textId="77777777" w:rsidR="00C7100F" w:rsidRPr="00C7100F" w:rsidRDefault="00C7100F" w:rsidP="00C7100F">
      <w:pPr>
        <w:shd w:val="clear" w:color="auto" w:fill="1E1E1E"/>
        <w:spacing w:line="285" w:lineRule="atLeast"/>
        <w:rPr>
          <w:ins w:id="587" w:author="Areej Turky Sahu Alotaibi" w:date="2022-01-24T20:06:00Z"/>
          <w:rFonts w:ascii="Consolas" w:hAnsi="Consolas"/>
          <w:color w:val="D4D4D4"/>
          <w:sz w:val="21"/>
          <w:szCs w:val="21"/>
        </w:rPr>
      </w:pPr>
      <w:ins w:id="588" w:author="Areej Turky Sahu Alotaibi" w:date="2022-01-24T20:06:00Z">
        <w:r w:rsidRPr="00C7100F">
          <w:rPr>
            <w:rFonts w:ascii="Consolas" w:hAnsi="Consolas"/>
            <w:color w:val="4FC1FF"/>
            <w:sz w:val="21"/>
            <w:szCs w:val="21"/>
          </w:rPr>
          <w:lastRenderedPageBreak/>
          <w:t>H2</w:t>
        </w:r>
        <w:r w:rsidRPr="00C7100F">
          <w:rPr>
            <w:rFonts w:ascii="Consolas" w:hAnsi="Consolas"/>
            <w:color w:val="D4D4D4"/>
            <w:sz w:val="21"/>
            <w:szCs w:val="21"/>
          </w:rPr>
          <w:t>.</w:t>
        </w:r>
        <w:r w:rsidRPr="00C7100F">
          <w:rPr>
            <w:rFonts w:ascii="Consolas" w:hAnsi="Consolas"/>
            <w:color w:val="DCDCAA"/>
            <w:sz w:val="21"/>
            <w:szCs w:val="21"/>
          </w:rPr>
          <w:t>addBranch</w:t>
        </w:r>
        <w:r w:rsidRPr="00C7100F">
          <w:rPr>
            <w:rFonts w:ascii="Consolas" w:hAnsi="Consolas"/>
            <w:color w:val="D4D4D4"/>
            <w:sz w:val="21"/>
            <w:szCs w:val="21"/>
          </w:rPr>
          <w:t>(</w:t>
        </w:r>
        <w:r w:rsidRPr="00C7100F">
          <w:rPr>
            <w:rFonts w:ascii="Consolas" w:hAnsi="Consolas"/>
            <w:color w:val="B5CEA8"/>
            <w:sz w:val="21"/>
            <w:szCs w:val="21"/>
          </w:rPr>
          <w:t>40</w:t>
        </w:r>
        <w:r w:rsidRPr="00C7100F">
          <w:rPr>
            <w:rFonts w:ascii="Consolas" w:hAnsi="Consolas"/>
            <w:color w:val="D4D4D4"/>
            <w:sz w:val="21"/>
            <w:szCs w:val="21"/>
          </w:rPr>
          <w:t xml:space="preserve">, </w:t>
        </w:r>
        <w:r w:rsidRPr="00C7100F">
          <w:rPr>
            <w:rFonts w:ascii="Consolas" w:hAnsi="Consolas"/>
            <w:color w:val="4FC1FF"/>
            <w:sz w:val="21"/>
            <w:szCs w:val="21"/>
          </w:rPr>
          <w:t>H1</w:t>
        </w:r>
        <w:proofErr w:type="gramStart"/>
        <w:r w:rsidRPr="00C7100F">
          <w:rPr>
            <w:rFonts w:ascii="Consolas" w:hAnsi="Consolas"/>
            <w:color w:val="D4D4D4"/>
            <w:sz w:val="21"/>
            <w:szCs w:val="21"/>
          </w:rPr>
          <w:t>)</w:t>
        </w:r>
        <w:r w:rsidRPr="00C7100F">
          <w:rPr>
            <w:rFonts w:ascii="Consolas" w:hAnsi="Consolas"/>
            <w:color w:val="F44747"/>
            <w:sz w:val="21"/>
            <w:szCs w:val="21"/>
          </w:rPr>
          <w:t>;</w:t>
        </w:r>
        <w:proofErr w:type="gramEnd"/>
      </w:ins>
    </w:p>
    <w:p w14:paraId="2F15239F" w14:textId="77777777" w:rsidR="00C7100F" w:rsidRPr="00C7100F" w:rsidRDefault="00C7100F" w:rsidP="00C7100F">
      <w:pPr>
        <w:shd w:val="clear" w:color="auto" w:fill="1E1E1E"/>
        <w:spacing w:line="285" w:lineRule="atLeast"/>
        <w:rPr>
          <w:ins w:id="589" w:author="Areej Turky Sahu Alotaibi" w:date="2022-01-24T20:06:00Z"/>
          <w:rFonts w:ascii="Consolas" w:hAnsi="Consolas"/>
          <w:color w:val="D4D4D4"/>
          <w:sz w:val="21"/>
          <w:szCs w:val="21"/>
        </w:rPr>
      </w:pPr>
      <w:ins w:id="590" w:author="Areej Turky Sahu Alotaibi" w:date="2022-01-24T20:06:00Z">
        <w:r w:rsidRPr="00C7100F">
          <w:rPr>
            <w:rFonts w:ascii="Consolas" w:hAnsi="Consolas"/>
            <w:color w:val="4FC1FF"/>
            <w:sz w:val="21"/>
            <w:szCs w:val="21"/>
          </w:rPr>
          <w:t>H2</w:t>
        </w:r>
        <w:r w:rsidRPr="00C7100F">
          <w:rPr>
            <w:rFonts w:ascii="Consolas" w:hAnsi="Consolas"/>
            <w:color w:val="D4D4D4"/>
            <w:sz w:val="21"/>
            <w:szCs w:val="21"/>
          </w:rPr>
          <w:t>.</w:t>
        </w:r>
        <w:r w:rsidRPr="00C7100F">
          <w:rPr>
            <w:rFonts w:ascii="Consolas" w:hAnsi="Consolas"/>
            <w:color w:val="DCDCAA"/>
            <w:sz w:val="21"/>
            <w:szCs w:val="21"/>
          </w:rPr>
          <w:t>addBranch</w:t>
        </w:r>
        <w:r w:rsidRPr="00C7100F">
          <w:rPr>
            <w:rFonts w:ascii="Consolas" w:hAnsi="Consolas"/>
            <w:color w:val="D4D4D4"/>
            <w:sz w:val="21"/>
            <w:szCs w:val="21"/>
          </w:rPr>
          <w:t>(</w:t>
        </w:r>
        <w:r w:rsidRPr="00C7100F">
          <w:rPr>
            <w:rFonts w:ascii="Consolas" w:hAnsi="Consolas"/>
            <w:color w:val="B5CEA8"/>
            <w:sz w:val="21"/>
            <w:szCs w:val="21"/>
          </w:rPr>
          <w:t>60</w:t>
        </w:r>
        <w:r w:rsidRPr="00C7100F">
          <w:rPr>
            <w:rFonts w:ascii="Consolas" w:hAnsi="Consolas"/>
            <w:color w:val="D4D4D4"/>
            <w:sz w:val="21"/>
            <w:szCs w:val="21"/>
          </w:rPr>
          <w:t xml:space="preserve">, </w:t>
        </w:r>
        <w:r w:rsidRPr="00C7100F">
          <w:rPr>
            <w:rFonts w:ascii="Consolas" w:hAnsi="Consolas"/>
            <w:color w:val="4FC1FF"/>
            <w:sz w:val="21"/>
            <w:szCs w:val="21"/>
          </w:rPr>
          <w:t>H3</w:t>
        </w:r>
        <w:proofErr w:type="gramStart"/>
        <w:r w:rsidRPr="00C7100F">
          <w:rPr>
            <w:rFonts w:ascii="Consolas" w:hAnsi="Consolas"/>
            <w:color w:val="D4D4D4"/>
            <w:sz w:val="21"/>
            <w:szCs w:val="21"/>
          </w:rPr>
          <w:t>)</w:t>
        </w:r>
        <w:r w:rsidRPr="00C7100F">
          <w:rPr>
            <w:rFonts w:ascii="Consolas" w:hAnsi="Consolas"/>
            <w:color w:val="F44747"/>
            <w:sz w:val="21"/>
            <w:szCs w:val="21"/>
          </w:rPr>
          <w:t>;</w:t>
        </w:r>
        <w:proofErr w:type="gramEnd"/>
      </w:ins>
    </w:p>
    <w:p w14:paraId="59045A09" w14:textId="77777777" w:rsidR="00C7100F" w:rsidRPr="00C7100F" w:rsidRDefault="00C7100F" w:rsidP="00C7100F">
      <w:pPr>
        <w:shd w:val="clear" w:color="auto" w:fill="1E1E1E"/>
        <w:spacing w:line="285" w:lineRule="atLeast"/>
        <w:rPr>
          <w:ins w:id="591" w:author="Areej Turky Sahu Alotaibi" w:date="2022-01-24T20:06:00Z"/>
          <w:rFonts w:ascii="Consolas" w:hAnsi="Consolas"/>
          <w:color w:val="D4D4D4"/>
          <w:sz w:val="21"/>
          <w:szCs w:val="21"/>
        </w:rPr>
      </w:pPr>
      <w:ins w:id="592" w:author="Areej Turky Sahu Alotaibi" w:date="2022-01-24T20:06:00Z">
        <w:r w:rsidRPr="00C7100F">
          <w:rPr>
            <w:rFonts w:ascii="Consolas" w:hAnsi="Consolas"/>
            <w:color w:val="4FC1FF"/>
            <w:sz w:val="21"/>
            <w:szCs w:val="21"/>
          </w:rPr>
          <w:t>H2</w:t>
        </w:r>
        <w:r w:rsidRPr="00C7100F">
          <w:rPr>
            <w:rFonts w:ascii="Consolas" w:hAnsi="Consolas"/>
            <w:color w:val="D4D4D4"/>
            <w:sz w:val="21"/>
            <w:szCs w:val="21"/>
          </w:rPr>
          <w:t>.</w:t>
        </w:r>
        <w:r w:rsidRPr="00C7100F">
          <w:rPr>
            <w:rFonts w:ascii="Consolas" w:hAnsi="Consolas"/>
            <w:color w:val="DCDCAA"/>
            <w:sz w:val="21"/>
            <w:szCs w:val="21"/>
          </w:rPr>
          <w:t>addBranch</w:t>
        </w:r>
        <w:r w:rsidRPr="00C7100F">
          <w:rPr>
            <w:rFonts w:ascii="Consolas" w:hAnsi="Consolas"/>
            <w:color w:val="D4D4D4"/>
            <w:sz w:val="21"/>
            <w:szCs w:val="21"/>
          </w:rPr>
          <w:t>(</w:t>
        </w:r>
        <w:r w:rsidRPr="00C7100F">
          <w:rPr>
            <w:rFonts w:ascii="Consolas" w:hAnsi="Consolas"/>
            <w:color w:val="B5CEA8"/>
            <w:sz w:val="21"/>
            <w:szCs w:val="21"/>
          </w:rPr>
          <w:t>90</w:t>
        </w:r>
        <w:r w:rsidRPr="00C7100F">
          <w:rPr>
            <w:rFonts w:ascii="Consolas" w:hAnsi="Consolas"/>
            <w:color w:val="D4D4D4"/>
            <w:sz w:val="21"/>
            <w:szCs w:val="21"/>
          </w:rPr>
          <w:t xml:space="preserve">, </w:t>
        </w:r>
        <w:r w:rsidRPr="00C7100F">
          <w:rPr>
            <w:rFonts w:ascii="Consolas" w:hAnsi="Consolas"/>
            <w:color w:val="4FC1FF"/>
            <w:sz w:val="21"/>
            <w:szCs w:val="21"/>
          </w:rPr>
          <w:t>H4</w:t>
        </w:r>
        <w:proofErr w:type="gramStart"/>
        <w:r w:rsidRPr="00C7100F">
          <w:rPr>
            <w:rFonts w:ascii="Consolas" w:hAnsi="Consolas"/>
            <w:color w:val="D4D4D4"/>
            <w:sz w:val="21"/>
            <w:szCs w:val="21"/>
          </w:rPr>
          <w:t>)</w:t>
        </w:r>
        <w:r w:rsidRPr="00C7100F">
          <w:rPr>
            <w:rFonts w:ascii="Consolas" w:hAnsi="Consolas"/>
            <w:color w:val="F44747"/>
            <w:sz w:val="21"/>
            <w:szCs w:val="21"/>
          </w:rPr>
          <w:t>;</w:t>
        </w:r>
        <w:proofErr w:type="gramEnd"/>
      </w:ins>
    </w:p>
    <w:p w14:paraId="16FEEBDB" w14:textId="77777777" w:rsidR="00C7100F" w:rsidRPr="00C7100F" w:rsidRDefault="00C7100F" w:rsidP="00C7100F">
      <w:pPr>
        <w:shd w:val="clear" w:color="auto" w:fill="1E1E1E"/>
        <w:spacing w:line="285" w:lineRule="atLeast"/>
        <w:rPr>
          <w:ins w:id="593" w:author="Areej Turky Sahu Alotaibi" w:date="2022-01-24T20:06:00Z"/>
          <w:rFonts w:ascii="Consolas" w:hAnsi="Consolas"/>
          <w:color w:val="D4D4D4"/>
          <w:sz w:val="21"/>
          <w:szCs w:val="21"/>
        </w:rPr>
      </w:pPr>
      <w:ins w:id="594" w:author="Areej Turky Sahu Alotaibi" w:date="2022-01-24T20:06:00Z">
        <w:r w:rsidRPr="00C7100F">
          <w:rPr>
            <w:rFonts w:ascii="Consolas" w:hAnsi="Consolas"/>
            <w:color w:val="D4D4D4"/>
            <w:sz w:val="21"/>
            <w:szCs w:val="21"/>
          </w:rPr>
          <w:t xml:space="preserve">                </w:t>
        </w:r>
      </w:ins>
    </w:p>
    <w:p w14:paraId="4CAAE934" w14:textId="77777777" w:rsidR="00C7100F" w:rsidRPr="00C7100F" w:rsidRDefault="00C7100F" w:rsidP="00C7100F">
      <w:pPr>
        <w:shd w:val="clear" w:color="auto" w:fill="1E1E1E"/>
        <w:spacing w:line="285" w:lineRule="atLeast"/>
        <w:rPr>
          <w:ins w:id="595" w:author="Areej Turky Sahu Alotaibi" w:date="2022-01-24T20:06:00Z"/>
          <w:rFonts w:ascii="Consolas" w:hAnsi="Consolas"/>
          <w:color w:val="D4D4D4"/>
          <w:sz w:val="21"/>
          <w:szCs w:val="21"/>
        </w:rPr>
      </w:pPr>
      <w:ins w:id="596" w:author="Areej Turky Sahu Alotaibi" w:date="2022-01-24T20:06:00Z">
        <w:r w:rsidRPr="00C7100F">
          <w:rPr>
            <w:rFonts w:ascii="Consolas" w:hAnsi="Consolas"/>
            <w:color w:val="4FC1FF"/>
            <w:sz w:val="21"/>
            <w:szCs w:val="21"/>
          </w:rPr>
          <w:t>H3</w:t>
        </w:r>
        <w:r w:rsidRPr="00C7100F">
          <w:rPr>
            <w:rFonts w:ascii="Consolas" w:hAnsi="Consolas"/>
            <w:color w:val="D4D4D4"/>
            <w:sz w:val="21"/>
            <w:szCs w:val="21"/>
          </w:rPr>
          <w:t>.</w:t>
        </w:r>
        <w:r w:rsidRPr="00C7100F">
          <w:rPr>
            <w:rFonts w:ascii="Consolas" w:hAnsi="Consolas"/>
            <w:color w:val="DCDCAA"/>
            <w:sz w:val="21"/>
            <w:szCs w:val="21"/>
          </w:rPr>
          <w:t>addBranch</w:t>
        </w:r>
        <w:r w:rsidRPr="00C7100F">
          <w:rPr>
            <w:rFonts w:ascii="Consolas" w:hAnsi="Consolas"/>
            <w:color w:val="D4D4D4"/>
            <w:sz w:val="21"/>
            <w:szCs w:val="21"/>
          </w:rPr>
          <w:t>(</w:t>
        </w:r>
        <w:r w:rsidRPr="00C7100F">
          <w:rPr>
            <w:rFonts w:ascii="Consolas" w:hAnsi="Consolas"/>
            <w:color w:val="B5CEA8"/>
            <w:sz w:val="21"/>
            <w:szCs w:val="21"/>
          </w:rPr>
          <w:t>130</w:t>
        </w:r>
        <w:r w:rsidRPr="00C7100F">
          <w:rPr>
            <w:rFonts w:ascii="Consolas" w:hAnsi="Consolas"/>
            <w:color w:val="D4D4D4"/>
            <w:sz w:val="21"/>
            <w:szCs w:val="21"/>
          </w:rPr>
          <w:t xml:space="preserve">, </w:t>
        </w:r>
        <w:r w:rsidRPr="00C7100F">
          <w:rPr>
            <w:rFonts w:ascii="Consolas" w:hAnsi="Consolas"/>
            <w:color w:val="4FC1FF"/>
            <w:sz w:val="21"/>
            <w:szCs w:val="21"/>
          </w:rPr>
          <w:t>W</w:t>
        </w:r>
        <w:proofErr w:type="gramStart"/>
        <w:r w:rsidRPr="00C7100F">
          <w:rPr>
            <w:rFonts w:ascii="Consolas" w:hAnsi="Consolas"/>
            <w:color w:val="D4D4D4"/>
            <w:sz w:val="21"/>
            <w:szCs w:val="21"/>
          </w:rPr>
          <w:t>)</w:t>
        </w:r>
        <w:r w:rsidRPr="00C7100F">
          <w:rPr>
            <w:rFonts w:ascii="Consolas" w:hAnsi="Consolas"/>
            <w:color w:val="F44747"/>
            <w:sz w:val="21"/>
            <w:szCs w:val="21"/>
          </w:rPr>
          <w:t>;</w:t>
        </w:r>
        <w:proofErr w:type="gramEnd"/>
      </w:ins>
    </w:p>
    <w:p w14:paraId="53C15604" w14:textId="77777777" w:rsidR="00C7100F" w:rsidRPr="00C7100F" w:rsidRDefault="00C7100F" w:rsidP="00C7100F">
      <w:pPr>
        <w:shd w:val="clear" w:color="auto" w:fill="1E1E1E"/>
        <w:spacing w:line="285" w:lineRule="atLeast"/>
        <w:rPr>
          <w:ins w:id="597" w:author="Areej Turky Sahu Alotaibi" w:date="2022-01-24T20:06:00Z"/>
          <w:rFonts w:ascii="Consolas" w:hAnsi="Consolas"/>
          <w:color w:val="D4D4D4"/>
          <w:sz w:val="21"/>
          <w:szCs w:val="21"/>
        </w:rPr>
      </w:pPr>
      <w:ins w:id="598" w:author="Areej Turky Sahu Alotaibi" w:date="2022-01-24T20:06:00Z">
        <w:r w:rsidRPr="00C7100F">
          <w:rPr>
            <w:rFonts w:ascii="Consolas" w:hAnsi="Consolas"/>
            <w:color w:val="4FC1FF"/>
            <w:sz w:val="21"/>
            <w:szCs w:val="21"/>
          </w:rPr>
          <w:t>H3</w:t>
        </w:r>
        <w:r w:rsidRPr="00C7100F">
          <w:rPr>
            <w:rFonts w:ascii="Consolas" w:hAnsi="Consolas"/>
            <w:color w:val="D4D4D4"/>
            <w:sz w:val="21"/>
            <w:szCs w:val="21"/>
          </w:rPr>
          <w:t>.</w:t>
        </w:r>
        <w:r w:rsidRPr="00C7100F">
          <w:rPr>
            <w:rFonts w:ascii="Consolas" w:hAnsi="Consolas"/>
            <w:color w:val="DCDCAA"/>
            <w:sz w:val="21"/>
            <w:szCs w:val="21"/>
          </w:rPr>
          <w:t>addBranch</w:t>
        </w:r>
        <w:r w:rsidRPr="00C7100F">
          <w:rPr>
            <w:rFonts w:ascii="Consolas" w:hAnsi="Consolas"/>
            <w:color w:val="D4D4D4"/>
            <w:sz w:val="21"/>
            <w:szCs w:val="21"/>
          </w:rPr>
          <w:t>(</w:t>
        </w:r>
        <w:r w:rsidRPr="00C7100F">
          <w:rPr>
            <w:rFonts w:ascii="Consolas" w:hAnsi="Consolas"/>
            <w:color w:val="B5CEA8"/>
            <w:sz w:val="21"/>
            <w:szCs w:val="21"/>
          </w:rPr>
          <w:t>30</w:t>
        </w:r>
        <w:r w:rsidRPr="00C7100F">
          <w:rPr>
            <w:rFonts w:ascii="Consolas" w:hAnsi="Consolas"/>
            <w:color w:val="D4D4D4"/>
            <w:sz w:val="21"/>
            <w:szCs w:val="21"/>
          </w:rPr>
          <w:t xml:space="preserve">, </w:t>
        </w:r>
        <w:r w:rsidRPr="00C7100F">
          <w:rPr>
            <w:rFonts w:ascii="Consolas" w:hAnsi="Consolas"/>
            <w:color w:val="4FC1FF"/>
            <w:sz w:val="21"/>
            <w:szCs w:val="21"/>
          </w:rPr>
          <w:t>H1</w:t>
        </w:r>
        <w:proofErr w:type="gramStart"/>
        <w:r w:rsidRPr="00C7100F">
          <w:rPr>
            <w:rFonts w:ascii="Consolas" w:hAnsi="Consolas"/>
            <w:color w:val="D4D4D4"/>
            <w:sz w:val="21"/>
            <w:szCs w:val="21"/>
          </w:rPr>
          <w:t>)</w:t>
        </w:r>
        <w:r w:rsidRPr="00C7100F">
          <w:rPr>
            <w:rFonts w:ascii="Consolas" w:hAnsi="Consolas"/>
            <w:color w:val="F44747"/>
            <w:sz w:val="21"/>
            <w:szCs w:val="21"/>
          </w:rPr>
          <w:t>;</w:t>
        </w:r>
        <w:proofErr w:type="gramEnd"/>
      </w:ins>
    </w:p>
    <w:p w14:paraId="3B0DC766" w14:textId="77777777" w:rsidR="00C7100F" w:rsidRPr="00C7100F" w:rsidRDefault="00C7100F" w:rsidP="00C7100F">
      <w:pPr>
        <w:shd w:val="clear" w:color="auto" w:fill="1E1E1E"/>
        <w:spacing w:line="285" w:lineRule="atLeast"/>
        <w:rPr>
          <w:ins w:id="599" w:author="Areej Turky Sahu Alotaibi" w:date="2022-01-24T20:06:00Z"/>
          <w:rFonts w:ascii="Consolas" w:hAnsi="Consolas"/>
          <w:color w:val="D4D4D4"/>
          <w:sz w:val="21"/>
          <w:szCs w:val="21"/>
        </w:rPr>
      </w:pPr>
      <w:ins w:id="600" w:author="Areej Turky Sahu Alotaibi" w:date="2022-01-24T20:06:00Z">
        <w:r w:rsidRPr="00C7100F">
          <w:rPr>
            <w:rFonts w:ascii="Consolas" w:hAnsi="Consolas"/>
            <w:color w:val="4FC1FF"/>
            <w:sz w:val="21"/>
            <w:szCs w:val="21"/>
          </w:rPr>
          <w:t>H3</w:t>
        </w:r>
        <w:r w:rsidRPr="00C7100F">
          <w:rPr>
            <w:rFonts w:ascii="Consolas" w:hAnsi="Consolas"/>
            <w:color w:val="D4D4D4"/>
            <w:sz w:val="21"/>
            <w:szCs w:val="21"/>
          </w:rPr>
          <w:t>.</w:t>
        </w:r>
        <w:r w:rsidRPr="00C7100F">
          <w:rPr>
            <w:rFonts w:ascii="Consolas" w:hAnsi="Consolas"/>
            <w:color w:val="DCDCAA"/>
            <w:sz w:val="21"/>
            <w:szCs w:val="21"/>
          </w:rPr>
          <w:t>addBranch</w:t>
        </w:r>
        <w:r w:rsidRPr="00C7100F">
          <w:rPr>
            <w:rFonts w:ascii="Consolas" w:hAnsi="Consolas"/>
            <w:color w:val="D4D4D4"/>
            <w:sz w:val="21"/>
            <w:szCs w:val="21"/>
          </w:rPr>
          <w:t>(</w:t>
        </w:r>
        <w:r w:rsidRPr="00C7100F">
          <w:rPr>
            <w:rFonts w:ascii="Consolas" w:hAnsi="Consolas"/>
            <w:color w:val="B5CEA8"/>
            <w:sz w:val="21"/>
            <w:szCs w:val="21"/>
          </w:rPr>
          <w:t>60</w:t>
        </w:r>
        <w:r w:rsidRPr="00C7100F">
          <w:rPr>
            <w:rFonts w:ascii="Consolas" w:hAnsi="Consolas"/>
            <w:color w:val="D4D4D4"/>
            <w:sz w:val="21"/>
            <w:szCs w:val="21"/>
          </w:rPr>
          <w:t xml:space="preserve">, </w:t>
        </w:r>
        <w:r w:rsidRPr="00C7100F">
          <w:rPr>
            <w:rFonts w:ascii="Consolas" w:hAnsi="Consolas"/>
            <w:color w:val="4FC1FF"/>
            <w:sz w:val="21"/>
            <w:szCs w:val="21"/>
          </w:rPr>
          <w:t>H2</w:t>
        </w:r>
        <w:proofErr w:type="gramStart"/>
        <w:r w:rsidRPr="00C7100F">
          <w:rPr>
            <w:rFonts w:ascii="Consolas" w:hAnsi="Consolas"/>
            <w:color w:val="D4D4D4"/>
            <w:sz w:val="21"/>
            <w:szCs w:val="21"/>
          </w:rPr>
          <w:t>)</w:t>
        </w:r>
        <w:r w:rsidRPr="00C7100F">
          <w:rPr>
            <w:rFonts w:ascii="Consolas" w:hAnsi="Consolas"/>
            <w:color w:val="F44747"/>
            <w:sz w:val="21"/>
            <w:szCs w:val="21"/>
          </w:rPr>
          <w:t>;</w:t>
        </w:r>
        <w:proofErr w:type="gramEnd"/>
      </w:ins>
    </w:p>
    <w:p w14:paraId="1AA755C5" w14:textId="77777777" w:rsidR="00C7100F" w:rsidRPr="00C7100F" w:rsidRDefault="00C7100F" w:rsidP="00C7100F">
      <w:pPr>
        <w:shd w:val="clear" w:color="auto" w:fill="1E1E1E"/>
        <w:spacing w:line="285" w:lineRule="atLeast"/>
        <w:rPr>
          <w:ins w:id="601" w:author="Areej Turky Sahu Alotaibi" w:date="2022-01-24T20:06:00Z"/>
          <w:rFonts w:ascii="Consolas" w:hAnsi="Consolas"/>
          <w:color w:val="D4D4D4"/>
          <w:sz w:val="21"/>
          <w:szCs w:val="21"/>
        </w:rPr>
      </w:pPr>
      <w:ins w:id="602" w:author="Areej Turky Sahu Alotaibi" w:date="2022-01-24T20:06:00Z">
        <w:r w:rsidRPr="00C7100F">
          <w:rPr>
            <w:rFonts w:ascii="Consolas" w:hAnsi="Consolas"/>
            <w:color w:val="4FC1FF"/>
            <w:sz w:val="21"/>
            <w:szCs w:val="21"/>
          </w:rPr>
          <w:t>H3</w:t>
        </w:r>
        <w:r w:rsidRPr="00C7100F">
          <w:rPr>
            <w:rFonts w:ascii="Consolas" w:hAnsi="Consolas"/>
            <w:color w:val="D4D4D4"/>
            <w:sz w:val="21"/>
            <w:szCs w:val="21"/>
          </w:rPr>
          <w:t>.</w:t>
        </w:r>
        <w:r w:rsidRPr="00C7100F">
          <w:rPr>
            <w:rFonts w:ascii="Consolas" w:hAnsi="Consolas"/>
            <w:color w:val="DCDCAA"/>
            <w:sz w:val="21"/>
            <w:szCs w:val="21"/>
          </w:rPr>
          <w:t>addBranch</w:t>
        </w:r>
        <w:r w:rsidRPr="00C7100F">
          <w:rPr>
            <w:rFonts w:ascii="Consolas" w:hAnsi="Consolas"/>
            <w:color w:val="D4D4D4"/>
            <w:sz w:val="21"/>
            <w:szCs w:val="21"/>
          </w:rPr>
          <w:t>(</w:t>
        </w:r>
        <w:r w:rsidRPr="00C7100F">
          <w:rPr>
            <w:rFonts w:ascii="Consolas" w:hAnsi="Consolas"/>
            <w:color w:val="B5CEA8"/>
            <w:sz w:val="21"/>
            <w:szCs w:val="21"/>
          </w:rPr>
          <w:t>60</w:t>
        </w:r>
        <w:r w:rsidRPr="00C7100F">
          <w:rPr>
            <w:rFonts w:ascii="Consolas" w:hAnsi="Consolas"/>
            <w:color w:val="D4D4D4"/>
            <w:sz w:val="21"/>
            <w:szCs w:val="21"/>
          </w:rPr>
          <w:t xml:space="preserve">, </w:t>
        </w:r>
        <w:r w:rsidRPr="00C7100F">
          <w:rPr>
            <w:rFonts w:ascii="Consolas" w:hAnsi="Consolas"/>
            <w:color w:val="4FC1FF"/>
            <w:sz w:val="21"/>
            <w:szCs w:val="21"/>
          </w:rPr>
          <w:t>H4</w:t>
        </w:r>
        <w:proofErr w:type="gramStart"/>
        <w:r w:rsidRPr="00C7100F">
          <w:rPr>
            <w:rFonts w:ascii="Consolas" w:hAnsi="Consolas"/>
            <w:color w:val="D4D4D4"/>
            <w:sz w:val="21"/>
            <w:szCs w:val="21"/>
          </w:rPr>
          <w:t>)</w:t>
        </w:r>
        <w:r w:rsidRPr="00C7100F">
          <w:rPr>
            <w:rFonts w:ascii="Consolas" w:hAnsi="Consolas"/>
            <w:color w:val="F44747"/>
            <w:sz w:val="21"/>
            <w:szCs w:val="21"/>
          </w:rPr>
          <w:t>;</w:t>
        </w:r>
        <w:proofErr w:type="gramEnd"/>
      </w:ins>
    </w:p>
    <w:p w14:paraId="20922582" w14:textId="77777777" w:rsidR="00C7100F" w:rsidRPr="00C7100F" w:rsidRDefault="00C7100F" w:rsidP="00C7100F">
      <w:pPr>
        <w:shd w:val="clear" w:color="auto" w:fill="1E1E1E"/>
        <w:spacing w:line="285" w:lineRule="atLeast"/>
        <w:rPr>
          <w:ins w:id="603" w:author="Areej Turky Sahu Alotaibi" w:date="2022-01-24T20:06:00Z"/>
          <w:rFonts w:ascii="Consolas" w:hAnsi="Consolas"/>
          <w:color w:val="D4D4D4"/>
          <w:sz w:val="21"/>
          <w:szCs w:val="21"/>
        </w:rPr>
      </w:pPr>
      <w:ins w:id="604" w:author="Areej Turky Sahu Alotaibi" w:date="2022-01-24T20:06:00Z">
        <w:r w:rsidRPr="00C7100F">
          <w:rPr>
            <w:rFonts w:ascii="Consolas" w:hAnsi="Consolas"/>
            <w:color w:val="D4D4D4"/>
            <w:sz w:val="21"/>
            <w:szCs w:val="21"/>
          </w:rPr>
          <w:t xml:space="preserve">                </w:t>
        </w:r>
      </w:ins>
    </w:p>
    <w:p w14:paraId="21B5B5E2" w14:textId="77777777" w:rsidR="00C7100F" w:rsidRPr="00C7100F" w:rsidRDefault="00C7100F" w:rsidP="00C7100F">
      <w:pPr>
        <w:shd w:val="clear" w:color="auto" w:fill="1E1E1E"/>
        <w:spacing w:line="285" w:lineRule="atLeast"/>
        <w:rPr>
          <w:ins w:id="605" w:author="Areej Turky Sahu Alotaibi" w:date="2022-01-24T20:06:00Z"/>
          <w:rFonts w:ascii="Consolas" w:hAnsi="Consolas"/>
          <w:color w:val="D4D4D4"/>
          <w:sz w:val="21"/>
          <w:szCs w:val="21"/>
        </w:rPr>
      </w:pPr>
      <w:ins w:id="606" w:author="Areej Turky Sahu Alotaibi" w:date="2022-01-24T20:06:00Z">
        <w:r w:rsidRPr="00C7100F">
          <w:rPr>
            <w:rFonts w:ascii="Consolas" w:hAnsi="Consolas"/>
            <w:color w:val="4FC1FF"/>
            <w:sz w:val="21"/>
            <w:szCs w:val="21"/>
          </w:rPr>
          <w:t>H4</w:t>
        </w:r>
        <w:r w:rsidRPr="00C7100F">
          <w:rPr>
            <w:rFonts w:ascii="Consolas" w:hAnsi="Consolas"/>
            <w:color w:val="D4D4D4"/>
            <w:sz w:val="21"/>
            <w:szCs w:val="21"/>
          </w:rPr>
          <w:t>.</w:t>
        </w:r>
        <w:r w:rsidRPr="00C7100F">
          <w:rPr>
            <w:rFonts w:ascii="Consolas" w:hAnsi="Consolas"/>
            <w:color w:val="DCDCAA"/>
            <w:sz w:val="21"/>
            <w:szCs w:val="21"/>
          </w:rPr>
          <w:t>addBranch</w:t>
        </w:r>
        <w:r w:rsidRPr="00C7100F">
          <w:rPr>
            <w:rFonts w:ascii="Consolas" w:hAnsi="Consolas"/>
            <w:color w:val="D4D4D4"/>
            <w:sz w:val="21"/>
            <w:szCs w:val="21"/>
          </w:rPr>
          <w:t>(</w:t>
        </w:r>
        <w:r w:rsidRPr="00C7100F">
          <w:rPr>
            <w:rFonts w:ascii="Consolas" w:hAnsi="Consolas"/>
            <w:color w:val="B5CEA8"/>
            <w:sz w:val="21"/>
            <w:szCs w:val="21"/>
          </w:rPr>
          <w:t>160</w:t>
        </w:r>
        <w:r w:rsidRPr="00C7100F">
          <w:rPr>
            <w:rFonts w:ascii="Consolas" w:hAnsi="Consolas"/>
            <w:color w:val="D4D4D4"/>
            <w:sz w:val="21"/>
            <w:szCs w:val="21"/>
          </w:rPr>
          <w:t xml:space="preserve">, </w:t>
        </w:r>
        <w:r w:rsidRPr="00C7100F">
          <w:rPr>
            <w:rFonts w:ascii="Consolas" w:hAnsi="Consolas"/>
            <w:color w:val="4FC1FF"/>
            <w:sz w:val="21"/>
            <w:szCs w:val="21"/>
          </w:rPr>
          <w:t>W</w:t>
        </w:r>
        <w:proofErr w:type="gramStart"/>
        <w:r w:rsidRPr="00C7100F">
          <w:rPr>
            <w:rFonts w:ascii="Consolas" w:hAnsi="Consolas"/>
            <w:color w:val="D4D4D4"/>
            <w:sz w:val="21"/>
            <w:szCs w:val="21"/>
          </w:rPr>
          <w:t>)</w:t>
        </w:r>
        <w:r w:rsidRPr="00C7100F">
          <w:rPr>
            <w:rFonts w:ascii="Consolas" w:hAnsi="Consolas"/>
            <w:color w:val="F44747"/>
            <w:sz w:val="21"/>
            <w:szCs w:val="21"/>
          </w:rPr>
          <w:t>;</w:t>
        </w:r>
        <w:proofErr w:type="gramEnd"/>
      </w:ins>
    </w:p>
    <w:p w14:paraId="530F67C8" w14:textId="77777777" w:rsidR="00C7100F" w:rsidRPr="00C7100F" w:rsidRDefault="00C7100F" w:rsidP="00C7100F">
      <w:pPr>
        <w:shd w:val="clear" w:color="auto" w:fill="1E1E1E"/>
        <w:spacing w:line="285" w:lineRule="atLeast"/>
        <w:rPr>
          <w:ins w:id="607" w:author="Areej Turky Sahu Alotaibi" w:date="2022-01-24T20:06:00Z"/>
          <w:rFonts w:ascii="Consolas" w:hAnsi="Consolas"/>
          <w:color w:val="D4D4D4"/>
          <w:sz w:val="21"/>
          <w:szCs w:val="21"/>
        </w:rPr>
      </w:pPr>
      <w:ins w:id="608" w:author="Areej Turky Sahu Alotaibi" w:date="2022-01-24T20:06:00Z">
        <w:r w:rsidRPr="00C7100F">
          <w:rPr>
            <w:rFonts w:ascii="Consolas" w:hAnsi="Consolas"/>
            <w:color w:val="4FC1FF"/>
            <w:sz w:val="21"/>
            <w:szCs w:val="21"/>
          </w:rPr>
          <w:t>H4</w:t>
        </w:r>
        <w:r w:rsidRPr="00C7100F">
          <w:rPr>
            <w:rFonts w:ascii="Consolas" w:hAnsi="Consolas"/>
            <w:color w:val="D4D4D4"/>
            <w:sz w:val="21"/>
            <w:szCs w:val="21"/>
          </w:rPr>
          <w:t>.</w:t>
        </w:r>
        <w:r w:rsidRPr="00C7100F">
          <w:rPr>
            <w:rFonts w:ascii="Consolas" w:hAnsi="Consolas"/>
            <w:color w:val="DCDCAA"/>
            <w:sz w:val="21"/>
            <w:szCs w:val="21"/>
          </w:rPr>
          <w:t>addBranch</w:t>
        </w:r>
        <w:r w:rsidRPr="00C7100F">
          <w:rPr>
            <w:rFonts w:ascii="Consolas" w:hAnsi="Consolas"/>
            <w:color w:val="D4D4D4"/>
            <w:sz w:val="21"/>
            <w:szCs w:val="21"/>
          </w:rPr>
          <w:t>(</w:t>
        </w:r>
        <w:r w:rsidRPr="00C7100F">
          <w:rPr>
            <w:rFonts w:ascii="Consolas" w:hAnsi="Consolas"/>
            <w:color w:val="B5CEA8"/>
            <w:sz w:val="21"/>
            <w:szCs w:val="21"/>
          </w:rPr>
          <w:t>80</w:t>
        </w:r>
        <w:r w:rsidRPr="00C7100F">
          <w:rPr>
            <w:rFonts w:ascii="Consolas" w:hAnsi="Consolas"/>
            <w:color w:val="D4D4D4"/>
            <w:sz w:val="21"/>
            <w:szCs w:val="21"/>
          </w:rPr>
          <w:t xml:space="preserve">, </w:t>
        </w:r>
        <w:r w:rsidRPr="00C7100F">
          <w:rPr>
            <w:rFonts w:ascii="Consolas" w:hAnsi="Consolas"/>
            <w:color w:val="4FC1FF"/>
            <w:sz w:val="21"/>
            <w:szCs w:val="21"/>
          </w:rPr>
          <w:t>H1</w:t>
        </w:r>
        <w:proofErr w:type="gramStart"/>
        <w:r w:rsidRPr="00C7100F">
          <w:rPr>
            <w:rFonts w:ascii="Consolas" w:hAnsi="Consolas"/>
            <w:color w:val="D4D4D4"/>
            <w:sz w:val="21"/>
            <w:szCs w:val="21"/>
          </w:rPr>
          <w:t>)</w:t>
        </w:r>
        <w:r w:rsidRPr="00C7100F">
          <w:rPr>
            <w:rFonts w:ascii="Consolas" w:hAnsi="Consolas"/>
            <w:color w:val="F44747"/>
            <w:sz w:val="21"/>
            <w:szCs w:val="21"/>
          </w:rPr>
          <w:t>;</w:t>
        </w:r>
        <w:proofErr w:type="gramEnd"/>
      </w:ins>
    </w:p>
    <w:p w14:paraId="110D44D7" w14:textId="77777777" w:rsidR="00C7100F" w:rsidRPr="00C7100F" w:rsidRDefault="00C7100F" w:rsidP="00C7100F">
      <w:pPr>
        <w:shd w:val="clear" w:color="auto" w:fill="1E1E1E"/>
        <w:spacing w:line="285" w:lineRule="atLeast"/>
        <w:rPr>
          <w:ins w:id="609" w:author="Areej Turky Sahu Alotaibi" w:date="2022-01-24T20:06:00Z"/>
          <w:rFonts w:ascii="Consolas" w:hAnsi="Consolas"/>
          <w:color w:val="D4D4D4"/>
          <w:sz w:val="21"/>
          <w:szCs w:val="21"/>
        </w:rPr>
      </w:pPr>
      <w:ins w:id="610" w:author="Areej Turky Sahu Alotaibi" w:date="2022-01-24T20:06:00Z">
        <w:r w:rsidRPr="00C7100F">
          <w:rPr>
            <w:rFonts w:ascii="Consolas" w:hAnsi="Consolas"/>
            <w:color w:val="4FC1FF"/>
            <w:sz w:val="21"/>
            <w:szCs w:val="21"/>
          </w:rPr>
          <w:t>H4</w:t>
        </w:r>
        <w:r w:rsidRPr="00C7100F">
          <w:rPr>
            <w:rFonts w:ascii="Consolas" w:hAnsi="Consolas"/>
            <w:color w:val="D4D4D4"/>
            <w:sz w:val="21"/>
            <w:szCs w:val="21"/>
          </w:rPr>
          <w:t>.</w:t>
        </w:r>
        <w:r w:rsidRPr="00C7100F">
          <w:rPr>
            <w:rFonts w:ascii="Consolas" w:hAnsi="Consolas"/>
            <w:color w:val="DCDCAA"/>
            <w:sz w:val="21"/>
            <w:szCs w:val="21"/>
          </w:rPr>
          <w:t>addBranch</w:t>
        </w:r>
        <w:r w:rsidRPr="00C7100F">
          <w:rPr>
            <w:rFonts w:ascii="Consolas" w:hAnsi="Consolas"/>
            <w:color w:val="D4D4D4"/>
            <w:sz w:val="21"/>
            <w:szCs w:val="21"/>
          </w:rPr>
          <w:t>(</w:t>
        </w:r>
        <w:r w:rsidRPr="00C7100F">
          <w:rPr>
            <w:rFonts w:ascii="Consolas" w:hAnsi="Consolas"/>
            <w:color w:val="B5CEA8"/>
            <w:sz w:val="21"/>
            <w:szCs w:val="21"/>
          </w:rPr>
          <w:t>90</w:t>
        </w:r>
        <w:r w:rsidRPr="00C7100F">
          <w:rPr>
            <w:rFonts w:ascii="Consolas" w:hAnsi="Consolas"/>
            <w:color w:val="D4D4D4"/>
            <w:sz w:val="21"/>
            <w:szCs w:val="21"/>
          </w:rPr>
          <w:t xml:space="preserve">, </w:t>
        </w:r>
        <w:r w:rsidRPr="00C7100F">
          <w:rPr>
            <w:rFonts w:ascii="Consolas" w:hAnsi="Consolas"/>
            <w:color w:val="4FC1FF"/>
            <w:sz w:val="21"/>
            <w:szCs w:val="21"/>
          </w:rPr>
          <w:t>H2</w:t>
        </w:r>
        <w:proofErr w:type="gramStart"/>
        <w:r w:rsidRPr="00C7100F">
          <w:rPr>
            <w:rFonts w:ascii="Consolas" w:hAnsi="Consolas"/>
            <w:color w:val="D4D4D4"/>
            <w:sz w:val="21"/>
            <w:szCs w:val="21"/>
          </w:rPr>
          <w:t>)</w:t>
        </w:r>
        <w:r w:rsidRPr="00C7100F">
          <w:rPr>
            <w:rFonts w:ascii="Consolas" w:hAnsi="Consolas"/>
            <w:color w:val="F44747"/>
            <w:sz w:val="21"/>
            <w:szCs w:val="21"/>
          </w:rPr>
          <w:t>;</w:t>
        </w:r>
        <w:proofErr w:type="gramEnd"/>
      </w:ins>
    </w:p>
    <w:p w14:paraId="4516B622" w14:textId="77777777" w:rsidR="00C7100F" w:rsidRPr="00C7100F" w:rsidRDefault="00C7100F" w:rsidP="00C7100F">
      <w:pPr>
        <w:shd w:val="clear" w:color="auto" w:fill="1E1E1E"/>
        <w:spacing w:line="285" w:lineRule="atLeast"/>
        <w:rPr>
          <w:ins w:id="611" w:author="Areej Turky Sahu Alotaibi" w:date="2022-01-24T20:06:00Z"/>
          <w:rFonts w:ascii="Consolas" w:hAnsi="Consolas"/>
          <w:color w:val="D4D4D4"/>
          <w:sz w:val="21"/>
          <w:szCs w:val="21"/>
        </w:rPr>
      </w:pPr>
      <w:ins w:id="612" w:author="Areej Turky Sahu Alotaibi" w:date="2022-01-24T20:06:00Z">
        <w:r w:rsidRPr="00C7100F">
          <w:rPr>
            <w:rFonts w:ascii="Consolas" w:hAnsi="Consolas"/>
            <w:color w:val="4FC1FF"/>
            <w:sz w:val="21"/>
            <w:szCs w:val="21"/>
          </w:rPr>
          <w:t>H4</w:t>
        </w:r>
        <w:r w:rsidRPr="00C7100F">
          <w:rPr>
            <w:rFonts w:ascii="Consolas" w:hAnsi="Consolas"/>
            <w:color w:val="D4D4D4"/>
            <w:sz w:val="21"/>
            <w:szCs w:val="21"/>
          </w:rPr>
          <w:t>.</w:t>
        </w:r>
        <w:r w:rsidRPr="00C7100F">
          <w:rPr>
            <w:rFonts w:ascii="Consolas" w:hAnsi="Consolas"/>
            <w:color w:val="DCDCAA"/>
            <w:sz w:val="21"/>
            <w:szCs w:val="21"/>
          </w:rPr>
          <w:t>addBranch</w:t>
        </w:r>
        <w:r w:rsidRPr="00C7100F">
          <w:rPr>
            <w:rFonts w:ascii="Consolas" w:hAnsi="Consolas"/>
            <w:color w:val="D4D4D4"/>
            <w:sz w:val="21"/>
            <w:szCs w:val="21"/>
          </w:rPr>
          <w:t>(</w:t>
        </w:r>
        <w:r w:rsidRPr="00C7100F">
          <w:rPr>
            <w:rFonts w:ascii="Consolas" w:hAnsi="Consolas"/>
            <w:color w:val="B5CEA8"/>
            <w:sz w:val="21"/>
            <w:szCs w:val="21"/>
          </w:rPr>
          <w:t>60</w:t>
        </w:r>
        <w:r w:rsidRPr="00C7100F">
          <w:rPr>
            <w:rFonts w:ascii="Consolas" w:hAnsi="Consolas"/>
            <w:color w:val="D4D4D4"/>
            <w:sz w:val="21"/>
            <w:szCs w:val="21"/>
          </w:rPr>
          <w:t xml:space="preserve">, </w:t>
        </w:r>
        <w:r w:rsidRPr="00C7100F">
          <w:rPr>
            <w:rFonts w:ascii="Consolas" w:hAnsi="Consolas"/>
            <w:color w:val="4FC1FF"/>
            <w:sz w:val="21"/>
            <w:szCs w:val="21"/>
          </w:rPr>
          <w:t>H3</w:t>
        </w:r>
        <w:proofErr w:type="gramStart"/>
        <w:r w:rsidRPr="00C7100F">
          <w:rPr>
            <w:rFonts w:ascii="Consolas" w:hAnsi="Consolas"/>
            <w:color w:val="D4D4D4"/>
            <w:sz w:val="21"/>
            <w:szCs w:val="21"/>
          </w:rPr>
          <w:t>)</w:t>
        </w:r>
        <w:r w:rsidRPr="00C7100F">
          <w:rPr>
            <w:rFonts w:ascii="Consolas" w:hAnsi="Consolas"/>
            <w:color w:val="F44747"/>
            <w:sz w:val="21"/>
            <w:szCs w:val="21"/>
          </w:rPr>
          <w:t>;</w:t>
        </w:r>
        <w:proofErr w:type="gramEnd"/>
      </w:ins>
    </w:p>
    <w:p w14:paraId="135621E0" w14:textId="77777777" w:rsidR="00C7100F" w:rsidRPr="00C7100F" w:rsidRDefault="00C7100F" w:rsidP="00C7100F">
      <w:pPr>
        <w:shd w:val="clear" w:color="auto" w:fill="1E1E1E"/>
        <w:spacing w:line="285" w:lineRule="atLeast"/>
        <w:rPr>
          <w:ins w:id="613" w:author="Areej Turky Sahu Alotaibi" w:date="2022-01-24T20:06:00Z"/>
          <w:rFonts w:ascii="Consolas" w:hAnsi="Consolas"/>
          <w:color w:val="D4D4D4"/>
          <w:sz w:val="21"/>
          <w:szCs w:val="21"/>
        </w:rPr>
      </w:pPr>
      <w:ins w:id="614" w:author="Areej Turky Sahu Alotaibi" w:date="2022-01-24T20:06:00Z">
        <w:r w:rsidRPr="00C7100F">
          <w:rPr>
            <w:rFonts w:ascii="Consolas" w:hAnsi="Consolas"/>
            <w:color w:val="D4D4D4"/>
            <w:sz w:val="21"/>
            <w:szCs w:val="21"/>
          </w:rPr>
          <w:t>           </w:t>
        </w:r>
      </w:ins>
    </w:p>
    <w:p w14:paraId="6A5E5AF3" w14:textId="77777777" w:rsidR="00C7100F" w:rsidRPr="00C7100F" w:rsidRDefault="00C7100F" w:rsidP="00C7100F">
      <w:pPr>
        <w:shd w:val="clear" w:color="auto" w:fill="1E1E1E"/>
        <w:spacing w:line="285" w:lineRule="atLeast"/>
        <w:rPr>
          <w:ins w:id="615" w:author="Areej Turky Sahu Alotaibi" w:date="2022-01-24T20:06:00Z"/>
          <w:rFonts w:ascii="Consolas" w:hAnsi="Consolas"/>
          <w:color w:val="D4D4D4"/>
          <w:sz w:val="21"/>
          <w:szCs w:val="21"/>
        </w:rPr>
      </w:pPr>
      <w:proofErr w:type="spellStart"/>
      <w:ins w:id="616" w:author="Areej Turky Sahu Alotaibi" w:date="2022-01-24T20:06:00Z">
        <w:r w:rsidRPr="00C7100F">
          <w:rPr>
            <w:rFonts w:ascii="Consolas" w:hAnsi="Consolas"/>
            <w:color w:val="4FC1FF"/>
            <w:sz w:val="21"/>
            <w:szCs w:val="21"/>
          </w:rPr>
          <w:t>D</w:t>
        </w:r>
        <w:r w:rsidRPr="00C7100F">
          <w:rPr>
            <w:rFonts w:ascii="Consolas" w:hAnsi="Consolas"/>
            <w:color w:val="D4D4D4"/>
            <w:sz w:val="21"/>
            <w:szCs w:val="21"/>
          </w:rPr>
          <w:t>.</w:t>
        </w:r>
        <w:r w:rsidRPr="00C7100F">
          <w:rPr>
            <w:rFonts w:ascii="Consolas" w:hAnsi="Consolas"/>
            <w:color w:val="DCDCAA"/>
            <w:sz w:val="21"/>
            <w:szCs w:val="21"/>
          </w:rPr>
          <w:t>addBranch</w:t>
        </w:r>
        <w:proofErr w:type="spellEnd"/>
        <w:r w:rsidRPr="00C7100F">
          <w:rPr>
            <w:rFonts w:ascii="Consolas" w:hAnsi="Consolas"/>
            <w:color w:val="D4D4D4"/>
            <w:sz w:val="21"/>
            <w:szCs w:val="21"/>
          </w:rPr>
          <w:t>(</w:t>
        </w:r>
        <w:r w:rsidRPr="00C7100F">
          <w:rPr>
            <w:rFonts w:ascii="Consolas" w:hAnsi="Consolas"/>
            <w:color w:val="B5CEA8"/>
            <w:sz w:val="21"/>
            <w:szCs w:val="21"/>
          </w:rPr>
          <w:t>170</w:t>
        </w:r>
        <w:r w:rsidRPr="00C7100F">
          <w:rPr>
            <w:rFonts w:ascii="Consolas" w:hAnsi="Consolas"/>
            <w:color w:val="D4D4D4"/>
            <w:sz w:val="21"/>
            <w:szCs w:val="21"/>
          </w:rPr>
          <w:t xml:space="preserve">, </w:t>
        </w:r>
        <w:r w:rsidRPr="00C7100F">
          <w:rPr>
            <w:rFonts w:ascii="Consolas" w:hAnsi="Consolas"/>
            <w:color w:val="4FC1FF"/>
            <w:sz w:val="21"/>
            <w:szCs w:val="21"/>
          </w:rPr>
          <w:t>W</w:t>
        </w:r>
        <w:proofErr w:type="gramStart"/>
        <w:r w:rsidRPr="00C7100F">
          <w:rPr>
            <w:rFonts w:ascii="Consolas" w:hAnsi="Consolas"/>
            <w:color w:val="D4D4D4"/>
            <w:sz w:val="21"/>
            <w:szCs w:val="21"/>
          </w:rPr>
          <w:t>)</w:t>
        </w:r>
        <w:r w:rsidRPr="00C7100F">
          <w:rPr>
            <w:rFonts w:ascii="Consolas" w:hAnsi="Consolas"/>
            <w:color w:val="F44747"/>
            <w:sz w:val="21"/>
            <w:szCs w:val="21"/>
          </w:rPr>
          <w:t>;</w:t>
        </w:r>
        <w:proofErr w:type="gramEnd"/>
      </w:ins>
    </w:p>
    <w:p w14:paraId="40D40E8B" w14:textId="77777777" w:rsidR="00C7100F" w:rsidRPr="00C7100F" w:rsidRDefault="00C7100F" w:rsidP="00C7100F">
      <w:pPr>
        <w:shd w:val="clear" w:color="auto" w:fill="1E1E1E"/>
        <w:spacing w:line="285" w:lineRule="atLeast"/>
        <w:rPr>
          <w:ins w:id="617" w:author="Areej Turky Sahu Alotaibi" w:date="2022-01-24T20:06:00Z"/>
          <w:rFonts w:ascii="Consolas" w:hAnsi="Consolas"/>
          <w:color w:val="D4D4D4"/>
          <w:sz w:val="21"/>
          <w:szCs w:val="21"/>
        </w:rPr>
      </w:pPr>
      <w:proofErr w:type="spellStart"/>
      <w:ins w:id="618" w:author="Areej Turky Sahu Alotaibi" w:date="2022-01-24T20:06:00Z">
        <w:r w:rsidRPr="00C7100F">
          <w:rPr>
            <w:rFonts w:ascii="Consolas" w:hAnsi="Consolas"/>
            <w:color w:val="4FC1FF"/>
            <w:sz w:val="21"/>
            <w:szCs w:val="21"/>
          </w:rPr>
          <w:t>D</w:t>
        </w:r>
        <w:r w:rsidRPr="00C7100F">
          <w:rPr>
            <w:rFonts w:ascii="Consolas" w:hAnsi="Consolas"/>
            <w:color w:val="D4D4D4"/>
            <w:sz w:val="21"/>
            <w:szCs w:val="21"/>
          </w:rPr>
          <w:t>.</w:t>
        </w:r>
        <w:r w:rsidRPr="00C7100F">
          <w:rPr>
            <w:rFonts w:ascii="Consolas" w:hAnsi="Consolas"/>
            <w:color w:val="DCDCAA"/>
            <w:sz w:val="21"/>
            <w:szCs w:val="21"/>
          </w:rPr>
          <w:t>addBranch</w:t>
        </w:r>
        <w:proofErr w:type="spellEnd"/>
        <w:r w:rsidRPr="00C7100F">
          <w:rPr>
            <w:rFonts w:ascii="Consolas" w:hAnsi="Consolas"/>
            <w:color w:val="D4D4D4"/>
            <w:sz w:val="21"/>
            <w:szCs w:val="21"/>
          </w:rPr>
          <w:t>(</w:t>
        </w:r>
        <w:r w:rsidRPr="00C7100F">
          <w:rPr>
            <w:rFonts w:ascii="Consolas" w:hAnsi="Consolas"/>
            <w:color w:val="B5CEA8"/>
            <w:sz w:val="21"/>
            <w:szCs w:val="21"/>
          </w:rPr>
          <w:t>100</w:t>
        </w:r>
        <w:r w:rsidRPr="00C7100F">
          <w:rPr>
            <w:rFonts w:ascii="Consolas" w:hAnsi="Consolas"/>
            <w:color w:val="D4D4D4"/>
            <w:sz w:val="21"/>
            <w:szCs w:val="21"/>
          </w:rPr>
          <w:t xml:space="preserve">, </w:t>
        </w:r>
        <w:r w:rsidRPr="00C7100F">
          <w:rPr>
            <w:rFonts w:ascii="Consolas" w:hAnsi="Consolas"/>
            <w:color w:val="4FC1FF"/>
            <w:sz w:val="21"/>
            <w:szCs w:val="21"/>
          </w:rPr>
          <w:t>H1</w:t>
        </w:r>
        <w:proofErr w:type="gramStart"/>
        <w:r w:rsidRPr="00C7100F">
          <w:rPr>
            <w:rFonts w:ascii="Consolas" w:hAnsi="Consolas"/>
            <w:color w:val="D4D4D4"/>
            <w:sz w:val="21"/>
            <w:szCs w:val="21"/>
          </w:rPr>
          <w:t>)</w:t>
        </w:r>
        <w:r w:rsidRPr="00C7100F">
          <w:rPr>
            <w:rFonts w:ascii="Consolas" w:hAnsi="Consolas"/>
            <w:color w:val="F44747"/>
            <w:sz w:val="21"/>
            <w:szCs w:val="21"/>
          </w:rPr>
          <w:t>;</w:t>
        </w:r>
        <w:proofErr w:type="gramEnd"/>
      </w:ins>
    </w:p>
    <w:p w14:paraId="223EC46A" w14:textId="77777777" w:rsidR="00C7100F" w:rsidRPr="00C7100F" w:rsidRDefault="00C7100F" w:rsidP="00C7100F">
      <w:pPr>
        <w:shd w:val="clear" w:color="auto" w:fill="1E1E1E"/>
        <w:spacing w:line="285" w:lineRule="atLeast"/>
        <w:rPr>
          <w:ins w:id="619" w:author="Areej Turky Sahu Alotaibi" w:date="2022-01-24T20:06:00Z"/>
          <w:rFonts w:ascii="Consolas" w:hAnsi="Consolas"/>
          <w:color w:val="D4D4D4"/>
          <w:sz w:val="21"/>
          <w:szCs w:val="21"/>
        </w:rPr>
      </w:pPr>
      <w:proofErr w:type="spellStart"/>
      <w:ins w:id="620" w:author="Areej Turky Sahu Alotaibi" w:date="2022-01-24T20:06:00Z">
        <w:r w:rsidRPr="00C7100F">
          <w:rPr>
            <w:rFonts w:ascii="Consolas" w:hAnsi="Consolas"/>
            <w:color w:val="4FC1FF"/>
            <w:sz w:val="21"/>
            <w:szCs w:val="21"/>
          </w:rPr>
          <w:t>D</w:t>
        </w:r>
        <w:r w:rsidRPr="00C7100F">
          <w:rPr>
            <w:rFonts w:ascii="Consolas" w:hAnsi="Consolas"/>
            <w:color w:val="D4D4D4"/>
            <w:sz w:val="21"/>
            <w:szCs w:val="21"/>
          </w:rPr>
          <w:t>.</w:t>
        </w:r>
        <w:r w:rsidRPr="00C7100F">
          <w:rPr>
            <w:rFonts w:ascii="Consolas" w:hAnsi="Consolas"/>
            <w:color w:val="DCDCAA"/>
            <w:sz w:val="21"/>
            <w:szCs w:val="21"/>
          </w:rPr>
          <w:t>addBranch</w:t>
        </w:r>
        <w:proofErr w:type="spellEnd"/>
        <w:r w:rsidRPr="00C7100F">
          <w:rPr>
            <w:rFonts w:ascii="Consolas" w:hAnsi="Consolas"/>
            <w:color w:val="D4D4D4"/>
            <w:sz w:val="21"/>
            <w:szCs w:val="21"/>
          </w:rPr>
          <w:t>(</w:t>
        </w:r>
        <w:r w:rsidRPr="00C7100F">
          <w:rPr>
            <w:rFonts w:ascii="Consolas" w:hAnsi="Consolas"/>
            <w:color w:val="B5CEA8"/>
            <w:sz w:val="21"/>
            <w:szCs w:val="21"/>
          </w:rPr>
          <w:t>110</w:t>
        </w:r>
        <w:r w:rsidRPr="00C7100F">
          <w:rPr>
            <w:rFonts w:ascii="Consolas" w:hAnsi="Consolas"/>
            <w:color w:val="D4D4D4"/>
            <w:sz w:val="21"/>
            <w:szCs w:val="21"/>
          </w:rPr>
          <w:t xml:space="preserve">, </w:t>
        </w:r>
        <w:r w:rsidRPr="00C7100F">
          <w:rPr>
            <w:rFonts w:ascii="Consolas" w:hAnsi="Consolas"/>
            <w:color w:val="4FC1FF"/>
            <w:sz w:val="21"/>
            <w:szCs w:val="21"/>
          </w:rPr>
          <w:t>H2</w:t>
        </w:r>
        <w:proofErr w:type="gramStart"/>
        <w:r w:rsidRPr="00C7100F">
          <w:rPr>
            <w:rFonts w:ascii="Consolas" w:hAnsi="Consolas"/>
            <w:color w:val="D4D4D4"/>
            <w:sz w:val="21"/>
            <w:szCs w:val="21"/>
          </w:rPr>
          <w:t>)</w:t>
        </w:r>
        <w:r w:rsidRPr="00C7100F">
          <w:rPr>
            <w:rFonts w:ascii="Consolas" w:hAnsi="Consolas"/>
            <w:color w:val="F44747"/>
            <w:sz w:val="21"/>
            <w:szCs w:val="21"/>
          </w:rPr>
          <w:t>;</w:t>
        </w:r>
        <w:proofErr w:type="gramEnd"/>
      </w:ins>
    </w:p>
    <w:p w14:paraId="5D01C8C9" w14:textId="77777777" w:rsidR="00C7100F" w:rsidRPr="00C7100F" w:rsidRDefault="00C7100F" w:rsidP="00C7100F">
      <w:pPr>
        <w:shd w:val="clear" w:color="auto" w:fill="1E1E1E"/>
        <w:spacing w:line="285" w:lineRule="atLeast"/>
        <w:rPr>
          <w:ins w:id="621" w:author="Areej Turky Sahu Alotaibi" w:date="2022-01-24T20:06:00Z"/>
          <w:rFonts w:ascii="Consolas" w:hAnsi="Consolas"/>
          <w:color w:val="D4D4D4"/>
          <w:sz w:val="21"/>
          <w:szCs w:val="21"/>
        </w:rPr>
      </w:pPr>
      <w:proofErr w:type="spellStart"/>
      <w:ins w:id="622" w:author="Areej Turky Sahu Alotaibi" w:date="2022-01-24T20:06:00Z">
        <w:r w:rsidRPr="00C7100F">
          <w:rPr>
            <w:rFonts w:ascii="Consolas" w:hAnsi="Consolas"/>
            <w:color w:val="4FC1FF"/>
            <w:sz w:val="21"/>
            <w:szCs w:val="21"/>
          </w:rPr>
          <w:t>D</w:t>
        </w:r>
        <w:r w:rsidRPr="00C7100F">
          <w:rPr>
            <w:rFonts w:ascii="Consolas" w:hAnsi="Consolas"/>
            <w:color w:val="D4D4D4"/>
            <w:sz w:val="21"/>
            <w:szCs w:val="21"/>
          </w:rPr>
          <w:t>.</w:t>
        </w:r>
        <w:r w:rsidRPr="00C7100F">
          <w:rPr>
            <w:rFonts w:ascii="Consolas" w:hAnsi="Consolas"/>
            <w:color w:val="DCDCAA"/>
            <w:sz w:val="21"/>
            <w:szCs w:val="21"/>
          </w:rPr>
          <w:t>addBranch</w:t>
        </w:r>
        <w:proofErr w:type="spellEnd"/>
        <w:r w:rsidRPr="00C7100F">
          <w:rPr>
            <w:rFonts w:ascii="Consolas" w:hAnsi="Consolas"/>
            <w:color w:val="D4D4D4"/>
            <w:sz w:val="21"/>
            <w:szCs w:val="21"/>
          </w:rPr>
          <w:t>(</w:t>
        </w:r>
        <w:r w:rsidRPr="00C7100F">
          <w:rPr>
            <w:rFonts w:ascii="Consolas" w:hAnsi="Consolas"/>
            <w:color w:val="B5CEA8"/>
            <w:sz w:val="21"/>
            <w:szCs w:val="21"/>
          </w:rPr>
          <w:t>80</w:t>
        </w:r>
        <w:r w:rsidRPr="00C7100F">
          <w:rPr>
            <w:rFonts w:ascii="Consolas" w:hAnsi="Consolas"/>
            <w:color w:val="D4D4D4"/>
            <w:sz w:val="21"/>
            <w:szCs w:val="21"/>
          </w:rPr>
          <w:t xml:space="preserve">, </w:t>
        </w:r>
        <w:r w:rsidRPr="00C7100F">
          <w:rPr>
            <w:rFonts w:ascii="Consolas" w:hAnsi="Consolas"/>
            <w:color w:val="4FC1FF"/>
            <w:sz w:val="21"/>
            <w:szCs w:val="21"/>
          </w:rPr>
          <w:t>H3</w:t>
        </w:r>
        <w:proofErr w:type="gramStart"/>
        <w:r w:rsidRPr="00C7100F">
          <w:rPr>
            <w:rFonts w:ascii="Consolas" w:hAnsi="Consolas"/>
            <w:color w:val="D4D4D4"/>
            <w:sz w:val="21"/>
            <w:szCs w:val="21"/>
          </w:rPr>
          <w:t>)</w:t>
        </w:r>
        <w:r w:rsidRPr="00C7100F">
          <w:rPr>
            <w:rFonts w:ascii="Consolas" w:hAnsi="Consolas"/>
            <w:color w:val="F44747"/>
            <w:sz w:val="21"/>
            <w:szCs w:val="21"/>
          </w:rPr>
          <w:t>;</w:t>
        </w:r>
        <w:proofErr w:type="gramEnd"/>
      </w:ins>
    </w:p>
    <w:p w14:paraId="28809C4A" w14:textId="77777777" w:rsidR="00C7100F" w:rsidRPr="00C7100F" w:rsidRDefault="00C7100F" w:rsidP="00C7100F">
      <w:pPr>
        <w:shd w:val="clear" w:color="auto" w:fill="1E1E1E"/>
        <w:spacing w:line="285" w:lineRule="atLeast"/>
        <w:rPr>
          <w:ins w:id="623" w:author="Areej Turky Sahu Alotaibi" w:date="2022-01-24T20:06:00Z"/>
          <w:rFonts w:ascii="Consolas" w:hAnsi="Consolas"/>
          <w:color w:val="D4D4D4"/>
          <w:sz w:val="21"/>
          <w:szCs w:val="21"/>
        </w:rPr>
      </w:pPr>
      <w:proofErr w:type="spellStart"/>
      <w:ins w:id="624" w:author="Areej Turky Sahu Alotaibi" w:date="2022-01-24T20:06:00Z">
        <w:r w:rsidRPr="00C7100F">
          <w:rPr>
            <w:rFonts w:ascii="Consolas" w:hAnsi="Consolas"/>
            <w:color w:val="4FC1FF"/>
            <w:sz w:val="21"/>
            <w:szCs w:val="21"/>
          </w:rPr>
          <w:t>D</w:t>
        </w:r>
        <w:r w:rsidRPr="00C7100F">
          <w:rPr>
            <w:rFonts w:ascii="Consolas" w:hAnsi="Consolas"/>
            <w:color w:val="D4D4D4"/>
            <w:sz w:val="21"/>
            <w:szCs w:val="21"/>
          </w:rPr>
          <w:t>.</w:t>
        </w:r>
        <w:r w:rsidRPr="00C7100F">
          <w:rPr>
            <w:rFonts w:ascii="Consolas" w:hAnsi="Consolas"/>
            <w:color w:val="DCDCAA"/>
            <w:sz w:val="21"/>
            <w:szCs w:val="21"/>
          </w:rPr>
          <w:t>addBranch</w:t>
        </w:r>
        <w:proofErr w:type="spellEnd"/>
        <w:r w:rsidRPr="00C7100F">
          <w:rPr>
            <w:rFonts w:ascii="Consolas" w:hAnsi="Consolas"/>
            <w:color w:val="D4D4D4"/>
            <w:sz w:val="21"/>
            <w:szCs w:val="21"/>
          </w:rPr>
          <w:t>(</w:t>
        </w:r>
        <w:r w:rsidRPr="00C7100F">
          <w:rPr>
            <w:rFonts w:ascii="Consolas" w:hAnsi="Consolas"/>
            <w:color w:val="B5CEA8"/>
            <w:sz w:val="21"/>
            <w:szCs w:val="21"/>
          </w:rPr>
          <w:t>20</w:t>
        </w:r>
        <w:r w:rsidRPr="00C7100F">
          <w:rPr>
            <w:rFonts w:ascii="Consolas" w:hAnsi="Consolas"/>
            <w:color w:val="D4D4D4"/>
            <w:sz w:val="21"/>
            <w:szCs w:val="21"/>
          </w:rPr>
          <w:t xml:space="preserve">, </w:t>
        </w:r>
        <w:r w:rsidRPr="00C7100F">
          <w:rPr>
            <w:rFonts w:ascii="Consolas" w:hAnsi="Consolas"/>
            <w:color w:val="4FC1FF"/>
            <w:sz w:val="21"/>
            <w:szCs w:val="21"/>
          </w:rPr>
          <w:t>H4</w:t>
        </w:r>
        <w:proofErr w:type="gramStart"/>
        <w:r w:rsidRPr="00C7100F">
          <w:rPr>
            <w:rFonts w:ascii="Consolas" w:hAnsi="Consolas"/>
            <w:color w:val="D4D4D4"/>
            <w:sz w:val="21"/>
            <w:szCs w:val="21"/>
          </w:rPr>
          <w:t>)</w:t>
        </w:r>
        <w:r w:rsidRPr="00C7100F">
          <w:rPr>
            <w:rFonts w:ascii="Consolas" w:hAnsi="Consolas"/>
            <w:color w:val="F44747"/>
            <w:sz w:val="21"/>
            <w:szCs w:val="21"/>
          </w:rPr>
          <w:t>;</w:t>
        </w:r>
        <w:proofErr w:type="gramEnd"/>
      </w:ins>
    </w:p>
    <w:p w14:paraId="68F8917B" w14:textId="77777777" w:rsidR="00C7100F" w:rsidRPr="00C7100F" w:rsidRDefault="00C7100F" w:rsidP="00C7100F">
      <w:pPr>
        <w:shd w:val="clear" w:color="auto" w:fill="1E1E1E"/>
        <w:spacing w:line="285" w:lineRule="atLeast"/>
        <w:rPr>
          <w:ins w:id="625" w:author="Areej Turky Sahu Alotaibi" w:date="2022-01-24T20:06:00Z"/>
          <w:rFonts w:ascii="Consolas" w:hAnsi="Consolas"/>
          <w:color w:val="D4D4D4"/>
          <w:sz w:val="21"/>
          <w:szCs w:val="21"/>
        </w:rPr>
      </w:pPr>
    </w:p>
    <w:p w14:paraId="22F20A48" w14:textId="77777777" w:rsidR="00C7100F" w:rsidRPr="00C7100F" w:rsidRDefault="00C7100F" w:rsidP="00C7100F">
      <w:pPr>
        <w:shd w:val="clear" w:color="auto" w:fill="1E1E1E"/>
        <w:spacing w:line="285" w:lineRule="atLeast"/>
        <w:rPr>
          <w:ins w:id="626" w:author="Areej Turky Sahu Alotaibi" w:date="2022-01-24T20:06:00Z"/>
          <w:rFonts w:ascii="Consolas" w:hAnsi="Consolas"/>
          <w:color w:val="D4D4D4"/>
          <w:sz w:val="21"/>
          <w:szCs w:val="21"/>
        </w:rPr>
      </w:pPr>
      <w:proofErr w:type="spellStart"/>
      <w:ins w:id="627" w:author="Areej Turky Sahu Alotaibi" w:date="2022-01-24T20:06:00Z">
        <w:r w:rsidRPr="00C7100F">
          <w:rPr>
            <w:rFonts w:ascii="Consolas" w:hAnsi="Consolas"/>
            <w:color w:val="9CDCFE"/>
            <w:sz w:val="21"/>
            <w:szCs w:val="21"/>
          </w:rPr>
          <w:t>ManhattanDistances</w:t>
        </w:r>
        <w:proofErr w:type="spellEnd"/>
        <w:r w:rsidRPr="00C7100F">
          <w:rPr>
            <w:rFonts w:ascii="Consolas" w:hAnsi="Consolas"/>
            <w:color w:val="D4D4D4"/>
            <w:sz w:val="21"/>
            <w:szCs w:val="21"/>
          </w:rPr>
          <w:t xml:space="preserve"> = {</w:t>
        </w:r>
        <w:r w:rsidRPr="00C7100F">
          <w:rPr>
            <w:rFonts w:ascii="Consolas" w:hAnsi="Consolas"/>
            <w:color w:val="CE9178"/>
            <w:sz w:val="21"/>
            <w:szCs w:val="21"/>
          </w:rPr>
          <w:t>"W"</w:t>
        </w:r>
        <w:r w:rsidRPr="00C7100F">
          <w:rPr>
            <w:rFonts w:ascii="Consolas" w:hAnsi="Consolas"/>
            <w:color w:val="D4D4D4"/>
            <w:sz w:val="21"/>
            <w:szCs w:val="21"/>
          </w:rPr>
          <w:t>:</w:t>
        </w:r>
      </w:ins>
    </w:p>
    <w:p w14:paraId="3A812387" w14:textId="77777777" w:rsidR="00C7100F" w:rsidRPr="00C7100F" w:rsidRDefault="00C7100F" w:rsidP="00C7100F">
      <w:pPr>
        <w:shd w:val="clear" w:color="auto" w:fill="1E1E1E"/>
        <w:spacing w:line="285" w:lineRule="atLeast"/>
        <w:rPr>
          <w:ins w:id="628" w:author="Areej Turky Sahu Alotaibi" w:date="2022-01-24T20:06:00Z"/>
          <w:rFonts w:ascii="Consolas" w:hAnsi="Consolas"/>
          <w:color w:val="D4D4D4"/>
          <w:sz w:val="21"/>
          <w:szCs w:val="21"/>
        </w:rPr>
      </w:pPr>
      <w:ins w:id="629" w:author="Areej Turky Sahu Alotaibi" w:date="2022-01-24T20:06:00Z">
        <w:r w:rsidRPr="00C7100F">
          <w:rPr>
            <w:rFonts w:ascii="Consolas" w:hAnsi="Consolas"/>
            <w:color w:val="D4D4D4"/>
            <w:sz w:val="21"/>
            <w:szCs w:val="21"/>
          </w:rPr>
          <w:t>                {</w:t>
        </w:r>
        <w:r w:rsidRPr="00C7100F">
          <w:rPr>
            <w:rFonts w:ascii="Consolas" w:hAnsi="Consolas"/>
            <w:color w:val="CE9178"/>
            <w:sz w:val="21"/>
            <w:szCs w:val="21"/>
          </w:rPr>
          <w:t>"H1"</w:t>
        </w:r>
        <w:r w:rsidRPr="00C7100F">
          <w:rPr>
            <w:rFonts w:ascii="Consolas" w:hAnsi="Consolas"/>
            <w:color w:val="D4D4D4"/>
            <w:sz w:val="21"/>
            <w:szCs w:val="21"/>
          </w:rPr>
          <w:t xml:space="preserve">: </w:t>
        </w:r>
        <w:proofErr w:type="spellStart"/>
        <w:r w:rsidRPr="00C7100F">
          <w:rPr>
            <w:rFonts w:ascii="Consolas" w:hAnsi="Consolas"/>
            <w:color w:val="4FC1FF"/>
            <w:sz w:val="21"/>
            <w:szCs w:val="21"/>
          </w:rPr>
          <w:t>W</w:t>
        </w:r>
        <w:r w:rsidRPr="00C7100F">
          <w:rPr>
            <w:rFonts w:ascii="Consolas" w:hAnsi="Consolas"/>
            <w:color w:val="D4D4D4"/>
            <w:sz w:val="21"/>
            <w:szCs w:val="21"/>
          </w:rPr>
          <w:t>.</w:t>
        </w:r>
        <w:r w:rsidRPr="00C7100F">
          <w:rPr>
            <w:rFonts w:ascii="Consolas" w:hAnsi="Consolas"/>
            <w:color w:val="DCDCAA"/>
            <w:sz w:val="21"/>
            <w:szCs w:val="21"/>
          </w:rPr>
          <w:t>getNeighbor</w:t>
        </w:r>
        <w:proofErr w:type="spellEnd"/>
        <w:r w:rsidRPr="00C7100F">
          <w:rPr>
            <w:rFonts w:ascii="Consolas" w:hAnsi="Consolas"/>
            <w:color w:val="D4D4D4"/>
            <w:sz w:val="21"/>
            <w:szCs w:val="21"/>
          </w:rPr>
          <w:t>()[</w:t>
        </w:r>
        <w:r w:rsidRPr="00C7100F">
          <w:rPr>
            <w:rFonts w:ascii="Consolas" w:hAnsi="Consolas"/>
            <w:color w:val="B5CEA8"/>
            <w:sz w:val="21"/>
            <w:szCs w:val="21"/>
          </w:rPr>
          <w:t>0</w:t>
        </w:r>
        <w:r w:rsidRPr="00C7100F">
          <w:rPr>
            <w:rFonts w:ascii="Consolas" w:hAnsi="Consolas"/>
            <w:color w:val="D4D4D4"/>
            <w:sz w:val="21"/>
            <w:szCs w:val="21"/>
          </w:rPr>
          <w:t>].</w:t>
        </w:r>
        <w:proofErr w:type="spellStart"/>
        <w:r w:rsidRPr="00C7100F">
          <w:rPr>
            <w:rFonts w:ascii="Consolas" w:hAnsi="Consolas"/>
            <w:color w:val="D4D4D4"/>
            <w:sz w:val="21"/>
            <w:szCs w:val="21"/>
          </w:rPr>
          <w:t>Mf</w:t>
        </w:r>
        <w:proofErr w:type="spellEnd"/>
        <w:r w:rsidRPr="00C7100F">
          <w:rPr>
            <w:rFonts w:ascii="Consolas" w:hAnsi="Consolas"/>
            <w:color w:val="D4D4D4"/>
            <w:sz w:val="21"/>
            <w:szCs w:val="21"/>
          </w:rPr>
          <w:t>,</w:t>
        </w:r>
      </w:ins>
    </w:p>
    <w:p w14:paraId="073CD4CD" w14:textId="77777777" w:rsidR="00C7100F" w:rsidRPr="00C7100F" w:rsidRDefault="00C7100F" w:rsidP="00C7100F">
      <w:pPr>
        <w:shd w:val="clear" w:color="auto" w:fill="1E1E1E"/>
        <w:spacing w:line="285" w:lineRule="atLeast"/>
        <w:rPr>
          <w:ins w:id="630" w:author="Areej Turky Sahu Alotaibi" w:date="2022-01-24T20:06:00Z"/>
          <w:rFonts w:ascii="Consolas" w:hAnsi="Consolas"/>
          <w:color w:val="D4D4D4"/>
          <w:sz w:val="21"/>
          <w:szCs w:val="21"/>
        </w:rPr>
      </w:pPr>
      <w:ins w:id="631" w:author="Areej Turky Sahu Alotaibi" w:date="2022-01-24T20:06:00Z">
        <w:r w:rsidRPr="00C7100F">
          <w:rPr>
            <w:rFonts w:ascii="Consolas" w:hAnsi="Consolas"/>
            <w:color w:val="D4D4D4"/>
            <w:sz w:val="21"/>
            <w:szCs w:val="21"/>
          </w:rPr>
          <w:t>                 </w:t>
        </w:r>
        <w:r w:rsidRPr="00C7100F">
          <w:rPr>
            <w:rFonts w:ascii="Consolas" w:hAnsi="Consolas"/>
            <w:color w:val="CE9178"/>
            <w:sz w:val="21"/>
            <w:szCs w:val="21"/>
          </w:rPr>
          <w:t>"H2"</w:t>
        </w:r>
        <w:r w:rsidRPr="00C7100F">
          <w:rPr>
            <w:rFonts w:ascii="Consolas" w:hAnsi="Consolas"/>
            <w:color w:val="D4D4D4"/>
            <w:sz w:val="21"/>
            <w:szCs w:val="21"/>
          </w:rPr>
          <w:t>:</w:t>
        </w:r>
        <w:r w:rsidRPr="00C7100F">
          <w:rPr>
            <w:rFonts w:ascii="Consolas" w:hAnsi="Consolas"/>
            <w:color w:val="4FC1FF"/>
            <w:sz w:val="21"/>
            <w:szCs w:val="21"/>
          </w:rPr>
          <w:t>W</w:t>
        </w:r>
        <w:r w:rsidRPr="00C7100F">
          <w:rPr>
            <w:rFonts w:ascii="Consolas" w:hAnsi="Consolas"/>
            <w:color w:val="D4D4D4"/>
            <w:sz w:val="21"/>
            <w:szCs w:val="21"/>
          </w:rPr>
          <w:t>.</w:t>
        </w:r>
        <w:r w:rsidRPr="00C7100F">
          <w:rPr>
            <w:rFonts w:ascii="Consolas" w:hAnsi="Consolas"/>
            <w:color w:val="DCDCAA"/>
            <w:sz w:val="21"/>
            <w:szCs w:val="21"/>
          </w:rPr>
          <w:t>getNeighbor</w:t>
        </w:r>
        <w:r w:rsidRPr="00C7100F">
          <w:rPr>
            <w:rFonts w:ascii="Consolas" w:hAnsi="Consolas"/>
            <w:color w:val="D4D4D4"/>
            <w:sz w:val="21"/>
            <w:szCs w:val="21"/>
          </w:rPr>
          <w:t>()[</w:t>
        </w:r>
        <w:r w:rsidRPr="00C7100F">
          <w:rPr>
            <w:rFonts w:ascii="Consolas" w:hAnsi="Consolas"/>
            <w:color w:val="B5CEA8"/>
            <w:sz w:val="21"/>
            <w:szCs w:val="21"/>
          </w:rPr>
          <w:t>1</w:t>
        </w:r>
        <w:r w:rsidRPr="00C7100F">
          <w:rPr>
            <w:rFonts w:ascii="Consolas" w:hAnsi="Consolas"/>
            <w:color w:val="D4D4D4"/>
            <w:sz w:val="21"/>
            <w:szCs w:val="21"/>
          </w:rPr>
          <w:t>].</w:t>
        </w:r>
        <w:proofErr w:type="spellStart"/>
        <w:r w:rsidRPr="00C7100F">
          <w:rPr>
            <w:rFonts w:ascii="Consolas" w:hAnsi="Consolas"/>
            <w:color w:val="D4D4D4"/>
            <w:sz w:val="21"/>
            <w:szCs w:val="21"/>
          </w:rPr>
          <w:t>Mf</w:t>
        </w:r>
        <w:proofErr w:type="spellEnd"/>
        <w:r w:rsidRPr="00C7100F">
          <w:rPr>
            <w:rFonts w:ascii="Consolas" w:hAnsi="Consolas"/>
            <w:color w:val="D4D4D4"/>
            <w:sz w:val="21"/>
            <w:szCs w:val="21"/>
          </w:rPr>
          <w:t>,</w:t>
        </w:r>
      </w:ins>
    </w:p>
    <w:p w14:paraId="43BC7F62" w14:textId="77777777" w:rsidR="00C7100F" w:rsidRPr="00C7100F" w:rsidRDefault="00C7100F" w:rsidP="00C7100F">
      <w:pPr>
        <w:shd w:val="clear" w:color="auto" w:fill="1E1E1E"/>
        <w:spacing w:line="285" w:lineRule="atLeast"/>
        <w:rPr>
          <w:ins w:id="632" w:author="Areej Turky Sahu Alotaibi" w:date="2022-01-24T20:06:00Z"/>
          <w:rFonts w:ascii="Consolas" w:hAnsi="Consolas"/>
          <w:color w:val="D4D4D4"/>
          <w:sz w:val="21"/>
          <w:szCs w:val="21"/>
        </w:rPr>
      </w:pPr>
      <w:ins w:id="633" w:author="Areej Turky Sahu Alotaibi" w:date="2022-01-24T20:06:00Z">
        <w:r w:rsidRPr="00C7100F">
          <w:rPr>
            <w:rFonts w:ascii="Consolas" w:hAnsi="Consolas"/>
            <w:color w:val="D4D4D4"/>
            <w:sz w:val="21"/>
            <w:szCs w:val="21"/>
          </w:rPr>
          <w:t>                 </w:t>
        </w:r>
        <w:r w:rsidRPr="00C7100F">
          <w:rPr>
            <w:rFonts w:ascii="Consolas" w:hAnsi="Consolas"/>
            <w:color w:val="CE9178"/>
            <w:sz w:val="21"/>
            <w:szCs w:val="21"/>
          </w:rPr>
          <w:t>"H3"</w:t>
        </w:r>
        <w:r w:rsidRPr="00C7100F">
          <w:rPr>
            <w:rFonts w:ascii="Consolas" w:hAnsi="Consolas"/>
            <w:color w:val="D4D4D4"/>
            <w:sz w:val="21"/>
            <w:szCs w:val="21"/>
          </w:rPr>
          <w:t xml:space="preserve">: </w:t>
        </w:r>
        <w:proofErr w:type="spellStart"/>
        <w:r w:rsidRPr="00C7100F">
          <w:rPr>
            <w:rFonts w:ascii="Consolas" w:hAnsi="Consolas"/>
            <w:color w:val="4FC1FF"/>
            <w:sz w:val="21"/>
            <w:szCs w:val="21"/>
          </w:rPr>
          <w:t>W</w:t>
        </w:r>
        <w:r w:rsidRPr="00C7100F">
          <w:rPr>
            <w:rFonts w:ascii="Consolas" w:hAnsi="Consolas"/>
            <w:color w:val="D4D4D4"/>
            <w:sz w:val="21"/>
            <w:szCs w:val="21"/>
          </w:rPr>
          <w:t>.</w:t>
        </w:r>
        <w:r w:rsidRPr="00C7100F">
          <w:rPr>
            <w:rFonts w:ascii="Consolas" w:hAnsi="Consolas"/>
            <w:color w:val="DCDCAA"/>
            <w:sz w:val="21"/>
            <w:szCs w:val="21"/>
          </w:rPr>
          <w:t>getNeighbor</w:t>
        </w:r>
        <w:proofErr w:type="spellEnd"/>
        <w:r w:rsidRPr="00C7100F">
          <w:rPr>
            <w:rFonts w:ascii="Consolas" w:hAnsi="Consolas"/>
            <w:color w:val="D4D4D4"/>
            <w:sz w:val="21"/>
            <w:szCs w:val="21"/>
          </w:rPr>
          <w:t>()[</w:t>
        </w:r>
        <w:r w:rsidRPr="00C7100F">
          <w:rPr>
            <w:rFonts w:ascii="Consolas" w:hAnsi="Consolas"/>
            <w:color w:val="B5CEA8"/>
            <w:sz w:val="21"/>
            <w:szCs w:val="21"/>
          </w:rPr>
          <w:t>2</w:t>
        </w:r>
        <w:r w:rsidRPr="00C7100F">
          <w:rPr>
            <w:rFonts w:ascii="Consolas" w:hAnsi="Consolas"/>
            <w:color w:val="D4D4D4"/>
            <w:sz w:val="21"/>
            <w:szCs w:val="21"/>
          </w:rPr>
          <w:t>].</w:t>
        </w:r>
        <w:proofErr w:type="spellStart"/>
        <w:r w:rsidRPr="00C7100F">
          <w:rPr>
            <w:rFonts w:ascii="Consolas" w:hAnsi="Consolas"/>
            <w:color w:val="D4D4D4"/>
            <w:sz w:val="21"/>
            <w:szCs w:val="21"/>
          </w:rPr>
          <w:t>Mf</w:t>
        </w:r>
        <w:proofErr w:type="spellEnd"/>
        <w:r w:rsidRPr="00C7100F">
          <w:rPr>
            <w:rFonts w:ascii="Consolas" w:hAnsi="Consolas"/>
            <w:color w:val="D4D4D4"/>
            <w:sz w:val="21"/>
            <w:szCs w:val="21"/>
          </w:rPr>
          <w:t>,</w:t>
        </w:r>
      </w:ins>
    </w:p>
    <w:p w14:paraId="316FB44F" w14:textId="77777777" w:rsidR="00C7100F" w:rsidRPr="00C7100F" w:rsidRDefault="00C7100F" w:rsidP="00C7100F">
      <w:pPr>
        <w:shd w:val="clear" w:color="auto" w:fill="1E1E1E"/>
        <w:spacing w:line="285" w:lineRule="atLeast"/>
        <w:rPr>
          <w:ins w:id="634" w:author="Areej Turky Sahu Alotaibi" w:date="2022-01-24T20:06:00Z"/>
          <w:rFonts w:ascii="Consolas" w:hAnsi="Consolas"/>
          <w:color w:val="D4D4D4"/>
          <w:sz w:val="21"/>
          <w:szCs w:val="21"/>
        </w:rPr>
      </w:pPr>
      <w:ins w:id="635" w:author="Areej Turky Sahu Alotaibi" w:date="2022-01-24T20:06:00Z">
        <w:r w:rsidRPr="00C7100F">
          <w:rPr>
            <w:rFonts w:ascii="Consolas" w:hAnsi="Consolas"/>
            <w:color w:val="D4D4D4"/>
            <w:sz w:val="21"/>
            <w:szCs w:val="21"/>
          </w:rPr>
          <w:t>                 </w:t>
        </w:r>
        <w:r w:rsidRPr="00C7100F">
          <w:rPr>
            <w:rFonts w:ascii="Consolas" w:hAnsi="Consolas"/>
            <w:color w:val="CE9178"/>
            <w:sz w:val="21"/>
            <w:szCs w:val="21"/>
          </w:rPr>
          <w:t>"H4"</w:t>
        </w:r>
        <w:r w:rsidRPr="00C7100F">
          <w:rPr>
            <w:rFonts w:ascii="Consolas" w:hAnsi="Consolas"/>
            <w:color w:val="D4D4D4"/>
            <w:sz w:val="21"/>
            <w:szCs w:val="21"/>
          </w:rPr>
          <w:t xml:space="preserve">: </w:t>
        </w:r>
        <w:proofErr w:type="spellStart"/>
        <w:r w:rsidRPr="00C7100F">
          <w:rPr>
            <w:rFonts w:ascii="Consolas" w:hAnsi="Consolas"/>
            <w:color w:val="4FC1FF"/>
            <w:sz w:val="21"/>
            <w:szCs w:val="21"/>
          </w:rPr>
          <w:t>W</w:t>
        </w:r>
        <w:r w:rsidRPr="00C7100F">
          <w:rPr>
            <w:rFonts w:ascii="Consolas" w:hAnsi="Consolas"/>
            <w:color w:val="D4D4D4"/>
            <w:sz w:val="21"/>
            <w:szCs w:val="21"/>
          </w:rPr>
          <w:t>.</w:t>
        </w:r>
        <w:r w:rsidRPr="00C7100F">
          <w:rPr>
            <w:rFonts w:ascii="Consolas" w:hAnsi="Consolas"/>
            <w:color w:val="DCDCAA"/>
            <w:sz w:val="21"/>
            <w:szCs w:val="21"/>
          </w:rPr>
          <w:t>getNeighbor</w:t>
        </w:r>
        <w:proofErr w:type="spellEnd"/>
        <w:r w:rsidRPr="00C7100F">
          <w:rPr>
            <w:rFonts w:ascii="Consolas" w:hAnsi="Consolas"/>
            <w:color w:val="D4D4D4"/>
            <w:sz w:val="21"/>
            <w:szCs w:val="21"/>
          </w:rPr>
          <w:t>()[</w:t>
        </w:r>
        <w:r w:rsidRPr="00C7100F">
          <w:rPr>
            <w:rFonts w:ascii="Consolas" w:hAnsi="Consolas"/>
            <w:color w:val="B5CEA8"/>
            <w:sz w:val="21"/>
            <w:szCs w:val="21"/>
          </w:rPr>
          <w:t>3</w:t>
        </w:r>
        <w:r w:rsidRPr="00C7100F">
          <w:rPr>
            <w:rFonts w:ascii="Consolas" w:hAnsi="Consolas"/>
            <w:color w:val="D4D4D4"/>
            <w:sz w:val="21"/>
            <w:szCs w:val="21"/>
          </w:rPr>
          <w:t>].</w:t>
        </w:r>
        <w:proofErr w:type="spellStart"/>
        <w:r w:rsidRPr="00C7100F">
          <w:rPr>
            <w:rFonts w:ascii="Consolas" w:hAnsi="Consolas"/>
            <w:color w:val="D4D4D4"/>
            <w:sz w:val="21"/>
            <w:szCs w:val="21"/>
          </w:rPr>
          <w:t>Mf</w:t>
        </w:r>
        <w:proofErr w:type="spellEnd"/>
      </w:ins>
    </w:p>
    <w:p w14:paraId="25650F25" w14:textId="77777777" w:rsidR="00C7100F" w:rsidRPr="00C7100F" w:rsidRDefault="00C7100F" w:rsidP="00C7100F">
      <w:pPr>
        <w:shd w:val="clear" w:color="auto" w:fill="1E1E1E"/>
        <w:spacing w:line="285" w:lineRule="atLeast"/>
        <w:rPr>
          <w:ins w:id="636" w:author="Areej Turky Sahu Alotaibi" w:date="2022-01-24T20:06:00Z"/>
          <w:rFonts w:ascii="Consolas" w:hAnsi="Consolas"/>
          <w:color w:val="D4D4D4"/>
          <w:sz w:val="21"/>
          <w:szCs w:val="21"/>
        </w:rPr>
      </w:pPr>
      <w:ins w:id="637" w:author="Areej Turky Sahu Alotaibi" w:date="2022-01-24T20:06:00Z">
        <w:r w:rsidRPr="00C7100F">
          <w:rPr>
            <w:rFonts w:ascii="Consolas" w:hAnsi="Consolas"/>
            <w:color w:val="D4D4D4"/>
            <w:sz w:val="21"/>
            <w:szCs w:val="21"/>
          </w:rPr>
          <w:t>                },</w:t>
        </w:r>
      </w:ins>
    </w:p>
    <w:p w14:paraId="3102CD1E" w14:textId="77777777" w:rsidR="00C7100F" w:rsidRPr="00C7100F" w:rsidRDefault="00C7100F" w:rsidP="00C7100F">
      <w:pPr>
        <w:shd w:val="clear" w:color="auto" w:fill="1E1E1E"/>
        <w:spacing w:line="285" w:lineRule="atLeast"/>
        <w:rPr>
          <w:ins w:id="638" w:author="Areej Turky Sahu Alotaibi" w:date="2022-01-24T20:06:00Z"/>
          <w:rFonts w:ascii="Consolas" w:hAnsi="Consolas"/>
          <w:color w:val="D4D4D4"/>
          <w:sz w:val="21"/>
          <w:szCs w:val="21"/>
        </w:rPr>
      </w:pPr>
      <w:ins w:id="639" w:author="Areej Turky Sahu Alotaibi" w:date="2022-01-24T20:06:00Z">
        <w:r w:rsidRPr="00C7100F">
          <w:rPr>
            <w:rFonts w:ascii="Consolas" w:hAnsi="Consolas"/>
            <w:color w:val="D4D4D4"/>
            <w:sz w:val="21"/>
            <w:szCs w:val="21"/>
          </w:rPr>
          <w:t xml:space="preserve">                </w:t>
        </w:r>
        <w:r w:rsidRPr="00C7100F">
          <w:rPr>
            <w:rFonts w:ascii="Consolas" w:hAnsi="Consolas"/>
            <w:color w:val="CE9178"/>
            <w:sz w:val="21"/>
            <w:szCs w:val="21"/>
          </w:rPr>
          <w:t>"H1"</w:t>
        </w:r>
        <w:r w:rsidRPr="00C7100F">
          <w:rPr>
            <w:rFonts w:ascii="Consolas" w:hAnsi="Consolas"/>
            <w:color w:val="D4D4D4"/>
            <w:sz w:val="21"/>
            <w:szCs w:val="21"/>
          </w:rPr>
          <w:t xml:space="preserve">: </w:t>
        </w:r>
      </w:ins>
    </w:p>
    <w:p w14:paraId="5383C719" w14:textId="77777777" w:rsidR="00C7100F" w:rsidRPr="00C7100F" w:rsidRDefault="00C7100F" w:rsidP="00C7100F">
      <w:pPr>
        <w:shd w:val="clear" w:color="auto" w:fill="1E1E1E"/>
        <w:spacing w:line="285" w:lineRule="atLeast"/>
        <w:rPr>
          <w:ins w:id="640" w:author="Areej Turky Sahu Alotaibi" w:date="2022-01-24T20:06:00Z"/>
          <w:rFonts w:ascii="Consolas" w:hAnsi="Consolas"/>
          <w:color w:val="D4D4D4"/>
          <w:sz w:val="21"/>
          <w:szCs w:val="21"/>
        </w:rPr>
      </w:pPr>
      <w:ins w:id="641" w:author="Areej Turky Sahu Alotaibi" w:date="2022-01-24T20:06:00Z">
        <w:r w:rsidRPr="00C7100F">
          <w:rPr>
            <w:rFonts w:ascii="Consolas" w:hAnsi="Consolas"/>
            <w:color w:val="D4D4D4"/>
            <w:sz w:val="21"/>
            <w:szCs w:val="21"/>
          </w:rPr>
          <w:t>                {</w:t>
        </w:r>
        <w:r w:rsidRPr="00C7100F">
          <w:rPr>
            <w:rFonts w:ascii="Consolas" w:hAnsi="Consolas"/>
            <w:color w:val="CE9178"/>
            <w:sz w:val="21"/>
            <w:szCs w:val="21"/>
          </w:rPr>
          <w:t>"W"</w:t>
        </w:r>
        <w:r w:rsidRPr="00C7100F">
          <w:rPr>
            <w:rFonts w:ascii="Consolas" w:hAnsi="Consolas"/>
            <w:color w:val="D4D4D4"/>
            <w:sz w:val="21"/>
            <w:szCs w:val="21"/>
          </w:rPr>
          <w:t>:  </w:t>
        </w:r>
        <w:r w:rsidRPr="00C7100F">
          <w:rPr>
            <w:rFonts w:ascii="Consolas" w:hAnsi="Consolas"/>
            <w:color w:val="4FC1FF"/>
            <w:sz w:val="21"/>
            <w:szCs w:val="21"/>
          </w:rPr>
          <w:t>H1</w:t>
        </w:r>
        <w:r w:rsidRPr="00C7100F">
          <w:rPr>
            <w:rFonts w:ascii="Consolas" w:hAnsi="Consolas"/>
            <w:color w:val="D4D4D4"/>
            <w:sz w:val="21"/>
            <w:szCs w:val="21"/>
          </w:rPr>
          <w:t>.</w:t>
        </w:r>
        <w:r w:rsidRPr="00C7100F">
          <w:rPr>
            <w:rFonts w:ascii="Consolas" w:hAnsi="Consolas"/>
            <w:color w:val="DCDCAA"/>
            <w:sz w:val="21"/>
            <w:szCs w:val="21"/>
          </w:rPr>
          <w:t>getNeighbor</w:t>
        </w:r>
        <w:r w:rsidRPr="00C7100F">
          <w:rPr>
            <w:rFonts w:ascii="Consolas" w:hAnsi="Consolas"/>
            <w:color w:val="D4D4D4"/>
            <w:sz w:val="21"/>
            <w:szCs w:val="21"/>
          </w:rPr>
          <w:t>()[</w:t>
        </w:r>
        <w:r w:rsidRPr="00C7100F">
          <w:rPr>
            <w:rFonts w:ascii="Consolas" w:hAnsi="Consolas"/>
            <w:color w:val="B5CEA8"/>
            <w:sz w:val="21"/>
            <w:szCs w:val="21"/>
          </w:rPr>
          <w:t>0</w:t>
        </w:r>
        <w:r w:rsidRPr="00C7100F">
          <w:rPr>
            <w:rFonts w:ascii="Consolas" w:hAnsi="Consolas"/>
            <w:color w:val="D4D4D4"/>
            <w:sz w:val="21"/>
            <w:szCs w:val="21"/>
          </w:rPr>
          <w:t>].</w:t>
        </w:r>
        <w:proofErr w:type="spellStart"/>
        <w:r w:rsidRPr="00C7100F">
          <w:rPr>
            <w:rFonts w:ascii="Consolas" w:hAnsi="Consolas"/>
            <w:color w:val="D4D4D4"/>
            <w:sz w:val="21"/>
            <w:szCs w:val="21"/>
          </w:rPr>
          <w:t>Mf</w:t>
        </w:r>
        <w:proofErr w:type="spellEnd"/>
        <w:r w:rsidRPr="00C7100F">
          <w:rPr>
            <w:rFonts w:ascii="Consolas" w:hAnsi="Consolas"/>
            <w:color w:val="D4D4D4"/>
            <w:sz w:val="21"/>
            <w:szCs w:val="21"/>
          </w:rPr>
          <w:t>,</w:t>
        </w:r>
      </w:ins>
    </w:p>
    <w:p w14:paraId="0179E3B3" w14:textId="77777777" w:rsidR="00C7100F" w:rsidRPr="00C7100F" w:rsidRDefault="00C7100F" w:rsidP="00C7100F">
      <w:pPr>
        <w:shd w:val="clear" w:color="auto" w:fill="1E1E1E"/>
        <w:spacing w:line="285" w:lineRule="atLeast"/>
        <w:rPr>
          <w:ins w:id="642" w:author="Areej Turky Sahu Alotaibi" w:date="2022-01-24T20:06:00Z"/>
          <w:rFonts w:ascii="Consolas" w:hAnsi="Consolas"/>
          <w:color w:val="D4D4D4"/>
          <w:sz w:val="21"/>
          <w:szCs w:val="21"/>
        </w:rPr>
      </w:pPr>
      <w:ins w:id="643" w:author="Areej Turky Sahu Alotaibi" w:date="2022-01-24T20:06:00Z">
        <w:r w:rsidRPr="00C7100F">
          <w:rPr>
            <w:rFonts w:ascii="Consolas" w:hAnsi="Consolas"/>
            <w:color w:val="D4D4D4"/>
            <w:sz w:val="21"/>
            <w:szCs w:val="21"/>
          </w:rPr>
          <w:t>                 </w:t>
        </w:r>
        <w:r w:rsidRPr="00C7100F">
          <w:rPr>
            <w:rFonts w:ascii="Consolas" w:hAnsi="Consolas"/>
            <w:color w:val="CE9178"/>
            <w:sz w:val="21"/>
            <w:szCs w:val="21"/>
          </w:rPr>
          <w:t>"H2"</w:t>
        </w:r>
        <w:r w:rsidRPr="00C7100F">
          <w:rPr>
            <w:rFonts w:ascii="Consolas" w:hAnsi="Consolas"/>
            <w:color w:val="D4D4D4"/>
            <w:sz w:val="21"/>
            <w:szCs w:val="21"/>
          </w:rPr>
          <w:t xml:space="preserve">: </w:t>
        </w:r>
        <w:r w:rsidRPr="00C7100F">
          <w:rPr>
            <w:rFonts w:ascii="Consolas" w:hAnsi="Consolas"/>
            <w:color w:val="4FC1FF"/>
            <w:sz w:val="21"/>
            <w:szCs w:val="21"/>
          </w:rPr>
          <w:t>H1</w:t>
        </w:r>
        <w:r w:rsidRPr="00C7100F">
          <w:rPr>
            <w:rFonts w:ascii="Consolas" w:hAnsi="Consolas"/>
            <w:color w:val="D4D4D4"/>
            <w:sz w:val="21"/>
            <w:szCs w:val="21"/>
          </w:rPr>
          <w:t>.</w:t>
        </w:r>
        <w:r w:rsidRPr="00C7100F">
          <w:rPr>
            <w:rFonts w:ascii="Consolas" w:hAnsi="Consolas"/>
            <w:color w:val="DCDCAA"/>
            <w:sz w:val="21"/>
            <w:szCs w:val="21"/>
          </w:rPr>
          <w:t>getNeighbor</w:t>
        </w:r>
        <w:r w:rsidRPr="00C7100F">
          <w:rPr>
            <w:rFonts w:ascii="Consolas" w:hAnsi="Consolas"/>
            <w:color w:val="D4D4D4"/>
            <w:sz w:val="21"/>
            <w:szCs w:val="21"/>
          </w:rPr>
          <w:t>()[</w:t>
        </w:r>
        <w:r w:rsidRPr="00C7100F">
          <w:rPr>
            <w:rFonts w:ascii="Consolas" w:hAnsi="Consolas"/>
            <w:color w:val="B5CEA8"/>
            <w:sz w:val="21"/>
            <w:szCs w:val="21"/>
          </w:rPr>
          <w:t>1</w:t>
        </w:r>
        <w:r w:rsidRPr="00C7100F">
          <w:rPr>
            <w:rFonts w:ascii="Consolas" w:hAnsi="Consolas"/>
            <w:color w:val="D4D4D4"/>
            <w:sz w:val="21"/>
            <w:szCs w:val="21"/>
          </w:rPr>
          <w:t>].</w:t>
        </w:r>
        <w:proofErr w:type="spellStart"/>
        <w:r w:rsidRPr="00C7100F">
          <w:rPr>
            <w:rFonts w:ascii="Consolas" w:hAnsi="Consolas"/>
            <w:color w:val="D4D4D4"/>
            <w:sz w:val="21"/>
            <w:szCs w:val="21"/>
          </w:rPr>
          <w:t>Mf</w:t>
        </w:r>
        <w:proofErr w:type="spellEnd"/>
        <w:r w:rsidRPr="00C7100F">
          <w:rPr>
            <w:rFonts w:ascii="Consolas" w:hAnsi="Consolas"/>
            <w:color w:val="D4D4D4"/>
            <w:sz w:val="21"/>
            <w:szCs w:val="21"/>
          </w:rPr>
          <w:t>,</w:t>
        </w:r>
      </w:ins>
    </w:p>
    <w:p w14:paraId="3C2106CB" w14:textId="77777777" w:rsidR="00C7100F" w:rsidRPr="00C7100F" w:rsidRDefault="00C7100F" w:rsidP="00C7100F">
      <w:pPr>
        <w:shd w:val="clear" w:color="auto" w:fill="1E1E1E"/>
        <w:spacing w:line="285" w:lineRule="atLeast"/>
        <w:rPr>
          <w:ins w:id="644" w:author="Areej Turky Sahu Alotaibi" w:date="2022-01-24T20:06:00Z"/>
          <w:rFonts w:ascii="Consolas" w:hAnsi="Consolas"/>
          <w:color w:val="D4D4D4"/>
          <w:sz w:val="21"/>
          <w:szCs w:val="21"/>
        </w:rPr>
      </w:pPr>
      <w:ins w:id="645" w:author="Areej Turky Sahu Alotaibi" w:date="2022-01-24T20:06:00Z">
        <w:r w:rsidRPr="00C7100F">
          <w:rPr>
            <w:rFonts w:ascii="Consolas" w:hAnsi="Consolas"/>
            <w:color w:val="D4D4D4"/>
            <w:sz w:val="21"/>
            <w:szCs w:val="21"/>
          </w:rPr>
          <w:t>                 </w:t>
        </w:r>
        <w:r w:rsidRPr="00C7100F">
          <w:rPr>
            <w:rFonts w:ascii="Consolas" w:hAnsi="Consolas"/>
            <w:color w:val="CE9178"/>
            <w:sz w:val="21"/>
            <w:szCs w:val="21"/>
          </w:rPr>
          <w:t>"H3"</w:t>
        </w:r>
        <w:r w:rsidRPr="00C7100F">
          <w:rPr>
            <w:rFonts w:ascii="Consolas" w:hAnsi="Consolas"/>
            <w:color w:val="D4D4D4"/>
            <w:sz w:val="21"/>
            <w:szCs w:val="21"/>
          </w:rPr>
          <w:t xml:space="preserve">: </w:t>
        </w:r>
        <w:r w:rsidRPr="00C7100F">
          <w:rPr>
            <w:rFonts w:ascii="Consolas" w:hAnsi="Consolas"/>
            <w:color w:val="4FC1FF"/>
            <w:sz w:val="21"/>
            <w:szCs w:val="21"/>
          </w:rPr>
          <w:t>H1</w:t>
        </w:r>
        <w:r w:rsidRPr="00C7100F">
          <w:rPr>
            <w:rFonts w:ascii="Consolas" w:hAnsi="Consolas"/>
            <w:color w:val="D4D4D4"/>
            <w:sz w:val="21"/>
            <w:szCs w:val="21"/>
          </w:rPr>
          <w:t>.</w:t>
        </w:r>
        <w:r w:rsidRPr="00C7100F">
          <w:rPr>
            <w:rFonts w:ascii="Consolas" w:hAnsi="Consolas"/>
            <w:color w:val="DCDCAA"/>
            <w:sz w:val="21"/>
            <w:szCs w:val="21"/>
          </w:rPr>
          <w:t>getNeighbor</w:t>
        </w:r>
        <w:r w:rsidRPr="00C7100F">
          <w:rPr>
            <w:rFonts w:ascii="Consolas" w:hAnsi="Consolas"/>
            <w:color w:val="D4D4D4"/>
            <w:sz w:val="21"/>
            <w:szCs w:val="21"/>
          </w:rPr>
          <w:t>()[</w:t>
        </w:r>
        <w:r w:rsidRPr="00C7100F">
          <w:rPr>
            <w:rFonts w:ascii="Consolas" w:hAnsi="Consolas"/>
            <w:color w:val="B5CEA8"/>
            <w:sz w:val="21"/>
            <w:szCs w:val="21"/>
          </w:rPr>
          <w:t>2</w:t>
        </w:r>
        <w:r w:rsidRPr="00C7100F">
          <w:rPr>
            <w:rFonts w:ascii="Consolas" w:hAnsi="Consolas"/>
            <w:color w:val="D4D4D4"/>
            <w:sz w:val="21"/>
            <w:szCs w:val="21"/>
          </w:rPr>
          <w:t>].</w:t>
        </w:r>
        <w:proofErr w:type="spellStart"/>
        <w:r w:rsidRPr="00C7100F">
          <w:rPr>
            <w:rFonts w:ascii="Consolas" w:hAnsi="Consolas"/>
            <w:color w:val="D4D4D4"/>
            <w:sz w:val="21"/>
            <w:szCs w:val="21"/>
          </w:rPr>
          <w:t>Mf</w:t>
        </w:r>
        <w:proofErr w:type="spellEnd"/>
        <w:r w:rsidRPr="00C7100F">
          <w:rPr>
            <w:rFonts w:ascii="Consolas" w:hAnsi="Consolas"/>
            <w:color w:val="D4D4D4"/>
            <w:sz w:val="21"/>
            <w:szCs w:val="21"/>
          </w:rPr>
          <w:t>,</w:t>
        </w:r>
      </w:ins>
    </w:p>
    <w:p w14:paraId="5A0E7F80" w14:textId="77777777" w:rsidR="00C7100F" w:rsidRPr="00C7100F" w:rsidRDefault="00C7100F" w:rsidP="00C7100F">
      <w:pPr>
        <w:shd w:val="clear" w:color="auto" w:fill="1E1E1E"/>
        <w:spacing w:line="285" w:lineRule="atLeast"/>
        <w:rPr>
          <w:ins w:id="646" w:author="Areej Turky Sahu Alotaibi" w:date="2022-01-24T20:06:00Z"/>
          <w:rFonts w:ascii="Consolas" w:hAnsi="Consolas"/>
          <w:color w:val="D4D4D4"/>
          <w:sz w:val="21"/>
          <w:szCs w:val="21"/>
        </w:rPr>
      </w:pPr>
      <w:ins w:id="647" w:author="Areej Turky Sahu Alotaibi" w:date="2022-01-24T20:06:00Z">
        <w:r w:rsidRPr="00C7100F">
          <w:rPr>
            <w:rFonts w:ascii="Consolas" w:hAnsi="Consolas"/>
            <w:color w:val="D4D4D4"/>
            <w:sz w:val="21"/>
            <w:szCs w:val="21"/>
          </w:rPr>
          <w:t>                 </w:t>
        </w:r>
        <w:r w:rsidRPr="00C7100F">
          <w:rPr>
            <w:rFonts w:ascii="Consolas" w:hAnsi="Consolas"/>
            <w:color w:val="CE9178"/>
            <w:sz w:val="21"/>
            <w:szCs w:val="21"/>
          </w:rPr>
          <w:t>"H4"</w:t>
        </w:r>
        <w:r w:rsidRPr="00C7100F">
          <w:rPr>
            <w:rFonts w:ascii="Consolas" w:hAnsi="Consolas"/>
            <w:color w:val="D4D4D4"/>
            <w:sz w:val="21"/>
            <w:szCs w:val="21"/>
          </w:rPr>
          <w:t xml:space="preserve">: </w:t>
        </w:r>
        <w:r w:rsidRPr="00C7100F">
          <w:rPr>
            <w:rFonts w:ascii="Consolas" w:hAnsi="Consolas"/>
            <w:color w:val="4FC1FF"/>
            <w:sz w:val="21"/>
            <w:szCs w:val="21"/>
          </w:rPr>
          <w:t>H1</w:t>
        </w:r>
        <w:r w:rsidRPr="00C7100F">
          <w:rPr>
            <w:rFonts w:ascii="Consolas" w:hAnsi="Consolas"/>
            <w:color w:val="D4D4D4"/>
            <w:sz w:val="21"/>
            <w:szCs w:val="21"/>
          </w:rPr>
          <w:t>.</w:t>
        </w:r>
        <w:r w:rsidRPr="00C7100F">
          <w:rPr>
            <w:rFonts w:ascii="Consolas" w:hAnsi="Consolas"/>
            <w:color w:val="DCDCAA"/>
            <w:sz w:val="21"/>
            <w:szCs w:val="21"/>
          </w:rPr>
          <w:t>getNeighbor</w:t>
        </w:r>
        <w:r w:rsidRPr="00C7100F">
          <w:rPr>
            <w:rFonts w:ascii="Consolas" w:hAnsi="Consolas"/>
            <w:color w:val="D4D4D4"/>
            <w:sz w:val="21"/>
            <w:szCs w:val="21"/>
          </w:rPr>
          <w:t>()[</w:t>
        </w:r>
        <w:r w:rsidRPr="00C7100F">
          <w:rPr>
            <w:rFonts w:ascii="Consolas" w:hAnsi="Consolas"/>
            <w:color w:val="B5CEA8"/>
            <w:sz w:val="21"/>
            <w:szCs w:val="21"/>
          </w:rPr>
          <w:t>3</w:t>
        </w:r>
        <w:r w:rsidRPr="00C7100F">
          <w:rPr>
            <w:rFonts w:ascii="Consolas" w:hAnsi="Consolas"/>
            <w:color w:val="D4D4D4"/>
            <w:sz w:val="21"/>
            <w:szCs w:val="21"/>
          </w:rPr>
          <w:t>].</w:t>
        </w:r>
        <w:proofErr w:type="spellStart"/>
        <w:r w:rsidRPr="00C7100F">
          <w:rPr>
            <w:rFonts w:ascii="Consolas" w:hAnsi="Consolas"/>
            <w:color w:val="D4D4D4"/>
            <w:sz w:val="21"/>
            <w:szCs w:val="21"/>
          </w:rPr>
          <w:t>Mf</w:t>
        </w:r>
        <w:proofErr w:type="spellEnd"/>
      </w:ins>
    </w:p>
    <w:p w14:paraId="793E2A10" w14:textId="77777777" w:rsidR="00C7100F" w:rsidRPr="00C7100F" w:rsidRDefault="00C7100F" w:rsidP="00C7100F">
      <w:pPr>
        <w:shd w:val="clear" w:color="auto" w:fill="1E1E1E"/>
        <w:spacing w:line="285" w:lineRule="atLeast"/>
        <w:rPr>
          <w:ins w:id="648" w:author="Areej Turky Sahu Alotaibi" w:date="2022-01-24T20:06:00Z"/>
          <w:rFonts w:ascii="Consolas" w:hAnsi="Consolas"/>
          <w:color w:val="D4D4D4"/>
          <w:sz w:val="21"/>
          <w:szCs w:val="21"/>
        </w:rPr>
      </w:pPr>
      <w:ins w:id="649" w:author="Areej Turky Sahu Alotaibi" w:date="2022-01-24T20:06:00Z">
        <w:r w:rsidRPr="00C7100F">
          <w:rPr>
            <w:rFonts w:ascii="Consolas" w:hAnsi="Consolas"/>
            <w:color w:val="D4D4D4"/>
            <w:sz w:val="21"/>
            <w:szCs w:val="21"/>
          </w:rPr>
          <w:t>                },  </w:t>
        </w:r>
      </w:ins>
    </w:p>
    <w:p w14:paraId="60E09C79" w14:textId="77777777" w:rsidR="00C7100F" w:rsidRPr="00C7100F" w:rsidRDefault="00C7100F" w:rsidP="00C7100F">
      <w:pPr>
        <w:shd w:val="clear" w:color="auto" w:fill="1E1E1E"/>
        <w:spacing w:line="285" w:lineRule="atLeast"/>
        <w:rPr>
          <w:ins w:id="650" w:author="Areej Turky Sahu Alotaibi" w:date="2022-01-24T20:06:00Z"/>
          <w:rFonts w:ascii="Consolas" w:hAnsi="Consolas"/>
          <w:color w:val="D4D4D4"/>
          <w:sz w:val="21"/>
          <w:szCs w:val="21"/>
        </w:rPr>
      </w:pPr>
      <w:ins w:id="651" w:author="Areej Turky Sahu Alotaibi" w:date="2022-01-24T20:06:00Z">
        <w:r w:rsidRPr="00C7100F">
          <w:rPr>
            <w:rFonts w:ascii="Consolas" w:hAnsi="Consolas"/>
            <w:color w:val="D4D4D4"/>
            <w:sz w:val="21"/>
            <w:szCs w:val="21"/>
          </w:rPr>
          <w:t xml:space="preserve">                </w:t>
        </w:r>
        <w:r w:rsidRPr="00C7100F">
          <w:rPr>
            <w:rFonts w:ascii="Consolas" w:hAnsi="Consolas"/>
            <w:color w:val="CE9178"/>
            <w:sz w:val="21"/>
            <w:szCs w:val="21"/>
          </w:rPr>
          <w:t>"H2"</w:t>
        </w:r>
        <w:r w:rsidRPr="00C7100F">
          <w:rPr>
            <w:rFonts w:ascii="Consolas" w:hAnsi="Consolas"/>
            <w:color w:val="D4D4D4"/>
            <w:sz w:val="21"/>
            <w:szCs w:val="21"/>
          </w:rPr>
          <w:t>:</w:t>
        </w:r>
      </w:ins>
    </w:p>
    <w:p w14:paraId="23DFC71E" w14:textId="77777777" w:rsidR="00C7100F" w:rsidRPr="00C7100F" w:rsidRDefault="00C7100F" w:rsidP="00C7100F">
      <w:pPr>
        <w:shd w:val="clear" w:color="auto" w:fill="1E1E1E"/>
        <w:spacing w:line="285" w:lineRule="atLeast"/>
        <w:rPr>
          <w:ins w:id="652" w:author="Areej Turky Sahu Alotaibi" w:date="2022-01-24T20:06:00Z"/>
          <w:rFonts w:ascii="Consolas" w:hAnsi="Consolas"/>
          <w:color w:val="D4D4D4"/>
          <w:sz w:val="21"/>
          <w:szCs w:val="21"/>
        </w:rPr>
      </w:pPr>
      <w:ins w:id="653" w:author="Areej Turky Sahu Alotaibi" w:date="2022-01-24T20:06:00Z">
        <w:r w:rsidRPr="00C7100F">
          <w:rPr>
            <w:rFonts w:ascii="Consolas" w:hAnsi="Consolas"/>
            <w:color w:val="D4D4D4"/>
            <w:sz w:val="21"/>
            <w:szCs w:val="21"/>
          </w:rPr>
          <w:t>                {</w:t>
        </w:r>
        <w:r w:rsidRPr="00C7100F">
          <w:rPr>
            <w:rFonts w:ascii="Consolas" w:hAnsi="Consolas"/>
            <w:color w:val="CE9178"/>
            <w:sz w:val="21"/>
            <w:szCs w:val="21"/>
          </w:rPr>
          <w:t>"W"</w:t>
        </w:r>
        <w:r w:rsidRPr="00C7100F">
          <w:rPr>
            <w:rFonts w:ascii="Consolas" w:hAnsi="Consolas"/>
            <w:color w:val="D4D4D4"/>
            <w:sz w:val="21"/>
            <w:szCs w:val="21"/>
          </w:rPr>
          <w:t xml:space="preserve">: </w:t>
        </w:r>
        <w:r w:rsidRPr="00C7100F">
          <w:rPr>
            <w:rFonts w:ascii="Consolas" w:hAnsi="Consolas"/>
            <w:color w:val="4FC1FF"/>
            <w:sz w:val="21"/>
            <w:szCs w:val="21"/>
          </w:rPr>
          <w:t>H2</w:t>
        </w:r>
        <w:r w:rsidRPr="00C7100F">
          <w:rPr>
            <w:rFonts w:ascii="Consolas" w:hAnsi="Consolas"/>
            <w:color w:val="D4D4D4"/>
            <w:sz w:val="21"/>
            <w:szCs w:val="21"/>
          </w:rPr>
          <w:t>.</w:t>
        </w:r>
        <w:r w:rsidRPr="00C7100F">
          <w:rPr>
            <w:rFonts w:ascii="Consolas" w:hAnsi="Consolas"/>
            <w:color w:val="DCDCAA"/>
            <w:sz w:val="21"/>
            <w:szCs w:val="21"/>
          </w:rPr>
          <w:t>getNeighbor</w:t>
        </w:r>
        <w:r w:rsidRPr="00C7100F">
          <w:rPr>
            <w:rFonts w:ascii="Consolas" w:hAnsi="Consolas"/>
            <w:color w:val="D4D4D4"/>
            <w:sz w:val="21"/>
            <w:szCs w:val="21"/>
          </w:rPr>
          <w:t>()[</w:t>
        </w:r>
        <w:r w:rsidRPr="00C7100F">
          <w:rPr>
            <w:rFonts w:ascii="Consolas" w:hAnsi="Consolas"/>
            <w:color w:val="B5CEA8"/>
            <w:sz w:val="21"/>
            <w:szCs w:val="21"/>
          </w:rPr>
          <w:t>0</w:t>
        </w:r>
        <w:r w:rsidRPr="00C7100F">
          <w:rPr>
            <w:rFonts w:ascii="Consolas" w:hAnsi="Consolas"/>
            <w:color w:val="D4D4D4"/>
            <w:sz w:val="21"/>
            <w:szCs w:val="21"/>
          </w:rPr>
          <w:t>].</w:t>
        </w:r>
        <w:proofErr w:type="spellStart"/>
        <w:r w:rsidRPr="00C7100F">
          <w:rPr>
            <w:rFonts w:ascii="Consolas" w:hAnsi="Consolas"/>
            <w:color w:val="D4D4D4"/>
            <w:sz w:val="21"/>
            <w:szCs w:val="21"/>
          </w:rPr>
          <w:t>Mf</w:t>
        </w:r>
        <w:proofErr w:type="spellEnd"/>
        <w:r w:rsidRPr="00C7100F">
          <w:rPr>
            <w:rFonts w:ascii="Consolas" w:hAnsi="Consolas"/>
            <w:color w:val="D4D4D4"/>
            <w:sz w:val="21"/>
            <w:szCs w:val="21"/>
          </w:rPr>
          <w:t>,</w:t>
        </w:r>
      </w:ins>
    </w:p>
    <w:p w14:paraId="5AE698B9" w14:textId="77777777" w:rsidR="00C7100F" w:rsidRPr="00C7100F" w:rsidRDefault="00C7100F" w:rsidP="00C7100F">
      <w:pPr>
        <w:shd w:val="clear" w:color="auto" w:fill="1E1E1E"/>
        <w:spacing w:line="285" w:lineRule="atLeast"/>
        <w:rPr>
          <w:ins w:id="654" w:author="Areej Turky Sahu Alotaibi" w:date="2022-01-24T20:06:00Z"/>
          <w:rFonts w:ascii="Consolas" w:hAnsi="Consolas"/>
          <w:color w:val="D4D4D4"/>
          <w:sz w:val="21"/>
          <w:szCs w:val="21"/>
        </w:rPr>
      </w:pPr>
      <w:ins w:id="655" w:author="Areej Turky Sahu Alotaibi" w:date="2022-01-24T20:06:00Z">
        <w:r w:rsidRPr="00C7100F">
          <w:rPr>
            <w:rFonts w:ascii="Consolas" w:hAnsi="Consolas"/>
            <w:color w:val="D4D4D4"/>
            <w:sz w:val="21"/>
            <w:szCs w:val="21"/>
          </w:rPr>
          <w:t>                 </w:t>
        </w:r>
        <w:r w:rsidRPr="00C7100F">
          <w:rPr>
            <w:rFonts w:ascii="Consolas" w:hAnsi="Consolas"/>
            <w:color w:val="CE9178"/>
            <w:sz w:val="21"/>
            <w:szCs w:val="21"/>
          </w:rPr>
          <w:t>"H1"</w:t>
        </w:r>
        <w:r w:rsidRPr="00C7100F">
          <w:rPr>
            <w:rFonts w:ascii="Consolas" w:hAnsi="Consolas"/>
            <w:color w:val="D4D4D4"/>
            <w:sz w:val="21"/>
            <w:szCs w:val="21"/>
          </w:rPr>
          <w:t>:</w:t>
        </w:r>
        <w:r w:rsidRPr="00C7100F">
          <w:rPr>
            <w:rFonts w:ascii="Consolas" w:hAnsi="Consolas"/>
            <w:color w:val="4FC1FF"/>
            <w:sz w:val="21"/>
            <w:szCs w:val="21"/>
          </w:rPr>
          <w:t>H2</w:t>
        </w:r>
        <w:r w:rsidRPr="00C7100F">
          <w:rPr>
            <w:rFonts w:ascii="Consolas" w:hAnsi="Consolas"/>
            <w:color w:val="D4D4D4"/>
            <w:sz w:val="21"/>
            <w:szCs w:val="21"/>
          </w:rPr>
          <w:t>.</w:t>
        </w:r>
        <w:r w:rsidRPr="00C7100F">
          <w:rPr>
            <w:rFonts w:ascii="Consolas" w:hAnsi="Consolas"/>
            <w:color w:val="DCDCAA"/>
            <w:sz w:val="21"/>
            <w:szCs w:val="21"/>
          </w:rPr>
          <w:t>getNeighbor</w:t>
        </w:r>
        <w:r w:rsidRPr="00C7100F">
          <w:rPr>
            <w:rFonts w:ascii="Consolas" w:hAnsi="Consolas"/>
            <w:color w:val="D4D4D4"/>
            <w:sz w:val="21"/>
            <w:szCs w:val="21"/>
          </w:rPr>
          <w:t>()[</w:t>
        </w:r>
        <w:r w:rsidRPr="00C7100F">
          <w:rPr>
            <w:rFonts w:ascii="Consolas" w:hAnsi="Consolas"/>
            <w:color w:val="B5CEA8"/>
            <w:sz w:val="21"/>
            <w:szCs w:val="21"/>
          </w:rPr>
          <w:t>1</w:t>
        </w:r>
        <w:r w:rsidRPr="00C7100F">
          <w:rPr>
            <w:rFonts w:ascii="Consolas" w:hAnsi="Consolas"/>
            <w:color w:val="D4D4D4"/>
            <w:sz w:val="21"/>
            <w:szCs w:val="21"/>
          </w:rPr>
          <w:t>].</w:t>
        </w:r>
        <w:proofErr w:type="spellStart"/>
        <w:r w:rsidRPr="00C7100F">
          <w:rPr>
            <w:rFonts w:ascii="Consolas" w:hAnsi="Consolas"/>
            <w:color w:val="D4D4D4"/>
            <w:sz w:val="21"/>
            <w:szCs w:val="21"/>
          </w:rPr>
          <w:t>Mf</w:t>
        </w:r>
        <w:proofErr w:type="spellEnd"/>
        <w:r w:rsidRPr="00C7100F">
          <w:rPr>
            <w:rFonts w:ascii="Consolas" w:hAnsi="Consolas"/>
            <w:color w:val="D4D4D4"/>
            <w:sz w:val="21"/>
            <w:szCs w:val="21"/>
          </w:rPr>
          <w:t>,</w:t>
        </w:r>
      </w:ins>
    </w:p>
    <w:p w14:paraId="5B7DCE57" w14:textId="77777777" w:rsidR="00C7100F" w:rsidRPr="00C7100F" w:rsidRDefault="00C7100F" w:rsidP="00C7100F">
      <w:pPr>
        <w:shd w:val="clear" w:color="auto" w:fill="1E1E1E"/>
        <w:spacing w:line="285" w:lineRule="atLeast"/>
        <w:rPr>
          <w:ins w:id="656" w:author="Areej Turky Sahu Alotaibi" w:date="2022-01-24T20:06:00Z"/>
          <w:rFonts w:ascii="Consolas" w:hAnsi="Consolas"/>
          <w:color w:val="D4D4D4"/>
          <w:sz w:val="21"/>
          <w:szCs w:val="21"/>
        </w:rPr>
      </w:pPr>
      <w:ins w:id="657" w:author="Areej Turky Sahu Alotaibi" w:date="2022-01-24T20:06:00Z">
        <w:r w:rsidRPr="00C7100F">
          <w:rPr>
            <w:rFonts w:ascii="Consolas" w:hAnsi="Consolas"/>
            <w:color w:val="D4D4D4"/>
            <w:sz w:val="21"/>
            <w:szCs w:val="21"/>
          </w:rPr>
          <w:t>                 </w:t>
        </w:r>
        <w:r w:rsidRPr="00C7100F">
          <w:rPr>
            <w:rFonts w:ascii="Consolas" w:hAnsi="Consolas"/>
            <w:color w:val="CE9178"/>
            <w:sz w:val="21"/>
            <w:szCs w:val="21"/>
          </w:rPr>
          <w:t>"H3"</w:t>
        </w:r>
        <w:r w:rsidRPr="00C7100F">
          <w:rPr>
            <w:rFonts w:ascii="Consolas" w:hAnsi="Consolas"/>
            <w:color w:val="D4D4D4"/>
            <w:sz w:val="21"/>
            <w:szCs w:val="21"/>
          </w:rPr>
          <w:t>:</w:t>
        </w:r>
        <w:r w:rsidRPr="00C7100F">
          <w:rPr>
            <w:rFonts w:ascii="Consolas" w:hAnsi="Consolas"/>
            <w:color w:val="4FC1FF"/>
            <w:sz w:val="21"/>
            <w:szCs w:val="21"/>
          </w:rPr>
          <w:t>H2</w:t>
        </w:r>
        <w:r w:rsidRPr="00C7100F">
          <w:rPr>
            <w:rFonts w:ascii="Consolas" w:hAnsi="Consolas"/>
            <w:color w:val="D4D4D4"/>
            <w:sz w:val="21"/>
            <w:szCs w:val="21"/>
          </w:rPr>
          <w:t>.</w:t>
        </w:r>
        <w:r w:rsidRPr="00C7100F">
          <w:rPr>
            <w:rFonts w:ascii="Consolas" w:hAnsi="Consolas"/>
            <w:color w:val="DCDCAA"/>
            <w:sz w:val="21"/>
            <w:szCs w:val="21"/>
          </w:rPr>
          <w:t>getNeighbor</w:t>
        </w:r>
        <w:r w:rsidRPr="00C7100F">
          <w:rPr>
            <w:rFonts w:ascii="Consolas" w:hAnsi="Consolas"/>
            <w:color w:val="D4D4D4"/>
            <w:sz w:val="21"/>
            <w:szCs w:val="21"/>
          </w:rPr>
          <w:t>()[</w:t>
        </w:r>
        <w:r w:rsidRPr="00C7100F">
          <w:rPr>
            <w:rFonts w:ascii="Consolas" w:hAnsi="Consolas"/>
            <w:color w:val="B5CEA8"/>
            <w:sz w:val="21"/>
            <w:szCs w:val="21"/>
          </w:rPr>
          <w:t>2</w:t>
        </w:r>
        <w:r w:rsidRPr="00C7100F">
          <w:rPr>
            <w:rFonts w:ascii="Consolas" w:hAnsi="Consolas"/>
            <w:color w:val="D4D4D4"/>
            <w:sz w:val="21"/>
            <w:szCs w:val="21"/>
          </w:rPr>
          <w:t>].</w:t>
        </w:r>
        <w:proofErr w:type="spellStart"/>
        <w:r w:rsidRPr="00C7100F">
          <w:rPr>
            <w:rFonts w:ascii="Consolas" w:hAnsi="Consolas"/>
            <w:color w:val="D4D4D4"/>
            <w:sz w:val="21"/>
            <w:szCs w:val="21"/>
          </w:rPr>
          <w:t>Mf</w:t>
        </w:r>
        <w:proofErr w:type="spellEnd"/>
        <w:r w:rsidRPr="00C7100F">
          <w:rPr>
            <w:rFonts w:ascii="Consolas" w:hAnsi="Consolas"/>
            <w:color w:val="D4D4D4"/>
            <w:sz w:val="21"/>
            <w:szCs w:val="21"/>
          </w:rPr>
          <w:t>,</w:t>
        </w:r>
      </w:ins>
    </w:p>
    <w:p w14:paraId="0461D758" w14:textId="77777777" w:rsidR="00C7100F" w:rsidRPr="00C7100F" w:rsidRDefault="00C7100F" w:rsidP="00C7100F">
      <w:pPr>
        <w:shd w:val="clear" w:color="auto" w:fill="1E1E1E"/>
        <w:spacing w:line="285" w:lineRule="atLeast"/>
        <w:rPr>
          <w:ins w:id="658" w:author="Areej Turky Sahu Alotaibi" w:date="2022-01-24T20:06:00Z"/>
          <w:rFonts w:ascii="Consolas" w:hAnsi="Consolas"/>
          <w:color w:val="D4D4D4"/>
          <w:sz w:val="21"/>
          <w:szCs w:val="21"/>
        </w:rPr>
      </w:pPr>
      <w:ins w:id="659" w:author="Areej Turky Sahu Alotaibi" w:date="2022-01-24T20:06:00Z">
        <w:r w:rsidRPr="00C7100F">
          <w:rPr>
            <w:rFonts w:ascii="Consolas" w:hAnsi="Consolas"/>
            <w:color w:val="D4D4D4"/>
            <w:sz w:val="21"/>
            <w:szCs w:val="21"/>
          </w:rPr>
          <w:t>                 </w:t>
        </w:r>
        <w:r w:rsidRPr="00C7100F">
          <w:rPr>
            <w:rFonts w:ascii="Consolas" w:hAnsi="Consolas"/>
            <w:color w:val="CE9178"/>
            <w:sz w:val="21"/>
            <w:szCs w:val="21"/>
          </w:rPr>
          <w:t>"H4"</w:t>
        </w:r>
        <w:r w:rsidRPr="00C7100F">
          <w:rPr>
            <w:rFonts w:ascii="Consolas" w:hAnsi="Consolas"/>
            <w:color w:val="D4D4D4"/>
            <w:sz w:val="21"/>
            <w:szCs w:val="21"/>
          </w:rPr>
          <w:t xml:space="preserve">: </w:t>
        </w:r>
        <w:r w:rsidRPr="00C7100F">
          <w:rPr>
            <w:rFonts w:ascii="Consolas" w:hAnsi="Consolas"/>
            <w:color w:val="4FC1FF"/>
            <w:sz w:val="21"/>
            <w:szCs w:val="21"/>
          </w:rPr>
          <w:t>H2</w:t>
        </w:r>
        <w:r w:rsidRPr="00C7100F">
          <w:rPr>
            <w:rFonts w:ascii="Consolas" w:hAnsi="Consolas"/>
            <w:color w:val="D4D4D4"/>
            <w:sz w:val="21"/>
            <w:szCs w:val="21"/>
          </w:rPr>
          <w:t>.</w:t>
        </w:r>
        <w:r w:rsidRPr="00C7100F">
          <w:rPr>
            <w:rFonts w:ascii="Consolas" w:hAnsi="Consolas"/>
            <w:color w:val="DCDCAA"/>
            <w:sz w:val="21"/>
            <w:szCs w:val="21"/>
          </w:rPr>
          <w:t>getNeighbor</w:t>
        </w:r>
        <w:r w:rsidRPr="00C7100F">
          <w:rPr>
            <w:rFonts w:ascii="Consolas" w:hAnsi="Consolas"/>
            <w:color w:val="D4D4D4"/>
            <w:sz w:val="21"/>
            <w:szCs w:val="21"/>
          </w:rPr>
          <w:t>()[</w:t>
        </w:r>
        <w:r w:rsidRPr="00C7100F">
          <w:rPr>
            <w:rFonts w:ascii="Consolas" w:hAnsi="Consolas"/>
            <w:color w:val="B5CEA8"/>
            <w:sz w:val="21"/>
            <w:szCs w:val="21"/>
          </w:rPr>
          <w:t>3</w:t>
        </w:r>
        <w:r w:rsidRPr="00C7100F">
          <w:rPr>
            <w:rFonts w:ascii="Consolas" w:hAnsi="Consolas"/>
            <w:color w:val="D4D4D4"/>
            <w:sz w:val="21"/>
            <w:szCs w:val="21"/>
          </w:rPr>
          <w:t>].</w:t>
        </w:r>
        <w:proofErr w:type="spellStart"/>
        <w:r w:rsidRPr="00C7100F">
          <w:rPr>
            <w:rFonts w:ascii="Consolas" w:hAnsi="Consolas"/>
            <w:color w:val="D4D4D4"/>
            <w:sz w:val="21"/>
            <w:szCs w:val="21"/>
          </w:rPr>
          <w:t>Mf</w:t>
        </w:r>
        <w:proofErr w:type="spellEnd"/>
      </w:ins>
    </w:p>
    <w:p w14:paraId="388F087C" w14:textId="77777777" w:rsidR="00C7100F" w:rsidRPr="00C7100F" w:rsidRDefault="00C7100F" w:rsidP="00C7100F">
      <w:pPr>
        <w:shd w:val="clear" w:color="auto" w:fill="1E1E1E"/>
        <w:spacing w:line="285" w:lineRule="atLeast"/>
        <w:rPr>
          <w:ins w:id="660" w:author="Areej Turky Sahu Alotaibi" w:date="2022-01-24T20:06:00Z"/>
          <w:rFonts w:ascii="Consolas" w:hAnsi="Consolas"/>
          <w:color w:val="D4D4D4"/>
          <w:sz w:val="21"/>
          <w:szCs w:val="21"/>
        </w:rPr>
      </w:pPr>
      <w:ins w:id="661" w:author="Areej Turky Sahu Alotaibi" w:date="2022-01-24T20:06:00Z">
        <w:r w:rsidRPr="00C7100F">
          <w:rPr>
            <w:rFonts w:ascii="Consolas" w:hAnsi="Consolas"/>
            <w:color w:val="D4D4D4"/>
            <w:sz w:val="21"/>
            <w:szCs w:val="21"/>
          </w:rPr>
          <w:t>                },</w:t>
        </w:r>
      </w:ins>
    </w:p>
    <w:p w14:paraId="62455BC1" w14:textId="77777777" w:rsidR="00C7100F" w:rsidRPr="00C7100F" w:rsidRDefault="00C7100F" w:rsidP="00C7100F">
      <w:pPr>
        <w:shd w:val="clear" w:color="auto" w:fill="1E1E1E"/>
        <w:spacing w:line="285" w:lineRule="atLeast"/>
        <w:rPr>
          <w:ins w:id="662" w:author="Areej Turky Sahu Alotaibi" w:date="2022-01-24T20:06:00Z"/>
          <w:rFonts w:ascii="Consolas" w:hAnsi="Consolas"/>
          <w:color w:val="D4D4D4"/>
          <w:sz w:val="21"/>
          <w:szCs w:val="21"/>
        </w:rPr>
      </w:pPr>
      <w:ins w:id="663" w:author="Areej Turky Sahu Alotaibi" w:date="2022-01-24T20:06:00Z">
        <w:r w:rsidRPr="00C7100F">
          <w:rPr>
            <w:rFonts w:ascii="Consolas" w:hAnsi="Consolas"/>
            <w:color w:val="D4D4D4"/>
            <w:sz w:val="21"/>
            <w:szCs w:val="21"/>
          </w:rPr>
          <w:t xml:space="preserve">                </w:t>
        </w:r>
        <w:r w:rsidRPr="00C7100F">
          <w:rPr>
            <w:rFonts w:ascii="Consolas" w:hAnsi="Consolas"/>
            <w:color w:val="CE9178"/>
            <w:sz w:val="21"/>
            <w:szCs w:val="21"/>
          </w:rPr>
          <w:t>"H3"</w:t>
        </w:r>
        <w:r w:rsidRPr="00C7100F">
          <w:rPr>
            <w:rFonts w:ascii="Consolas" w:hAnsi="Consolas"/>
            <w:color w:val="D4D4D4"/>
            <w:sz w:val="21"/>
            <w:szCs w:val="21"/>
          </w:rPr>
          <w:t xml:space="preserve">: </w:t>
        </w:r>
      </w:ins>
    </w:p>
    <w:p w14:paraId="19DDEBBC" w14:textId="77777777" w:rsidR="00C7100F" w:rsidRPr="00C7100F" w:rsidRDefault="00C7100F" w:rsidP="00C7100F">
      <w:pPr>
        <w:shd w:val="clear" w:color="auto" w:fill="1E1E1E"/>
        <w:spacing w:line="285" w:lineRule="atLeast"/>
        <w:rPr>
          <w:ins w:id="664" w:author="Areej Turky Sahu Alotaibi" w:date="2022-01-24T20:06:00Z"/>
          <w:rFonts w:ascii="Consolas" w:hAnsi="Consolas"/>
          <w:color w:val="D4D4D4"/>
          <w:sz w:val="21"/>
          <w:szCs w:val="21"/>
        </w:rPr>
      </w:pPr>
      <w:ins w:id="665" w:author="Areej Turky Sahu Alotaibi" w:date="2022-01-24T20:06:00Z">
        <w:r w:rsidRPr="00C7100F">
          <w:rPr>
            <w:rFonts w:ascii="Consolas" w:hAnsi="Consolas"/>
            <w:color w:val="D4D4D4"/>
            <w:sz w:val="21"/>
            <w:szCs w:val="21"/>
          </w:rPr>
          <w:t>                {</w:t>
        </w:r>
        <w:r w:rsidRPr="00C7100F">
          <w:rPr>
            <w:rFonts w:ascii="Consolas" w:hAnsi="Consolas"/>
            <w:color w:val="CE9178"/>
            <w:sz w:val="21"/>
            <w:szCs w:val="21"/>
          </w:rPr>
          <w:t>"W"</w:t>
        </w:r>
        <w:r w:rsidRPr="00C7100F">
          <w:rPr>
            <w:rFonts w:ascii="Consolas" w:hAnsi="Consolas"/>
            <w:color w:val="D4D4D4"/>
            <w:sz w:val="21"/>
            <w:szCs w:val="21"/>
          </w:rPr>
          <w:t>:  </w:t>
        </w:r>
        <w:r w:rsidRPr="00C7100F">
          <w:rPr>
            <w:rFonts w:ascii="Consolas" w:hAnsi="Consolas"/>
            <w:color w:val="4FC1FF"/>
            <w:sz w:val="21"/>
            <w:szCs w:val="21"/>
          </w:rPr>
          <w:t>H3</w:t>
        </w:r>
        <w:r w:rsidRPr="00C7100F">
          <w:rPr>
            <w:rFonts w:ascii="Consolas" w:hAnsi="Consolas"/>
            <w:color w:val="D4D4D4"/>
            <w:sz w:val="21"/>
            <w:szCs w:val="21"/>
          </w:rPr>
          <w:t>.</w:t>
        </w:r>
        <w:r w:rsidRPr="00C7100F">
          <w:rPr>
            <w:rFonts w:ascii="Consolas" w:hAnsi="Consolas"/>
            <w:color w:val="DCDCAA"/>
            <w:sz w:val="21"/>
            <w:szCs w:val="21"/>
          </w:rPr>
          <w:t>getNeighbor</w:t>
        </w:r>
        <w:r w:rsidRPr="00C7100F">
          <w:rPr>
            <w:rFonts w:ascii="Consolas" w:hAnsi="Consolas"/>
            <w:color w:val="D4D4D4"/>
            <w:sz w:val="21"/>
            <w:szCs w:val="21"/>
          </w:rPr>
          <w:t>()[</w:t>
        </w:r>
        <w:r w:rsidRPr="00C7100F">
          <w:rPr>
            <w:rFonts w:ascii="Consolas" w:hAnsi="Consolas"/>
            <w:color w:val="B5CEA8"/>
            <w:sz w:val="21"/>
            <w:szCs w:val="21"/>
          </w:rPr>
          <w:t>0</w:t>
        </w:r>
        <w:r w:rsidRPr="00C7100F">
          <w:rPr>
            <w:rFonts w:ascii="Consolas" w:hAnsi="Consolas"/>
            <w:color w:val="D4D4D4"/>
            <w:sz w:val="21"/>
            <w:szCs w:val="21"/>
          </w:rPr>
          <w:t>].</w:t>
        </w:r>
        <w:proofErr w:type="spellStart"/>
        <w:r w:rsidRPr="00C7100F">
          <w:rPr>
            <w:rFonts w:ascii="Consolas" w:hAnsi="Consolas"/>
            <w:color w:val="D4D4D4"/>
            <w:sz w:val="21"/>
            <w:szCs w:val="21"/>
          </w:rPr>
          <w:t>Mf</w:t>
        </w:r>
        <w:proofErr w:type="spellEnd"/>
        <w:r w:rsidRPr="00C7100F">
          <w:rPr>
            <w:rFonts w:ascii="Consolas" w:hAnsi="Consolas"/>
            <w:color w:val="D4D4D4"/>
            <w:sz w:val="21"/>
            <w:szCs w:val="21"/>
          </w:rPr>
          <w:t>,</w:t>
        </w:r>
      </w:ins>
    </w:p>
    <w:p w14:paraId="71A93EFF" w14:textId="77777777" w:rsidR="00C7100F" w:rsidRPr="00C7100F" w:rsidRDefault="00C7100F" w:rsidP="00C7100F">
      <w:pPr>
        <w:shd w:val="clear" w:color="auto" w:fill="1E1E1E"/>
        <w:spacing w:line="285" w:lineRule="atLeast"/>
        <w:rPr>
          <w:ins w:id="666" w:author="Areej Turky Sahu Alotaibi" w:date="2022-01-24T20:06:00Z"/>
          <w:rFonts w:ascii="Consolas" w:hAnsi="Consolas"/>
          <w:color w:val="D4D4D4"/>
          <w:sz w:val="21"/>
          <w:szCs w:val="21"/>
        </w:rPr>
      </w:pPr>
      <w:ins w:id="667" w:author="Areej Turky Sahu Alotaibi" w:date="2022-01-24T20:06:00Z">
        <w:r w:rsidRPr="00C7100F">
          <w:rPr>
            <w:rFonts w:ascii="Consolas" w:hAnsi="Consolas"/>
            <w:color w:val="D4D4D4"/>
            <w:sz w:val="21"/>
            <w:szCs w:val="21"/>
          </w:rPr>
          <w:t>                 </w:t>
        </w:r>
        <w:r w:rsidRPr="00C7100F">
          <w:rPr>
            <w:rFonts w:ascii="Consolas" w:hAnsi="Consolas"/>
            <w:color w:val="CE9178"/>
            <w:sz w:val="21"/>
            <w:szCs w:val="21"/>
          </w:rPr>
          <w:t>"H1"</w:t>
        </w:r>
        <w:r w:rsidRPr="00C7100F">
          <w:rPr>
            <w:rFonts w:ascii="Consolas" w:hAnsi="Consolas"/>
            <w:color w:val="D4D4D4"/>
            <w:sz w:val="21"/>
            <w:szCs w:val="21"/>
          </w:rPr>
          <w:t xml:space="preserve">: </w:t>
        </w:r>
        <w:r w:rsidRPr="00C7100F">
          <w:rPr>
            <w:rFonts w:ascii="Consolas" w:hAnsi="Consolas"/>
            <w:color w:val="4FC1FF"/>
            <w:sz w:val="21"/>
            <w:szCs w:val="21"/>
          </w:rPr>
          <w:t>H3</w:t>
        </w:r>
        <w:r w:rsidRPr="00C7100F">
          <w:rPr>
            <w:rFonts w:ascii="Consolas" w:hAnsi="Consolas"/>
            <w:color w:val="D4D4D4"/>
            <w:sz w:val="21"/>
            <w:szCs w:val="21"/>
          </w:rPr>
          <w:t>.</w:t>
        </w:r>
        <w:r w:rsidRPr="00C7100F">
          <w:rPr>
            <w:rFonts w:ascii="Consolas" w:hAnsi="Consolas"/>
            <w:color w:val="DCDCAA"/>
            <w:sz w:val="21"/>
            <w:szCs w:val="21"/>
          </w:rPr>
          <w:t>getNeighbor</w:t>
        </w:r>
        <w:r w:rsidRPr="00C7100F">
          <w:rPr>
            <w:rFonts w:ascii="Consolas" w:hAnsi="Consolas"/>
            <w:color w:val="D4D4D4"/>
            <w:sz w:val="21"/>
            <w:szCs w:val="21"/>
          </w:rPr>
          <w:t>()[</w:t>
        </w:r>
        <w:r w:rsidRPr="00C7100F">
          <w:rPr>
            <w:rFonts w:ascii="Consolas" w:hAnsi="Consolas"/>
            <w:color w:val="B5CEA8"/>
            <w:sz w:val="21"/>
            <w:szCs w:val="21"/>
          </w:rPr>
          <w:t>1</w:t>
        </w:r>
        <w:r w:rsidRPr="00C7100F">
          <w:rPr>
            <w:rFonts w:ascii="Consolas" w:hAnsi="Consolas"/>
            <w:color w:val="D4D4D4"/>
            <w:sz w:val="21"/>
            <w:szCs w:val="21"/>
          </w:rPr>
          <w:t>].</w:t>
        </w:r>
        <w:proofErr w:type="spellStart"/>
        <w:r w:rsidRPr="00C7100F">
          <w:rPr>
            <w:rFonts w:ascii="Consolas" w:hAnsi="Consolas"/>
            <w:color w:val="D4D4D4"/>
            <w:sz w:val="21"/>
            <w:szCs w:val="21"/>
          </w:rPr>
          <w:t>Mf</w:t>
        </w:r>
        <w:proofErr w:type="spellEnd"/>
        <w:r w:rsidRPr="00C7100F">
          <w:rPr>
            <w:rFonts w:ascii="Consolas" w:hAnsi="Consolas"/>
            <w:color w:val="D4D4D4"/>
            <w:sz w:val="21"/>
            <w:szCs w:val="21"/>
          </w:rPr>
          <w:t>,</w:t>
        </w:r>
      </w:ins>
    </w:p>
    <w:p w14:paraId="04E2A338" w14:textId="77777777" w:rsidR="00C7100F" w:rsidRPr="00C7100F" w:rsidRDefault="00C7100F" w:rsidP="00C7100F">
      <w:pPr>
        <w:shd w:val="clear" w:color="auto" w:fill="1E1E1E"/>
        <w:spacing w:line="285" w:lineRule="atLeast"/>
        <w:rPr>
          <w:ins w:id="668" w:author="Areej Turky Sahu Alotaibi" w:date="2022-01-24T20:06:00Z"/>
          <w:rFonts w:ascii="Consolas" w:hAnsi="Consolas"/>
          <w:color w:val="D4D4D4"/>
          <w:sz w:val="21"/>
          <w:szCs w:val="21"/>
        </w:rPr>
      </w:pPr>
      <w:ins w:id="669" w:author="Areej Turky Sahu Alotaibi" w:date="2022-01-24T20:06:00Z">
        <w:r w:rsidRPr="00C7100F">
          <w:rPr>
            <w:rFonts w:ascii="Consolas" w:hAnsi="Consolas"/>
            <w:color w:val="D4D4D4"/>
            <w:sz w:val="21"/>
            <w:szCs w:val="21"/>
          </w:rPr>
          <w:t>                 </w:t>
        </w:r>
        <w:r w:rsidRPr="00C7100F">
          <w:rPr>
            <w:rFonts w:ascii="Consolas" w:hAnsi="Consolas"/>
            <w:color w:val="CE9178"/>
            <w:sz w:val="21"/>
            <w:szCs w:val="21"/>
          </w:rPr>
          <w:t>"H2"</w:t>
        </w:r>
        <w:r w:rsidRPr="00C7100F">
          <w:rPr>
            <w:rFonts w:ascii="Consolas" w:hAnsi="Consolas"/>
            <w:color w:val="D4D4D4"/>
            <w:sz w:val="21"/>
            <w:szCs w:val="21"/>
          </w:rPr>
          <w:t xml:space="preserve">: </w:t>
        </w:r>
        <w:r w:rsidRPr="00C7100F">
          <w:rPr>
            <w:rFonts w:ascii="Consolas" w:hAnsi="Consolas"/>
            <w:color w:val="4FC1FF"/>
            <w:sz w:val="21"/>
            <w:szCs w:val="21"/>
          </w:rPr>
          <w:t>H3</w:t>
        </w:r>
        <w:r w:rsidRPr="00C7100F">
          <w:rPr>
            <w:rFonts w:ascii="Consolas" w:hAnsi="Consolas"/>
            <w:color w:val="D4D4D4"/>
            <w:sz w:val="21"/>
            <w:szCs w:val="21"/>
          </w:rPr>
          <w:t>.</w:t>
        </w:r>
        <w:r w:rsidRPr="00C7100F">
          <w:rPr>
            <w:rFonts w:ascii="Consolas" w:hAnsi="Consolas"/>
            <w:color w:val="DCDCAA"/>
            <w:sz w:val="21"/>
            <w:szCs w:val="21"/>
          </w:rPr>
          <w:t>getNeighbor</w:t>
        </w:r>
        <w:r w:rsidRPr="00C7100F">
          <w:rPr>
            <w:rFonts w:ascii="Consolas" w:hAnsi="Consolas"/>
            <w:color w:val="D4D4D4"/>
            <w:sz w:val="21"/>
            <w:szCs w:val="21"/>
          </w:rPr>
          <w:t>()[</w:t>
        </w:r>
        <w:r w:rsidRPr="00C7100F">
          <w:rPr>
            <w:rFonts w:ascii="Consolas" w:hAnsi="Consolas"/>
            <w:color w:val="B5CEA8"/>
            <w:sz w:val="21"/>
            <w:szCs w:val="21"/>
          </w:rPr>
          <w:t>2</w:t>
        </w:r>
        <w:r w:rsidRPr="00C7100F">
          <w:rPr>
            <w:rFonts w:ascii="Consolas" w:hAnsi="Consolas"/>
            <w:color w:val="D4D4D4"/>
            <w:sz w:val="21"/>
            <w:szCs w:val="21"/>
          </w:rPr>
          <w:t>].</w:t>
        </w:r>
        <w:proofErr w:type="spellStart"/>
        <w:r w:rsidRPr="00C7100F">
          <w:rPr>
            <w:rFonts w:ascii="Consolas" w:hAnsi="Consolas"/>
            <w:color w:val="D4D4D4"/>
            <w:sz w:val="21"/>
            <w:szCs w:val="21"/>
          </w:rPr>
          <w:t>Mf</w:t>
        </w:r>
        <w:proofErr w:type="spellEnd"/>
        <w:r w:rsidRPr="00C7100F">
          <w:rPr>
            <w:rFonts w:ascii="Consolas" w:hAnsi="Consolas"/>
            <w:color w:val="D4D4D4"/>
            <w:sz w:val="21"/>
            <w:szCs w:val="21"/>
          </w:rPr>
          <w:t>,</w:t>
        </w:r>
      </w:ins>
    </w:p>
    <w:p w14:paraId="059C4216" w14:textId="77777777" w:rsidR="00C7100F" w:rsidRPr="00C7100F" w:rsidRDefault="00C7100F" w:rsidP="00C7100F">
      <w:pPr>
        <w:shd w:val="clear" w:color="auto" w:fill="1E1E1E"/>
        <w:spacing w:line="285" w:lineRule="atLeast"/>
        <w:rPr>
          <w:ins w:id="670" w:author="Areej Turky Sahu Alotaibi" w:date="2022-01-24T20:06:00Z"/>
          <w:rFonts w:ascii="Consolas" w:hAnsi="Consolas"/>
          <w:color w:val="D4D4D4"/>
          <w:sz w:val="21"/>
          <w:szCs w:val="21"/>
        </w:rPr>
      </w:pPr>
      <w:ins w:id="671" w:author="Areej Turky Sahu Alotaibi" w:date="2022-01-24T20:06:00Z">
        <w:r w:rsidRPr="00C7100F">
          <w:rPr>
            <w:rFonts w:ascii="Consolas" w:hAnsi="Consolas"/>
            <w:color w:val="D4D4D4"/>
            <w:sz w:val="21"/>
            <w:szCs w:val="21"/>
          </w:rPr>
          <w:t>                 </w:t>
        </w:r>
        <w:r w:rsidRPr="00C7100F">
          <w:rPr>
            <w:rFonts w:ascii="Consolas" w:hAnsi="Consolas"/>
            <w:color w:val="CE9178"/>
            <w:sz w:val="21"/>
            <w:szCs w:val="21"/>
          </w:rPr>
          <w:t>"H4"</w:t>
        </w:r>
        <w:r w:rsidRPr="00C7100F">
          <w:rPr>
            <w:rFonts w:ascii="Consolas" w:hAnsi="Consolas"/>
            <w:color w:val="D4D4D4"/>
            <w:sz w:val="21"/>
            <w:szCs w:val="21"/>
          </w:rPr>
          <w:t xml:space="preserve">: </w:t>
        </w:r>
        <w:r w:rsidRPr="00C7100F">
          <w:rPr>
            <w:rFonts w:ascii="Consolas" w:hAnsi="Consolas"/>
            <w:color w:val="4FC1FF"/>
            <w:sz w:val="21"/>
            <w:szCs w:val="21"/>
          </w:rPr>
          <w:t>H3</w:t>
        </w:r>
        <w:r w:rsidRPr="00C7100F">
          <w:rPr>
            <w:rFonts w:ascii="Consolas" w:hAnsi="Consolas"/>
            <w:color w:val="D4D4D4"/>
            <w:sz w:val="21"/>
            <w:szCs w:val="21"/>
          </w:rPr>
          <w:t>.</w:t>
        </w:r>
        <w:r w:rsidRPr="00C7100F">
          <w:rPr>
            <w:rFonts w:ascii="Consolas" w:hAnsi="Consolas"/>
            <w:color w:val="DCDCAA"/>
            <w:sz w:val="21"/>
            <w:szCs w:val="21"/>
          </w:rPr>
          <w:t>getNeighbor</w:t>
        </w:r>
        <w:r w:rsidRPr="00C7100F">
          <w:rPr>
            <w:rFonts w:ascii="Consolas" w:hAnsi="Consolas"/>
            <w:color w:val="D4D4D4"/>
            <w:sz w:val="21"/>
            <w:szCs w:val="21"/>
          </w:rPr>
          <w:t>()[</w:t>
        </w:r>
        <w:r w:rsidRPr="00C7100F">
          <w:rPr>
            <w:rFonts w:ascii="Consolas" w:hAnsi="Consolas"/>
            <w:color w:val="B5CEA8"/>
            <w:sz w:val="21"/>
            <w:szCs w:val="21"/>
          </w:rPr>
          <w:t>3</w:t>
        </w:r>
        <w:r w:rsidRPr="00C7100F">
          <w:rPr>
            <w:rFonts w:ascii="Consolas" w:hAnsi="Consolas"/>
            <w:color w:val="D4D4D4"/>
            <w:sz w:val="21"/>
            <w:szCs w:val="21"/>
          </w:rPr>
          <w:t>].</w:t>
        </w:r>
        <w:proofErr w:type="spellStart"/>
        <w:r w:rsidRPr="00C7100F">
          <w:rPr>
            <w:rFonts w:ascii="Consolas" w:hAnsi="Consolas"/>
            <w:color w:val="D4D4D4"/>
            <w:sz w:val="21"/>
            <w:szCs w:val="21"/>
          </w:rPr>
          <w:t>Mf</w:t>
        </w:r>
        <w:proofErr w:type="spellEnd"/>
      </w:ins>
    </w:p>
    <w:p w14:paraId="569FF5F2" w14:textId="77777777" w:rsidR="00C7100F" w:rsidRPr="00C7100F" w:rsidRDefault="00C7100F" w:rsidP="00C7100F">
      <w:pPr>
        <w:shd w:val="clear" w:color="auto" w:fill="1E1E1E"/>
        <w:spacing w:line="285" w:lineRule="atLeast"/>
        <w:rPr>
          <w:ins w:id="672" w:author="Areej Turky Sahu Alotaibi" w:date="2022-01-24T20:06:00Z"/>
          <w:rFonts w:ascii="Consolas" w:hAnsi="Consolas"/>
          <w:color w:val="D4D4D4"/>
          <w:sz w:val="21"/>
          <w:szCs w:val="21"/>
        </w:rPr>
      </w:pPr>
      <w:ins w:id="673" w:author="Areej Turky Sahu Alotaibi" w:date="2022-01-24T20:06:00Z">
        <w:r w:rsidRPr="00C7100F">
          <w:rPr>
            <w:rFonts w:ascii="Consolas" w:hAnsi="Consolas"/>
            <w:color w:val="D4D4D4"/>
            <w:sz w:val="21"/>
            <w:szCs w:val="21"/>
          </w:rPr>
          <w:t>                },</w:t>
        </w:r>
        <w:r w:rsidRPr="00C7100F">
          <w:rPr>
            <w:rFonts w:ascii="Consolas" w:hAnsi="Consolas"/>
            <w:color w:val="CE9178"/>
            <w:sz w:val="21"/>
            <w:szCs w:val="21"/>
          </w:rPr>
          <w:t>"H4"</w:t>
        </w:r>
        <w:r w:rsidRPr="00C7100F">
          <w:rPr>
            <w:rFonts w:ascii="Consolas" w:hAnsi="Consolas"/>
            <w:color w:val="D4D4D4"/>
            <w:sz w:val="21"/>
            <w:szCs w:val="21"/>
          </w:rPr>
          <w:t xml:space="preserve">: </w:t>
        </w:r>
      </w:ins>
    </w:p>
    <w:p w14:paraId="51AB2858" w14:textId="77777777" w:rsidR="00C7100F" w:rsidRPr="00C7100F" w:rsidRDefault="00C7100F" w:rsidP="00C7100F">
      <w:pPr>
        <w:shd w:val="clear" w:color="auto" w:fill="1E1E1E"/>
        <w:spacing w:line="285" w:lineRule="atLeast"/>
        <w:rPr>
          <w:ins w:id="674" w:author="Areej Turky Sahu Alotaibi" w:date="2022-01-24T20:06:00Z"/>
          <w:rFonts w:ascii="Consolas" w:hAnsi="Consolas"/>
          <w:color w:val="D4D4D4"/>
          <w:sz w:val="21"/>
          <w:szCs w:val="21"/>
        </w:rPr>
      </w:pPr>
      <w:ins w:id="675" w:author="Areej Turky Sahu Alotaibi" w:date="2022-01-24T20:06:00Z">
        <w:r w:rsidRPr="00C7100F">
          <w:rPr>
            <w:rFonts w:ascii="Consolas" w:hAnsi="Consolas"/>
            <w:color w:val="D4D4D4"/>
            <w:sz w:val="21"/>
            <w:szCs w:val="21"/>
          </w:rPr>
          <w:t>                {</w:t>
        </w:r>
        <w:r w:rsidRPr="00C7100F">
          <w:rPr>
            <w:rFonts w:ascii="Consolas" w:hAnsi="Consolas"/>
            <w:color w:val="CE9178"/>
            <w:sz w:val="21"/>
            <w:szCs w:val="21"/>
          </w:rPr>
          <w:t>"W"</w:t>
        </w:r>
        <w:r w:rsidRPr="00C7100F">
          <w:rPr>
            <w:rFonts w:ascii="Consolas" w:hAnsi="Consolas"/>
            <w:color w:val="D4D4D4"/>
            <w:sz w:val="21"/>
            <w:szCs w:val="21"/>
          </w:rPr>
          <w:t>:  </w:t>
        </w:r>
        <w:r w:rsidRPr="00C7100F">
          <w:rPr>
            <w:rFonts w:ascii="Consolas" w:hAnsi="Consolas"/>
            <w:color w:val="4FC1FF"/>
            <w:sz w:val="21"/>
            <w:szCs w:val="21"/>
          </w:rPr>
          <w:t>H4</w:t>
        </w:r>
        <w:r w:rsidRPr="00C7100F">
          <w:rPr>
            <w:rFonts w:ascii="Consolas" w:hAnsi="Consolas"/>
            <w:color w:val="D4D4D4"/>
            <w:sz w:val="21"/>
            <w:szCs w:val="21"/>
          </w:rPr>
          <w:t>.</w:t>
        </w:r>
        <w:r w:rsidRPr="00C7100F">
          <w:rPr>
            <w:rFonts w:ascii="Consolas" w:hAnsi="Consolas"/>
            <w:color w:val="DCDCAA"/>
            <w:sz w:val="21"/>
            <w:szCs w:val="21"/>
          </w:rPr>
          <w:t>getNeighbor</w:t>
        </w:r>
        <w:r w:rsidRPr="00C7100F">
          <w:rPr>
            <w:rFonts w:ascii="Consolas" w:hAnsi="Consolas"/>
            <w:color w:val="D4D4D4"/>
            <w:sz w:val="21"/>
            <w:szCs w:val="21"/>
          </w:rPr>
          <w:t>()[</w:t>
        </w:r>
        <w:r w:rsidRPr="00C7100F">
          <w:rPr>
            <w:rFonts w:ascii="Consolas" w:hAnsi="Consolas"/>
            <w:color w:val="B5CEA8"/>
            <w:sz w:val="21"/>
            <w:szCs w:val="21"/>
          </w:rPr>
          <w:t>0</w:t>
        </w:r>
        <w:r w:rsidRPr="00C7100F">
          <w:rPr>
            <w:rFonts w:ascii="Consolas" w:hAnsi="Consolas"/>
            <w:color w:val="D4D4D4"/>
            <w:sz w:val="21"/>
            <w:szCs w:val="21"/>
          </w:rPr>
          <w:t>].</w:t>
        </w:r>
        <w:proofErr w:type="spellStart"/>
        <w:r w:rsidRPr="00C7100F">
          <w:rPr>
            <w:rFonts w:ascii="Consolas" w:hAnsi="Consolas"/>
            <w:color w:val="D4D4D4"/>
            <w:sz w:val="21"/>
            <w:szCs w:val="21"/>
          </w:rPr>
          <w:t>Mf</w:t>
        </w:r>
        <w:proofErr w:type="spellEnd"/>
        <w:r w:rsidRPr="00C7100F">
          <w:rPr>
            <w:rFonts w:ascii="Consolas" w:hAnsi="Consolas"/>
            <w:color w:val="D4D4D4"/>
            <w:sz w:val="21"/>
            <w:szCs w:val="21"/>
          </w:rPr>
          <w:t>,</w:t>
        </w:r>
      </w:ins>
    </w:p>
    <w:p w14:paraId="2E37933C" w14:textId="77777777" w:rsidR="00C7100F" w:rsidRPr="00C7100F" w:rsidRDefault="00C7100F" w:rsidP="00C7100F">
      <w:pPr>
        <w:shd w:val="clear" w:color="auto" w:fill="1E1E1E"/>
        <w:spacing w:line="285" w:lineRule="atLeast"/>
        <w:rPr>
          <w:ins w:id="676" w:author="Areej Turky Sahu Alotaibi" w:date="2022-01-24T20:06:00Z"/>
          <w:rFonts w:ascii="Consolas" w:hAnsi="Consolas"/>
          <w:color w:val="D4D4D4"/>
          <w:sz w:val="21"/>
          <w:szCs w:val="21"/>
        </w:rPr>
      </w:pPr>
      <w:ins w:id="677" w:author="Areej Turky Sahu Alotaibi" w:date="2022-01-24T20:06:00Z">
        <w:r w:rsidRPr="00C7100F">
          <w:rPr>
            <w:rFonts w:ascii="Consolas" w:hAnsi="Consolas"/>
            <w:color w:val="D4D4D4"/>
            <w:sz w:val="21"/>
            <w:szCs w:val="21"/>
          </w:rPr>
          <w:lastRenderedPageBreak/>
          <w:t>                 </w:t>
        </w:r>
        <w:r w:rsidRPr="00C7100F">
          <w:rPr>
            <w:rFonts w:ascii="Consolas" w:hAnsi="Consolas"/>
            <w:color w:val="CE9178"/>
            <w:sz w:val="21"/>
            <w:szCs w:val="21"/>
          </w:rPr>
          <w:t>"H1"</w:t>
        </w:r>
        <w:r w:rsidRPr="00C7100F">
          <w:rPr>
            <w:rFonts w:ascii="Consolas" w:hAnsi="Consolas"/>
            <w:color w:val="D4D4D4"/>
            <w:sz w:val="21"/>
            <w:szCs w:val="21"/>
          </w:rPr>
          <w:t xml:space="preserve">: </w:t>
        </w:r>
        <w:r w:rsidRPr="00C7100F">
          <w:rPr>
            <w:rFonts w:ascii="Consolas" w:hAnsi="Consolas"/>
            <w:color w:val="4FC1FF"/>
            <w:sz w:val="21"/>
            <w:szCs w:val="21"/>
          </w:rPr>
          <w:t>H4</w:t>
        </w:r>
        <w:r w:rsidRPr="00C7100F">
          <w:rPr>
            <w:rFonts w:ascii="Consolas" w:hAnsi="Consolas"/>
            <w:color w:val="D4D4D4"/>
            <w:sz w:val="21"/>
            <w:szCs w:val="21"/>
          </w:rPr>
          <w:t>.</w:t>
        </w:r>
        <w:r w:rsidRPr="00C7100F">
          <w:rPr>
            <w:rFonts w:ascii="Consolas" w:hAnsi="Consolas"/>
            <w:color w:val="DCDCAA"/>
            <w:sz w:val="21"/>
            <w:szCs w:val="21"/>
          </w:rPr>
          <w:t>getNeighbor</w:t>
        </w:r>
        <w:r w:rsidRPr="00C7100F">
          <w:rPr>
            <w:rFonts w:ascii="Consolas" w:hAnsi="Consolas"/>
            <w:color w:val="D4D4D4"/>
            <w:sz w:val="21"/>
            <w:szCs w:val="21"/>
          </w:rPr>
          <w:t>()[</w:t>
        </w:r>
        <w:r w:rsidRPr="00C7100F">
          <w:rPr>
            <w:rFonts w:ascii="Consolas" w:hAnsi="Consolas"/>
            <w:color w:val="B5CEA8"/>
            <w:sz w:val="21"/>
            <w:szCs w:val="21"/>
          </w:rPr>
          <w:t>1</w:t>
        </w:r>
        <w:r w:rsidRPr="00C7100F">
          <w:rPr>
            <w:rFonts w:ascii="Consolas" w:hAnsi="Consolas"/>
            <w:color w:val="D4D4D4"/>
            <w:sz w:val="21"/>
            <w:szCs w:val="21"/>
          </w:rPr>
          <w:t>].</w:t>
        </w:r>
        <w:proofErr w:type="spellStart"/>
        <w:r w:rsidRPr="00C7100F">
          <w:rPr>
            <w:rFonts w:ascii="Consolas" w:hAnsi="Consolas"/>
            <w:color w:val="D4D4D4"/>
            <w:sz w:val="21"/>
            <w:szCs w:val="21"/>
          </w:rPr>
          <w:t>Mf</w:t>
        </w:r>
        <w:proofErr w:type="spellEnd"/>
        <w:r w:rsidRPr="00C7100F">
          <w:rPr>
            <w:rFonts w:ascii="Consolas" w:hAnsi="Consolas"/>
            <w:color w:val="D4D4D4"/>
            <w:sz w:val="21"/>
            <w:szCs w:val="21"/>
          </w:rPr>
          <w:t>,</w:t>
        </w:r>
      </w:ins>
    </w:p>
    <w:p w14:paraId="2518216A" w14:textId="77777777" w:rsidR="00C7100F" w:rsidRPr="00C7100F" w:rsidRDefault="00C7100F" w:rsidP="00C7100F">
      <w:pPr>
        <w:shd w:val="clear" w:color="auto" w:fill="1E1E1E"/>
        <w:spacing w:line="285" w:lineRule="atLeast"/>
        <w:rPr>
          <w:ins w:id="678" w:author="Areej Turky Sahu Alotaibi" w:date="2022-01-24T20:06:00Z"/>
          <w:rFonts w:ascii="Consolas" w:hAnsi="Consolas"/>
          <w:color w:val="D4D4D4"/>
          <w:sz w:val="21"/>
          <w:szCs w:val="21"/>
        </w:rPr>
      </w:pPr>
      <w:ins w:id="679" w:author="Areej Turky Sahu Alotaibi" w:date="2022-01-24T20:06:00Z">
        <w:r w:rsidRPr="00C7100F">
          <w:rPr>
            <w:rFonts w:ascii="Consolas" w:hAnsi="Consolas"/>
            <w:color w:val="D4D4D4"/>
            <w:sz w:val="21"/>
            <w:szCs w:val="21"/>
          </w:rPr>
          <w:t>                 </w:t>
        </w:r>
        <w:r w:rsidRPr="00C7100F">
          <w:rPr>
            <w:rFonts w:ascii="Consolas" w:hAnsi="Consolas"/>
            <w:color w:val="CE9178"/>
            <w:sz w:val="21"/>
            <w:szCs w:val="21"/>
          </w:rPr>
          <w:t>"H2"</w:t>
        </w:r>
        <w:r w:rsidRPr="00C7100F">
          <w:rPr>
            <w:rFonts w:ascii="Consolas" w:hAnsi="Consolas"/>
            <w:color w:val="D4D4D4"/>
            <w:sz w:val="21"/>
            <w:szCs w:val="21"/>
          </w:rPr>
          <w:t xml:space="preserve">: </w:t>
        </w:r>
        <w:r w:rsidRPr="00C7100F">
          <w:rPr>
            <w:rFonts w:ascii="Consolas" w:hAnsi="Consolas"/>
            <w:color w:val="4FC1FF"/>
            <w:sz w:val="21"/>
            <w:szCs w:val="21"/>
          </w:rPr>
          <w:t>H4</w:t>
        </w:r>
        <w:r w:rsidRPr="00C7100F">
          <w:rPr>
            <w:rFonts w:ascii="Consolas" w:hAnsi="Consolas"/>
            <w:color w:val="D4D4D4"/>
            <w:sz w:val="21"/>
            <w:szCs w:val="21"/>
          </w:rPr>
          <w:t>.</w:t>
        </w:r>
        <w:r w:rsidRPr="00C7100F">
          <w:rPr>
            <w:rFonts w:ascii="Consolas" w:hAnsi="Consolas"/>
            <w:color w:val="DCDCAA"/>
            <w:sz w:val="21"/>
            <w:szCs w:val="21"/>
          </w:rPr>
          <w:t>getNeighbor</w:t>
        </w:r>
        <w:r w:rsidRPr="00C7100F">
          <w:rPr>
            <w:rFonts w:ascii="Consolas" w:hAnsi="Consolas"/>
            <w:color w:val="D4D4D4"/>
            <w:sz w:val="21"/>
            <w:szCs w:val="21"/>
          </w:rPr>
          <w:t>()[</w:t>
        </w:r>
        <w:r w:rsidRPr="00C7100F">
          <w:rPr>
            <w:rFonts w:ascii="Consolas" w:hAnsi="Consolas"/>
            <w:color w:val="B5CEA8"/>
            <w:sz w:val="21"/>
            <w:szCs w:val="21"/>
          </w:rPr>
          <w:t>2</w:t>
        </w:r>
        <w:r w:rsidRPr="00C7100F">
          <w:rPr>
            <w:rFonts w:ascii="Consolas" w:hAnsi="Consolas"/>
            <w:color w:val="D4D4D4"/>
            <w:sz w:val="21"/>
            <w:szCs w:val="21"/>
          </w:rPr>
          <w:t>].</w:t>
        </w:r>
        <w:proofErr w:type="spellStart"/>
        <w:r w:rsidRPr="00C7100F">
          <w:rPr>
            <w:rFonts w:ascii="Consolas" w:hAnsi="Consolas"/>
            <w:color w:val="D4D4D4"/>
            <w:sz w:val="21"/>
            <w:szCs w:val="21"/>
          </w:rPr>
          <w:t>Mf</w:t>
        </w:r>
        <w:proofErr w:type="spellEnd"/>
        <w:r w:rsidRPr="00C7100F">
          <w:rPr>
            <w:rFonts w:ascii="Consolas" w:hAnsi="Consolas"/>
            <w:color w:val="D4D4D4"/>
            <w:sz w:val="21"/>
            <w:szCs w:val="21"/>
          </w:rPr>
          <w:t>,</w:t>
        </w:r>
      </w:ins>
    </w:p>
    <w:p w14:paraId="29C6B753" w14:textId="77777777" w:rsidR="00C7100F" w:rsidRPr="00C7100F" w:rsidRDefault="00C7100F" w:rsidP="00C7100F">
      <w:pPr>
        <w:shd w:val="clear" w:color="auto" w:fill="1E1E1E"/>
        <w:spacing w:line="285" w:lineRule="atLeast"/>
        <w:rPr>
          <w:ins w:id="680" w:author="Areej Turky Sahu Alotaibi" w:date="2022-01-24T20:06:00Z"/>
          <w:rFonts w:ascii="Consolas" w:hAnsi="Consolas"/>
          <w:color w:val="D4D4D4"/>
          <w:sz w:val="21"/>
          <w:szCs w:val="21"/>
        </w:rPr>
      </w:pPr>
      <w:ins w:id="681" w:author="Areej Turky Sahu Alotaibi" w:date="2022-01-24T20:06:00Z">
        <w:r w:rsidRPr="00C7100F">
          <w:rPr>
            <w:rFonts w:ascii="Consolas" w:hAnsi="Consolas"/>
            <w:color w:val="D4D4D4"/>
            <w:sz w:val="21"/>
            <w:szCs w:val="21"/>
          </w:rPr>
          <w:t>                 </w:t>
        </w:r>
        <w:r w:rsidRPr="00C7100F">
          <w:rPr>
            <w:rFonts w:ascii="Consolas" w:hAnsi="Consolas"/>
            <w:color w:val="CE9178"/>
            <w:sz w:val="21"/>
            <w:szCs w:val="21"/>
          </w:rPr>
          <w:t>"H3"</w:t>
        </w:r>
        <w:r w:rsidRPr="00C7100F">
          <w:rPr>
            <w:rFonts w:ascii="Consolas" w:hAnsi="Consolas"/>
            <w:color w:val="D4D4D4"/>
            <w:sz w:val="21"/>
            <w:szCs w:val="21"/>
          </w:rPr>
          <w:t xml:space="preserve">: </w:t>
        </w:r>
        <w:r w:rsidRPr="00C7100F">
          <w:rPr>
            <w:rFonts w:ascii="Consolas" w:hAnsi="Consolas"/>
            <w:color w:val="4FC1FF"/>
            <w:sz w:val="21"/>
            <w:szCs w:val="21"/>
          </w:rPr>
          <w:t>H4</w:t>
        </w:r>
        <w:r w:rsidRPr="00C7100F">
          <w:rPr>
            <w:rFonts w:ascii="Consolas" w:hAnsi="Consolas"/>
            <w:color w:val="D4D4D4"/>
            <w:sz w:val="21"/>
            <w:szCs w:val="21"/>
          </w:rPr>
          <w:t>.</w:t>
        </w:r>
        <w:r w:rsidRPr="00C7100F">
          <w:rPr>
            <w:rFonts w:ascii="Consolas" w:hAnsi="Consolas"/>
            <w:color w:val="DCDCAA"/>
            <w:sz w:val="21"/>
            <w:szCs w:val="21"/>
          </w:rPr>
          <w:t>getNeighbor</w:t>
        </w:r>
        <w:r w:rsidRPr="00C7100F">
          <w:rPr>
            <w:rFonts w:ascii="Consolas" w:hAnsi="Consolas"/>
            <w:color w:val="D4D4D4"/>
            <w:sz w:val="21"/>
            <w:szCs w:val="21"/>
          </w:rPr>
          <w:t>()[</w:t>
        </w:r>
        <w:r w:rsidRPr="00C7100F">
          <w:rPr>
            <w:rFonts w:ascii="Consolas" w:hAnsi="Consolas"/>
            <w:color w:val="B5CEA8"/>
            <w:sz w:val="21"/>
            <w:szCs w:val="21"/>
          </w:rPr>
          <w:t>3</w:t>
        </w:r>
        <w:r w:rsidRPr="00C7100F">
          <w:rPr>
            <w:rFonts w:ascii="Consolas" w:hAnsi="Consolas"/>
            <w:color w:val="D4D4D4"/>
            <w:sz w:val="21"/>
            <w:szCs w:val="21"/>
          </w:rPr>
          <w:t>].</w:t>
        </w:r>
        <w:proofErr w:type="spellStart"/>
        <w:r w:rsidRPr="00C7100F">
          <w:rPr>
            <w:rFonts w:ascii="Consolas" w:hAnsi="Consolas"/>
            <w:color w:val="D4D4D4"/>
            <w:sz w:val="21"/>
            <w:szCs w:val="21"/>
          </w:rPr>
          <w:t>Mf</w:t>
        </w:r>
        <w:proofErr w:type="spellEnd"/>
      </w:ins>
    </w:p>
    <w:p w14:paraId="4773C07F" w14:textId="77777777" w:rsidR="00C7100F" w:rsidRPr="00C7100F" w:rsidRDefault="00C7100F" w:rsidP="00C7100F">
      <w:pPr>
        <w:shd w:val="clear" w:color="auto" w:fill="1E1E1E"/>
        <w:spacing w:line="285" w:lineRule="atLeast"/>
        <w:rPr>
          <w:ins w:id="682" w:author="Areej Turky Sahu Alotaibi" w:date="2022-01-24T20:06:00Z"/>
          <w:rFonts w:ascii="Consolas" w:hAnsi="Consolas"/>
          <w:color w:val="D4D4D4"/>
          <w:sz w:val="21"/>
          <w:szCs w:val="21"/>
        </w:rPr>
      </w:pPr>
      <w:ins w:id="683" w:author="Areej Turky Sahu Alotaibi" w:date="2022-01-24T20:06:00Z">
        <w:r w:rsidRPr="00C7100F">
          <w:rPr>
            <w:rFonts w:ascii="Consolas" w:hAnsi="Consolas"/>
            <w:color w:val="D4D4D4"/>
            <w:sz w:val="21"/>
            <w:szCs w:val="21"/>
          </w:rPr>
          <w:t>                }</w:t>
        </w:r>
      </w:ins>
    </w:p>
    <w:p w14:paraId="3EAC9DB5" w14:textId="77777777" w:rsidR="00C7100F" w:rsidRPr="00C7100F" w:rsidRDefault="00C7100F" w:rsidP="00C7100F">
      <w:pPr>
        <w:shd w:val="clear" w:color="auto" w:fill="1E1E1E"/>
        <w:spacing w:line="285" w:lineRule="atLeast"/>
        <w:rPr>
          <w:ins w:id="684" w:author="Areej Turky Sahu Alotaibi" w:date="2022-01-24T20:06:00Z"/>
          <w:rFonts w:ascii="Consolas" w:hAnsi="Consolas"/>
          <w:color w:val="D4D4D4"/>
          <w:sz w:val="21"/>
          <w:szCs w:val="21"/>
        </w:rPr>
      </w:pPr>
      <w:ins w:id="685" w:author="Areej Turky Sahu Alotaibi" w:date="2022-01-24T20:06:00Z">
        <w:r w:rsidRPr="00C7100F">
          <w:rPr>
            <w:rFonts w:ascii="Consolas" w:hAnsi="Consolas"/>
            <w:color w:val="D4D4D4"/>
            <w:sz w:val="21"/>
            <w:szCs w:val="21"/>
          </w:rPr>
          <w:t>}</w:t>
        </w:r>
      </w:ins>
    </w:p>
    <w:p w14:paraId="7F2AECDC" w14:textId="77777777" w:rsidR="00C7100F" w:rsidRPr="00C7100F" w:rsidRDefault="00C7100F" w:rsidP="00C7100F">
      <w:pPr>
        <w:shd w:val="clear" w:color="auto" w:fill="1E1E1E"/>
        <w:spacing w:line="285" w:lineRule="atLeast"/>
        <w:rPr>
          <w:ins w:id="686" w:author="Areej Turky Sahu Alotaibi" w:date="2022-01-24T20:06:00Z"/>
          <w:rFonts w:ascii="Consolas" w:hAnsi="Consolas"/>
          <w:color w:val="D4D4D4"/>
          <w:sz w:val="21"/>
          <w:szCs w:val="21"/>
        </w:rPr>
      </w:pPr>
      <w:ins w:id="687" w:author="Areej Turky Sahu Alotaibi" w:date="2022-01-24T20:06:00Z">
        <w:r w:rsidRPr="00C7100F">
          <w:rPr>
            <w:rFonts w:ascii="Consolas" w:hAnsi="Consolas"/>
            <w:color w:val="D4D4D4"/>
            <w:sz w:val="21"/>
            <w:szCs w:val="21"/>
          </w:rPr>
          <w:t> </w:t>
        </w:r>
      </w:ins>
    </w:p>
    <w:p w14:paraId="2CCDB866" w14:textId="77777777" w:rsidR="00C7100F" w:rsidRPr="00C7100F" w:rsidRDefault="00C7100F" w:rsidP="00C7100F">
      <w:pPr>
        <w:shd w:val="clear" w:color="auto" w:fill="1E1E1E"/>
        <w:spacing w:line="285" w:lineRule="atLeast"/>
        <w:rPr>
          <w:ins w:id="688" w:author="Areej Turky Sahu Alotaibi" w:date="2022-01-24T20:06:00Z"/>
          <w:rFonts w:ascii="Consolas" w:hAnsi="Consolas"/>
          <w:color w:val="D4D4D4"/>
          <w:sz w:val="21"/>
          <w:szCs w:val="21"/>
        </w:rPr>
      </w:pPr>
      <w:proofErr w:type="spellStart"/>
      <w:ins w:id="689" w:author="Areej Turky Sahu Alotaibi" w:date="2022-01-24T20:06:00Z">
        <w:r w:rsidRPr="00C7100F">
          <w:rPr>
            <w:rFonts w:ascii="Consolas" w:hAnsi="Consolas"/>
            <w:color w:val="9CDCFE"/>
            <w:sz w:val="21"/>
            <w:szCs w:val="21"/>
          </w:rPr>
          <w:t>EculideanDistances</w:t>
        </w:r>
        <w:proofErr w:type="spellEnd"/>
        <w:r w:rsidRPr="00C7100F">
          <w:rPr>
            <w:rFonts w:ascii="Consolas" w:hAnsi="Consolas"/>
            <w:color w:val="D4D4D4"/>
            <w:sz w:val="21"/>
            <w:szCs w:val="21"/>
          </w:rPr>
          <w:t xml:space="preserve"> = {</w:t>
        </w:r>
        <w:r w:rsidRPr="00C7100F">
          <w:rPr>
            <w:rFonts w:ascii="Consolas" w:hAnsi="Consolas"/>
            <w:color w:val="CE9178"/>
            <w:sz w:val="21"/>
            <w:szCs w:val="21"/>
          </w:rPr>
          <w:t>"W"</w:t>
        </w:r>
        <w:r w:rsidRPr="00C7100F">
          <w:rPr>
            <w:rFonts w:ascii="Consolas" w:hAnsi="Consolas"/>
            <w:color w:val="D4D4D4"/>
            <w:sz w:val="21"/>
            <w:szCs w:val="21"/>
          </w:rPr>
          <w:t>:</w:t>
        </w:r>
      </w:ins>
    </w:p>
    <w:p w14:paraId="6B27D9EC" w14:textId="77777777" w:rsidR="00C7100F" w:rsidRPr="00C7100F" w:rsidRDefault="00C7100F" w:rsidP="00C7100F">
      <w:pPr>
        <w:shd w:val="clear" w:color="auto" w:fill="1E1E1E"/>
        <w:spacing w:line="285" w:lineRule="atLeast"/>
        <w:rPr>
          <w:ins w:id="690" w:author="Areej Turky Sahu Alotaibi" w:date="2022-01-24T20:06:00Z"/>
          <w:rFonts w:ascii="Consolas" w:hAnsi="Consolas"/>
          <w:color w:val="D4D4D4"/>
          <w:sz w:val="21"/>
          <w:szCs w:val="21"/>
        </w:rPr>
      </w:pPr>
      <w:ins w:id="691" w:author="Areej Turky Sahu Alotaibi" w:date="2022-01-24T20:06:00Z">
        <w:r w:rsidRPr="00C7100F">
          <w:rPr>
            <w:rFonts w:ascii="Consolas" w:hAnsi="Consolas"/>
            <w:color w:val="D4D4D4"/>
            <w:sz w:val="21"/>
            <w:szCs w:val="21"/>
          </w:rPr>
          <w:t>                {</w:t>
        </w:r>
        <w:r w:rsidRPr="00C7100F">
          <w:rPr>
            <w:rFonts w:ascii="Consolas" w:hAnsi="Consolas"/>
            <w:color w:val="CE9178"/>
            <w:sz w:val="21"/>
            <w:szCs w:val="21"/>
          </w:rPr>
          <w:t>"H1"</w:t>
        </w:r>
        <w:r w:rsidRPr="00C7100F">
          <w:rPr>
            <w:rFonts w:ascii="Consolas" w:hAnsi="Consolas"/>
            <w:color w:val="D4D4D4"/>
            <w:sz w:val="21"/>
            <w:szCs w:val="21"/>
          </w:rPr>
          <w:t xml:space="preserve">: </w:t>
        </w:r>
        <w:proofErr w:type="spellStart"/>
        <w:r w:rsidRPr="00C7100F">
          <w:rPr>
            <w:rFonts w:ascii="Consolas" w:hAnsi="Consolas"/>
            <w:color w:val="4FC1FF"/>
            <w:sz w:val="21"/>
            <w:szCs w:val="21"/>
          </w:rPr>
          <w:t>W</w:t>
        </w:r>
        <w:r w:rsidRPr="00C7100F">
          <w:rPr>
            <w:rFonts w:ascii="Consolas" w:hAnsi="Consolas"/>
            <w:color w:val="D4D4D4"/>
            <w:sz w:val="21"/>
            <w:szCs w:val="21"/>
          </w:rPr>
          <w:t>.</w:t>
        </w:r>
        <w:r w:rsidRPr="00C7100F">
          <w:rPr>
            <w:rFonts w:ascii="Consolas" w:hAnsi="Consolas"/>
            <w:color w:val="DCDCAA"/>
            <w:sz w:val="21"/>
            <w:szCs w:val="21"/>
          </w:rPr>
          <w:t>getNeighbor</w:t>
        </w:r>
        <w:proofErr w:type="spellEnd"/>
        <w:r w:rsidRPr="00C7100F">
          <w:rPr>
            <w:rFonts w:ascii="Consolas" w:hAnsi="Consolas"/>
            <w:color w:val="D4D4D4"/>
            <w:sz w:val="21"/>
            <w:szCs w:val="21"/>
          </w:rPr>
          <w:t>()[</w:t>
        </w:r>
        <w:r w:rsidRPr="00C7100F">
          <w:rPr>
            <w:rFonts w:ascii="Consolas" w:hAnsi="Consolas"/>
            <w:color w:val="B5CEA8"/>
            <w:sz w:val="21"/>
            <w:szCs w:val="21"/>
          </w:rPr>
          <w:t>0</w:t>
        </w:r>
        <w:r w:rsidRPr="00C7100F">
          <w:rPr>
            <w:rFonts w:ascii="Consolas" w:hAnsi="Consolas"/>
            <w:color w:val="D4D4D4"/>
            <w:sz w:val="21"/>
            <w:szCs w:val="21"/>
          </w:rPr>
          <w:t>].Ef,</w:t>
        </w:r>
      </w:ins>
    </w:p>
    <w:p w14:paraId="72E02DC4" w14:textId="77777777" w:rsidR="00C7100F" w:rsidRPr="00C7100F" w:rsidRDefault="00C7100F" w:rsidP="00C7100F">
      <w:pPr>
        <w:shd w:val="clear" w:color="auto" w:fill="1E1E1E"/>
        <w:spacing w:line="285" w:lineRule="atLeast"/>
        <w:rPr>
          <w:ins w:id="692" w:author="Areej Turky Sahu Alotaibi" w:date="2022-01-24T20:06:00Z"/>
          <w:rFonts w:ascii="Consolas" w:hAnsi="Consolas"/>
          <w:color w:val="D4D4D4"/>
          <w:sz w:val="21"/>
          <w:szCs w:val="21"/>
        </w:rPr>
      </w:pPr>
      <w:ins w:id="693" w:author="Areej Turky Sahu Alotaibi" w:date="2022-01-24T20:06:00Z">
        <w:r w:rsidRPr="00C7100F">
          <w:rPr>
            <w:rFonts w:ascii="Consolas" w:hAnsi="Consolas"/>
            <w:color w:val="D4D4D4"/>
            <w:sz w:val="21"/>
            <w:szCs w:val="21"/>
          </w:rPr>
          <w:t>                 </w:t>
        </w:r>
        <w:r w:rsidRPr="00C7100F">
          <w:rPr>
            <w:rFonts w:ascii="Consolas" w:hAnsi="Consolas"/>
            <w:color w:val="CE9178"/>
            <w:sz w:val="21"/>
            <w:szCs w:val="21"/>
          </w:rPr>
          <w:t>"H2"</w:t>
        </w:r>
        <w:r w:rsidRPr="00C7100F">
          <w:rPr>
            <w:rFonts w:ascii="Consolas" w:hAnsi="Consolas"/>
            <w:color w:val="D4D4D4"/>
            <w:sz w:val="21"/>
            <w:szCs w:val="21"/>
          </w:rPr>
          <w:t>:</w:t>
        </w:r>
        <w:r w:rsidRPr="00C7100F">
          <w:rPr>
            <w:rFonts w:ascii="Consolas" w:hAnsi="Consolas"/>
            <w:color w:val="4FC1FF"/>
            <w:sz w:val="21"/>
            <w:szCs w:val="21"/>
          </w:rPr>
          <w:t>W</w:t>
        </w:r>
        <w:r w:rsidRPr="00C7100F">
          <w:rPr>
            <w:rFonts w:ascii="Consolas" w:hAnsi="Consolas"/>
            <w:color w:val="D4D4D4"/>
            <w:sz w:val="21"/>
            <w:szCs w:val="21"/>
          </w:rPr>
          <w:t>.</w:t>
        </w:r>
        <w:r w:rsidRPr="00C7100F">
          <w:rPr>
            <w:rFonts w:ascii="Consolas" w:hAnsi="Consolas"/>
            <w:color w:val="DCDCAA"/>
            <w:sz w:val="21"/>
            <w:szCs w:val="21"/>
          </w:rPr>
          <w:t>getNeighbor</w:t>
        </w:r>
        <w:r w:rsidRPr="00C7100F">
          <w:rPr>
            <w:rFonts w:ascii="Consolas" w:hAnsi="Consolas"/>
            <w:color w:val="D4D4D4"/>
            <w:sz w:val="21"/>
            <w:szCs w:val="21"/>
          </w:rPr>
          <w:t>()[</w:t>
        </w:r>
        <w:r w:rsidRPr="00C7100F">
          <w:rPr>
            <w:rFonts w:ascii="Consolas" w:hAnsi="Consolas"/>
            <w:color w:val="B5CEA8"/>
            <w:sz w:val="21"/>
            <w:szCs w:val="21"/>
          </w:rPr>
          <w:t>1</w:t>
        </w:r>
        <w:r w:rsidRPr="00C7100F">
          <w:rPr>
            <w:rFonts w:ascii="Consolas" w:hAnsi="Consolas"/>
            <w:color w:val="D4D4D4"/>
            <w:sz w:val="21"/>
            <w:szCs w:val="21"/>
          </w:rPr>
          <w:t>].Ef,</w:t>
        </w:r>
      </w:ins>
    </w:p>
    <w:p w14:paraId="1D489BEF" w14:textId="77777777" w:rsidR="00C7100F" w:rsidRPr="00C7100F" w:rsidRDefault="00C7100F" w:rsidP="00C7100F">
      <w:pPr>
        <w:shd w:val="clear" w:color="auto" w:fill="1E1E1E"/>
        <w:spacing w:line="285" w:lineRule="atLeast"/>
        <w:rPr>
          <w:ins w:id="694" w:author="Areej Turky Sahu Alotaibi" w:date="2022-01-24T20:06:00Z"/>
          <w:rFonts w:ascii="Consolas" w:hAnsi="Consolas"/>
          <w:color w:val="D4D4D4"/>
          <w:sz w:val="21"/>
          <w:szCs w:val="21"/>
        </w:rPr>
      </w:pPr>
      <w:ins w:id="695" w:author="Areej Turky Sahu Alotaibi" w:date="2022-01-24T20:06:00Z">
        <w:r w:rsidRPr="00C7100F">
          <w:rPr>
            <w:rFonts w:ascii="Consolas" w:hAnsi="Consolas"/>
            <w:color w:val="D4D4D4"/>
            <w:sz w:val="21"/>
            <w:szCs w:val="21"/>
          </w:rPr>
          <w:t>                 </w:t>
        </w:r>
        <w:r w:rsidRPr="00C7100F">
          <w:rPr>
            <w:rFonts w:ascii="Consolas" w:hAnsi="Consolas"/>
            <w:color w:val="CE9178"/>
            <w:sz w:val="21"/>
            <w:szCs w:val="21"/>
          </w:rPr>
          <w:t>"H3"</w:t>
        </w:r>
        <w:r w:rsidRPr="00C7100F">
          <w:rPr>
            <w:rFonts w:ascii="Consolas" w:hAnsi="Consolas"/>
            <w:color w:val="D4D4D4"/>
            <w:sz w:val="21"/>
            <w:szCs w:val="21"/>
          </w:rPr>
          <w:t xml:space="preserve">: </w:t>
        </w:r>
        <w:proofErr w:type="spellStart"/>
        <w:r w:rsidRPr="00C7100F">
          <w:rPr>
            <w:rFonts w:ascii="Consolas" w:hAnsi="Consolas"/>
            <w:color w:val="4FC1FF"/>
            <w:sz w:val="21"/>
            <w:szCs w:val="21"/>
          </w:rPr>
          <w:t>W</w:t>
        </w:r>
        <w:r w:rsidRPr="00C7100F">
          <w:rPr>
            <w:rFonts w:ascii="Consolas" w:hAnsi="Consolas"/>
            <w:color w:val="D4D4D4"/>
            <w:sz w:val="21"/>
            <w:szCs w:val="21"/>
          </w:rPr>
          <w:t>.</w:t>
        </w:r>
        <w:r w:rsidRPr="00C7100F">
          <w:rPr>
            <w:rFonts w:ascii="Consolas" w:hAnsi="Consolas"/>
            <w:color w:val="DCDCAA"/>
            <w:sz w:val="21"/>
            <w:szCs w:val="21"/>
          </w:rPr>
          <w:t>getNeighbor</w:t>
        </w:r>
        <w:proofErr w:type="spellEnd"/>
        <w:r w:rsidRPr="00C7100F">
          <w:rPr>
            <w:rFonts w:ascii="Consolas" w:hAnsi="Consolas"/>
            <w:color w:val="D4D4D4"/>
            <w:sz w:val="21"/>
            <w:szCs w:val="21"/>
          </w:rPr>
          <w:t>()[</w:t>
        </w:r>
        <w:r w:rsidRPr="00C7100F">
          <w:rPr>
            <w:rFonts w:ascii="Consolas" w:hAnsi="Consolas"/>
            <w:color w:val="B5CEA8"/>
            <w:sz w:val="21"/>
            <w:szCs w:val="21"/>
          </w:rPr>
          <w:t>2</w:t>
        </w:r>
        <w:r w:rsidRPr="00C7100F">
          <w:rPr>
            <w:rFonts w:ascii="Consolas" w:hAnsi="Consolas"/>
            <w:color w:val="D4D4D4"/>
            <w:sz w:val="21"/>
            <w:szCs w:val="21"/>
          </w:rPr>
          <w:t>].Ef,</w:t>
        </w:r>
      </w:ins>
    </w:p>
    <w:p w14:paraId="0592F0AD" w14:textId="77777777" w:rsidR="00C7100F" w:rsidRPr="00C7100F" w:rsidRDefault="00C7100F" w:rsidP="00C7100F">
      <w:pPr>
        <w:shd w:val="clear" w:color="auto" w:fill="1E1E1E"/>
        <w:spacing w:line="285" w:lineRule="atLeast"/>
        <w:rPr>
          <w:ins w:id="696" w:author="Areej Turky Sahu Alotaibi" w:date="2022-01-24T20:06:00Z"/>
          <w:rFonts w:ascii="Consolas" w:hAnsi="Consolas"/>
          <w:color w:val="D4D4D4"/>
          <w:sz w:val="21"/>
          <w:szCs w:val="21"/>
        </w:rPr>
      </w:pPr>
      <w:ins w:id="697" w:author="Areej Turky Sahu Alotaibi" w:date="2022-01-24T20:06:00Z">
        <w:r w:rsidRPr="00C7100F">
          <w:rPr>
            <w:rFonts w:ascii="Consolas" w:hAnsi="Consolas"/>
            <w:color w:val="D4D4D4"/>
            <w:sz w:val="21"/>
            <w:szCs w:val="21"/>
          </w:rPr>
          <w:t>                 </w:t>
        </w:r>
        <w:r w:rsidRPr="00C7100F">
          <w:rPr>
            <w:rFonts w:ascii="Consolas" w:hAnsi="Consolas"/>
            <w:color w:val="CE9178"/>
            <w:sz w:val="21"/>
            <w:szCs w:val="21"/>
          </w:rPr>
          <w:t>"H4"</w:t>
        </w:r>
        <w:r w:rsidRPr="00C7100F">
          <w:rPr>
            <w:rFonts w:ascii="Consolas" w:hAnsi="Consolas"/>
            <w:color w:val="D4D4D4"/>
            <w:sz w:val="21"/>
            <w:szCs w:val="21"/>
          </w:rPr>
          <w:t xml:space="preserve">: </w:t>
        </w:r>
        <w:proofErr w:type="spellStart"/>
        <w:r w:rsidRPr="00C7100F">
          <w:rPr>
            <w:rFonts w:ascii="Consolas" w:hAnsi="Consolas"/>
            <w:color w:val="4FC1FF"/>
            <w:sz w:val="21"/>
            <w:szCs w:val="21"/>
          </w:rPr>
          <w:t>W</w:t>
        </w:r>
        <w:r w:rsidRPr="00C7100F">
          <w:rPr>
            <w:rFonts w:ascii="Consolas" w:hAnsi="Consolas"/>
            <w:color w:val="D4D4D4"/>
            <w:sz w:val="21"/>
            <w:szCs w:val="21"/>
          </w:rPr>
          <w:t>.</w:t>
        </w:r>
        <w:r w:rsidRPr="00C7100F">
          <w:rPr>
            <w:rFonts w:ascii="Consolas" w:hAnsi="Consolas"/>
            <w:color w:val="DCDCAA"/>
            <w:sz w:val="21"/>
            <w:szCs w:val="21"/>
          </w:rPr>
          <w:t>getNeighbor</w:t>
        </w:r>
        <w:proofErr w:type="spellEnd"/>
        <w:r w:rsidRPr="00C7100F">
          <w:rPr>
            <w:rFonts w:ascii="Consolas" w:hAnsi="Consolas"/>
            <w:color w:val="D4D4D4"/>
            <w:sz w:val="21"/>
            <w:szCs w:val="21"/>
          </w:rPr>
          <w:t>()[</w:t>
        </w:r>
        <w:r w:rsidRPr="00C7100F">
          <w:rPr>
            <w:rFonts w:ascii="Consolas" w:hAnsi="Consolas"/>
            <w:color w:val="B5CEA8"/>
            <w:sz w:val="21"/>
            <w:szCs w:val="21"/>
          </w:rPr>
          <w:t>3</w:t>
        </w:r>
        <w:r w:rsidRPr="00C7100F">
          <w:rPr>
            <w:rFonts w:ascii="Consolas" w:hAnsi="Consolas"/>
            <w:color w:val="D4D4D4"/>
            <w:sz w:val="21"/>
            <w:szCs w:val="21"/>
          </w:rPr>
          <w:t>].Ef</w:t>
        </w:r>
      </w:ins>
    </w:p>
    <w:p w14:paraId="7127CFF2" w14:textId="77777777" w:rsidR="00C7100F" w:rsidRPr="00C7100F" w:rsidRDefault="00C7100F" w:rsidP="00C7100F">
      <w:pPr>
        <w:shd w:val="clear" w:color="auto" w:fill="1E1E1E"/>
        <w:spacing w:line="285" w:lineRule="atLeast"/>
        <w:rPr>
          <w:ins w:id="698" w:author="Areej Turky Sahu Alotaibi" w:date="2022-01-24T20:06:00Z"/>
          <w:rFonts w:ascii="Consolas" w:hAnsi="Consolas"/>
          <w:color w:val="D4D4D4"/>
          <w:sz w:val="21"/>
          <w:szCs w:val="21"/>
        </w:rPr>
      </w:pPr>
      <w:ins w:id="699" w:author="Areej Turky Sahu Alotaibi" w:date="2022-01-24T20:06:00Z">
        <w:r w:rsidRPr="00C7100F">
          <w:rPr>
            <w:rFonts w:ascii="Consolas" w:hAnsi="Consolas"/>
            <w:color w:val="D4D4D4"/>
            <w:sz w:val="21"/>
            <w:szCs w:val="21"/>
          </w:rPr>
          <w:t>                },</w:t>
        </w:r>
      </w:ins>
    </w:p>
    <w:p w14:paraId="1F617279" w14:textId="77777777" w:rsidR="00C7100F" w:rsidRPr="00C7100F" w:rsidRDefault="00C7100F" w:rsidP="00C7100F">
      <w:pPr>
        <w:shd w:val="clear" w:color="auto" w:fill="1E1E1E"/>
        <w:spacing w:line="285" w:lineRule="atLeast"/>
        <w:rPr>
          <w:ins w:id="700" w:author="Areej Turky Sahu Alotaibi" w:date="2022-01-24T20:06:00Z"/>
          <w:rFonts w:ascii="Consolas" w:hAnsi="Consolas"/>
          <w:color w:val="D4D4D4"/>
          <w:sz w:val="21"/>
          <w:szCs w:val="21"/>
        </w:rPr>
      </w:pPr>
      <w:ins w:id="701" w:author="Areej Turky Sahu Alotaibi" w:date="2022-01-24T20:06:00Z">
        <w:r w:rsidRPr="00C7100F">
          <w:rPr>
            <w:rFonts w:ascii="Consolas" w:hAnsi="Consolas"/>
            <w:color w:val="D4D4D4"/>
            <w:sz w:val="21"/>
            <w:szCs w:val="21"/>
          </w:rPr>
          <w:t xml:space="preserve">                </w:t>
        </w:r>
        <w:r w:rsidRPr="00C7100F">
          <w:rPr>
            <w:rFonts w:ascii="Consolas" w:hAnsi="Consolas"/>
            <w:color w:val="CE9178"/>
            <w:sz w:val="21"/>
            <w:szCs w:val="21"/>
          </w:rPr>
          <w:t>"H1"</w:t>
        </w:r>
        <w:r w:rsidRPr="00C7100F">
          <w:rPr>
            <w:rFonts w:ascii="Consolas" w:hAnsi="Consolas"/>
            <w:color w:val="D4D4D4"/>
            <w:sz w:val="21"/>
            <w:szCs w:val="21"/>
          </w:rPr>
          <w:t xml:space="preserve">: </w:t>
        </w:r>
      </w:ins>
    </w:p>
    <w:p w14:paraId="787153A9" w14:textId="77777777" w:rsidR="00C7100F" w:rsidRPr="00C7100F" w:rsidRDefault="00C7100F" w:rsidP="00C7100F">
      <w:pPr>
        <w:shd w:val="clear" w:color="auto" w:fill="1E1E1E"/>
        <w:spacing w:line="285" w:lineRule="atLeast"/>
        <w:rPr>
          <w:ins w:id="702" w:author="Areej Turky Sahu Alotaibi" w:date="2022-01-24T20:06:00Z"/>
          <w:rFonts w:ascii="Consolas" w:hAnsi="Consolas"/>
          <w:color w:val="D4D4D4"/>
          <w:sz w:val="21"/>
          <w:szCs w:val="21"/>
        </w:rPr>
      </w:pPr>
      <w:ins w:id="703" w:author="Areej Turky Sahu Alotaibi" w:date="2022-01-24T20:06:00Z">
        <w:r w:rsidRPr="00C7100F">
          <w:rPr>
            <w:rFonts w:ascii="Consolas" w:hAnsi="Consolas"/>
            <w:color w:val="D4D4D4"/>
            <w:sz w:val="21"/>
            <w:szCs w:val="21"/>
          </w:rPr>
          <w:t>                {</w:t>
        </w:r>
        <w:r w:rsidRPr="00C7100F">
          <w:rPr>
            <w:rFonts w:ascii="Consolas" w:hAnsi="Consolas"/>
            <w:color w:val="CE9178"/>
            <w:sz w:val="21"/>
            <w:szCs w:val="21"/>
          </w:rPr>
          <w:t>"W"</w:t>
        </w:r>
        <w:r w:rsidRPr="00C7100F">
          <w:rPr>
            <w:rFonts w:ascii="Consolas" w:hAnsi="Consolas"/>
            <w:color w:val="D4D4D4"/>
            <w:sz w:val="21"/>
            <w:szCs w:val="21"/>
          </w:rPr>
          <w:t>:  </w:t>
        </w:r>
        <w:r w:rsidRPr="00C7100F">
          <w:rPr>
            <w:rFonts w:ascii="Consolas" w:hAnsi="Consolas"/>
            <w:color w:val="4FC1FF"/>
            <w:sz w:val="21"/>
            <w:szCs w:val="21"/>
          </w:rPr>
          <w:t>H1</w:t>
        </w:r>
        <w:r w:rsidRPr="00C7100F">
          <w:rPr>
            <w:rFonts w:ascii="Consolas" w:hAnsi="Consolas"/>
            <w:color w:val="D4D4D4"/>
            <w:sz w:val="21"/>
            <w:szCs w:val="21"/>
          </w:rPr>
          <w:t>.</w:t>
        </w:r>
        <w:r w:rsidRPr="00C7100F">
          <w:rPr>
            <w:rFonts w:ascii="Consolas" w:hAnsi="Consolas"/>
            <w:color w:val="DCDCAA"/>
            <w:sz w:val="21"/>
            <w:szCs w:val="21"/>
          </w:rPr>
          <w:t>getNeighbor</w:t>
        </w:r>
        <w:r w:rsidRPr="00C7100F">
          <w:rPr>
            <w:rFonts w:ascii="Consolas" w:hAnsi="Consolas"/>
            <w:color w:val="D4D4D4"/>
            <w:sz w:val="21"/>
            <w:szCs w:val="21"/>
          </w:rPr>
          <w:t>()[</w:t>
        </w:r>
        <w:r w:rsidRPr="00C7100F">
          <w:rPr>
            <w:rFonts w:ascii="Consolas" w:hAnsi="Consolas"/>
            <w:color w:val="B5CEA8"/>
            <w:sz w:val="21"/>
            <w:szCs w:val="21"/>
          </w:rPr>
          <w:t>0</w:t>
        </w:r>
        <w:r w:rsidRPr="00C7100F">
          <w:rPr>
            <w:rFonts w:ascii="Consolas" w:hAnsi="Consolas"/>
            <w:color w:val="D4D4D4"/>
            <w:sz w:val="21"/>
            <w:szCs w:val="21"/>
          </w:rPr>
          <w:t>].Ef,</w:t>
        </w:r>
      </w:ins>
    </w:p>
    <w:p w14:paraId="2EA37414" w14:textId="77777777" w:rsidR="00C7100F" w:rsidRPr="00C7100F" w:rsidRDefault="00C7100F" w:rsidP="00C7100F">
      <w:pPr>
        <w:shd w:val="clear" w:color="auto" w:fill="1E1E1E"/>
        <w:spacing w:line="285" w:lineRule="atLeast"/>
        <w:rPr>
          <w:ins w:id="704" w:author="Areej Turky Sahu Alotaibi" w:date="2022-01-24T20:06:00Z"/>
          <w:rFonts w:ascii="Consolas" w:hAnsi="Consolas"/>
          <w:color w:val="D4D4D4"/>
          <w:sz w:val="21"/>
          <w:szCs w:val="21"/>
        </w:rPr>
      </w:pPr>
      <w:ins w:id="705" w:author="Areej Turky Sahu Alotaibi" w:date="2022-01-24T20:06:00Z">
        <w:r w:rsidRPr="00C7100F">
          <w:rPr>
            <w:rFonts w:ascii="Consolas" w:hAnsi="Consolas"/>
            <w:color w:val="D4D4D4"/>
            <w:sz w:val="21"/>
            <w:szCs w:val="21"/>
          </w:rPr>
          <w:t>                 </w:t>
        </w:r>
        <w:r w:rsidRPr="00C7100F">
          <w:rPr>
            <w:rFonts w:ascii="Consolas" w:hAnsi="Consolas"/>
            <w:color w:val="CE9178"/>
            <w:sz w:val="21"/>
            <w:szCs w:val="21"/>
          </w:rPr>
          <w:t>"H2"</w:t>
        </w:r>
        <w:r w:rsidRPr="00C7100F">
          <w:rPr>
            <w:rFonts w:ascii="Consolas" w:hAnsi="Consolas"/>
            <w:color w:val="D4D4D4"/>
            <w:sz w:val="21"/>
            <w:szCs w:val="21"/>
          </w:rPr>
          <w:t xml:space="preserve">: </w:t>
        </w:r>
        <w:r w:rsidRPr="00C7100F">
          <w:rPr>
            <w:rFonts w:ascii="Consolas" w:hAnsi="Consolas"/>
            <w:color w:val="4FC1FF"/>
            <w:sz w:val="21"/>
            <w:szCs w:val="21"/>
          </w:rPr>
          <w:t>H1</w:t>
        </w:r>
        <w:r w:rsidRPr="00C7100F">
          <w:rPr>
            <w:rFonts w:ascii="Consolas" w:hAnsi="Consolas"/>
            <w:color w:val="D4D4D4"/>
            <w:sz w:val="21"/>
            <w:szCs w:val="21"/>
          </w:rPr>
          <w:t>.</w:t>
        </w:r>
        <w:r w:rsidRPr="00C7100F">
          <w:rPr>
            <w:rFonts w:ascii="Consolas" w:hAnsi="Consolas"/>
            <w:color w:val="DCDCAA"/>
            <w:sz w:val="21"/>
            <w:szCs w:val="21"/>
          </w:rPr>
          <w:t>getNeighbor</w:t>
        </w:r>
        <w:r w:rsidRPr="00C7100F">
          <w:rPr>
            <w:rFonts w:ascii="Consolas" w:hAnsi="Consolas"/>
            <w:color w:val="D4D4D4"/>
            <w:sz w:val="21"/>
            <w:szCs w:val="21"/>
          </w:rPr>
          <w:t>()[</w:t>
        </w:r>
        <w:r w:rsidRPr="00C7100F">
          <w:rPr>
            <w:rFonts w:ascii="Consolas" w:hAnsi="Consolas"/>
            <w:color w:val="B5CEA8"/>
            <w:sz w:val="21"/>
            <w:szCs w:val="21"/>
          </w:rPr>
          <w:t>1</w:t>
        </w:r>
        <w:r w:rsidRPr="00C7100F">
          <w:rPr>
            <w:rFonts w:ascii="Consolas" w:hAnsi="Consolas"/>
            <w:color w:val="D4D4D4"/>
            <w:sz w:val="21"/>
            <w:szCs w:val="21"/>
          </w:rPr>
          <w:t>].Ef,</w:t>
        </w:r>
      </w:ins>
    </w:p>
    <w:p w14:paraId="4FA8FC81" w14:textId="77777777" w:rsidR="00C7100F" w:rsidRPr="00C7100F" w:rsidRDefault="00C7100F" w:rsidP="00C7100F">
      <w:pPr>
        <w:shd w:val="clear" w:color="auto" w:fill="1E1E1E"/>
        <w:spacing w:line="285" w:lineRule="atLeast"/>
        <w:rPr>
          <w:ins w:id="706" w:author="Areej Turky Sahu Alotaibi" w:date="2022-01-24T20:06:00Z"/>
          <w:rFonts w:ascii="Consolas" w:hAnsi="Consolas"/>
          <w:color w:val="D4D4D4"/>
          <w:sz w:val="21"/>
          <w:szCs w:val="21"/>
        </w:rPr>
      </w:pPr>
      <w:ins w:id="707" w:author="Areej Turky Sahu Alotaibi" w:date="2022-01-24T20:06:00Z">
        <w:r w:rsidRPr="00C7100F">
          <w:rPr>
            <w:rFonts w:ascii="Consolas" w:hAnsi="Consolas"/>
            <w:color w:val="D4D4D4"/>
            <w:sz w:val="21"/>
            <w:szCs w:val="21"/>
          </w:rPr>
          <w:t>                 </w:t>
        </w:r>
        <w:r w:rsidRPr="00C7100F">
          <w:rPr>
            <w:rFonts w:ascii="Consolas" w:hAnsi="Consolas"/>
            <w:color w:val="CE9178"/>
            <w:sz w:val="21"/>
            <w:szCs w:val="21"/>
          </w:rPr>
          <w:t>"H3"</w:t>
        </w:r>
        <w:r w:rsidRPr="00C7100F">
          <w:rPr>
            <w:rFonts w:ascii="Consolas" w:hAnsi="Consolas"/>
            <w:color w:val="D4D4D4"/>
            <w:sz w:val="21"/>
            <w:szCs w:val="21"/>
          </w:rPr>
          <w:t xml:space="preserve">: </w:t>
        </w:r>
        <w:r w:rsidRPr="00C7100F">
          <w:rPr>
            <w:rFonts w:ascii="Consolas" w:hAnsi="Consolas"/>
            <w:color w:val="4FC1FF"/>
            <w:sz w:val="21"/>
            <w:szCs w:val="21"/>
          </w:rPr>
          <w:t>H1</w:t>
        </w:r>
        <w:r w:rsidRPr="00C7100F">
          <w:rPr>
            <w:rFonts w:ascii="Consolas" w:hAnsi="Consolas"/>
            <w:color w:val="D4D4D4"/>
            <w:sz w:val="21"/>
            <w:szCs w:val="21"/>
          </w:rPr>
          <w:t>.</w:t>
        </w:r>
        <w:r w:rsidRPr="00C7100F">
          <w:rPr>
            <w:rFonts w:ascii="Consolas" w:hAnsi="Consolas"/>
            <w:color w:val="DCDCAA"/>
            <w:sz w:val="21"/>
            <w:szCs w:val="21"/>
          </w:rPr>
          <w:t>getNeighbor</w:t>
        </w:r>
        <w:r w:rsidRPr="00C7100F">
          <w:rPr>
            <w:rFonts w:ascii="Consolas" w:hAnsi="Consolas"/>
            <w:color w:val="D4D4D4"/>
            <w:sz w:val="21"/>
            <w:szCs w:val="21"/>
          </w:rPr>
          <w:t>()[</w:t>
        </w:r>
        <w:r w:rsidRPr="00C7100F">
          <w:rPr>
            <w:rFonts w:ascii="Consolas" w:hAnsi="Consolas"/>
            <w:color w:val="B5CEA8"/>
            <w:sz w:val="21"/>
            <w:szCs w:val="21"/>
          </w:rPr>
          <w:t>2</w:t>
        </w:r>
        <w:r w:rsidRPr="00C7100F">
          <w:rPr>
            <w:rFonts w:ascii="Consolas" w:hAnsi="Consolas"/>
            <w:color w:val="D4D4D4"/>
            <w:sz w:val="21"/>
            <w:szCs w:val="21"/>
          </w:rPr>
          <w:t>].Ef,</w:t>
        </w:r>
      </w:ins>
    </w:p>
    <w:p w14:paraId="20EBC784" w14:textId="77777777" w:rsidR="00C7100F" w:rsidRPr="00C7100F" w:rsidRDefault="00C7100F" w:rsidP="00C7100F">
      <w:pPr>
        <w:shd w:val="clear" w:color="auto" w:fill="1E1E1E"/>
        <w:spacing w:line="285" w:lineRule="atLeast"/>
        <w:rPr>
          <w:ins w:id="708" w:author="Areej Turky Sahu Alotaibi" w:date="2022-01-24T20:06:00Z"/>
          <w:rFonts w:ascii="Consolas" w:hAnsi="Consolas"/>
          <w:color w:val="D4D4D4"/>
          <w:sz w:val="21"/>
          <w:szCs w:val="21"/>
        </w:rPr>
      </w:pPr>
      <w:ins w:id="709" w:author="Areej Turky Sahu Alotaibi" w:date="2022-01-24T20:06:00Z">
        <w:r w:rsidRPr="00C7100F">
          <w:rPr>
            <w:rFonts w:ascii="Consolas" w:hAnsi="Consolas"/>
            <w:color w:val="D4D4D4"/>
            <w:sz w:val="21"/>
            <w:szCs w:val="21"/>
          </w:rPr>
          <w:t>                 </w:t>
        </w:r>
        <w:r w:rsidRPr="00C7100F">
          <w:rPr>
            <w:rFonts w:ascii="Consolas" w:hAnsi="Consolas"/>
            <w:color w:val="CE9178"/>
            <w:sz w:val="21"/>
            <w:szCs w:val="21"/>
          </w:rPr>
          <w:t>"H4"</w:t>
        </w:r>
        <w:r w:rsidRPr="00C7100F">
          <w:rPr>
            <w:rFonts w:ascii="Consolas" w:hAnsi="Consolas"/>
            <w:color w:val="D4D4D4"/>
            <w:sz w:val="21"/>
            <w:szCs w:val="21"/>
          </w:rPr>
          <w:t xml:space="preserve">: </w:t>
        </w:r>
        <w:r w:rsidRPr="00C7100F">
          <w:rPr>
            <w:rFonts w:ascii="Consolas" w:hAnsi="Consolas"/>
            <w:color w:val="4FC1FF"/>
            <w:sz w:val="21"/>
            <w:szCs w:val="21"/>
          </w:rPr>
          <w:t>H1</w:t>
        </w:r>
        <w:r w:rsidRPr="00C7100F">
          <w:rPr>
            <w:rFonts w:ascii="Consolas" w:hAnsi="Consolas"/>
            <w:color w:val="D4D4D4"/>
            <w:sz w:val="21"/>
            <w:szCs w:val="21"/>
          </w:rPr>
          <w:t>.</w:t>
        </w:r>
        <w:r w:rsidRPr="00C7100F">
          <w:rPr>
            <w:rFonts w:ascii="Consolas" w:hAnsi="Consolas"/>
            <w:color w:val="DCDCAA"/>
            <w:sz w:val="21"/>
            <w:szCs w:val="21"/>
          </w:rPr>
          <w:t>getNeighbor</w:t>
        </w:r>
        <w:r w:rsidRPr="00C7100F">
          <w:rPr>
            <w:rFonts w:ascii="Consolas" w:hAnsi="Consolas"/>
            <w:color w:val="D4D4D4"/>
            <w:sz w:val="21"/>
            <w:szCs w:val="21"/>
          </w:rPr>
          <w:t>()[</w:t>
        </w:r>
        <w:r w:rsidRPr="00C7100F">
          <w:rPr>
            <w:rFonts w:ascii="Consolas" w:hAnsi="Consolas"/>
            <w:color w:val="B5CEA8"/>
            <w:sz w:val="21"/>
            <w:szCs w:val="21"/>
          </w:rPr>
          <w:t>3</w:t>
        </w:r>
        <w:r w:rsidRPr="00C7100F">
          <w:rPr>
            <w:rFonts w:ascii="Consolas" w:hAnsi="Consolas"/>
            <w:color w:val="D4D4D4"/>
            <w:sz w:val="21"/>
            <w:szCs w:val="21"/>
          </w:rPr>
          <w:t>].Ef</w:t>
        </w:r>
      </w:ins>
    </w:p>
    <w:p w14:paraId="1051E6F3" w14:textId="77777777" w:rsidR="00C7100F" w:rsidRPr="00C7100F" w:rsidRDefault="00C7100F" w:rsidP="00C7100F">
      <w:pPr>
        <w:shd w:val="clear" w:color="auto" w:fill="1E1E1E"/>
        <w:spacing w:line="285" w:lineRule="atLeast"/>
        <w:rPr>
          <w:ins w:id="710" w:author="Areej Turky Sahu Alotaibi" w:date="2022-01-24T20:06:00Z"/>
          <w:rFonts w:ascii="Consolas" w:hAnsi="Consolas"/>
          <w:color w:val="D4D4D4"/>
          <w:sz w:val="21"/>
          <w:szCs w:val="21"/>
        </w:rPr>
      </w:pPr>
      <w:ins w:id="711" w:author="Areej Turky Sahu Alotaibi" w:date="2022-01-24T20:06:00Z">
        <w:r w:rsidRPr="00C7100F">
          <w:rPr>
            <w:rFonts w:ascii="Consolas" w:hAnsi="Consolas"/>
            <w:color w:val="D4D4D4"/>
            <w:sz w:val="21"/>
            <w:szCs w:val="21"/>
          </w:rPr>
          <w:t>                },  </w:t>
        </w:r>
      </w:ins>
    </w:p>
    <w:p w14:paraId="3115C382" w14:textId="77777777" w:rsidR="00C7100F" w:rsidRPr="00C7100F" w:rsidRDefault="00C7100F" w:rsidP="00C7100F">
      <w:pPr>
        <w:shd w:val="clear" w:color="auto" w:fill="1E1E1E"/>
        <w:spacing w:line="285" w:lineRule="atLeast"/>
        <w:rPr>
          <w:ins w:id="712" w:author="Areej Turky Sahu Alotaibi" w:date="2022-01-24T20:06:00Z"/>
          <w:rFonts w:ascii="Consolas" w:hAnsi="Consolas"/>
          <w:color w:val="D4D4D4"/>
          <w:sz w:val="21"/>
          <w:szCs w:val="21"/>
        </w:rPr>
      </w:pPr>
      <w:ins w:id="713" w:author="Areej Turky Sahu Alotaibi" w:date="2022-01-24T20:06:00Z">
        <w:r w:rsidRPr="00C7100F">
          <w:rPr>
            <w:rFonts w:ascii="Consolas" w:hAnsi="Consolas"/>
            <w:color w:val="D4D4D4"/>
            <w:sz w:val="21"/>
            <w:szCs w:val="21"/>
          </w:rPr>
          <w:t xml:space="preserve">                </w:t>
        </w:r>
        <w:r w:rsidRPr="00C7100F">
          <w:rPr>
            <w:rFonts w:ascii="Consolas" w:hAnsi="Consolas"/>
            <w:color w:val="CE9178"/>
            <w:sz w:val="21"/>
            <w:szCs w:val="21"/>
          </w:rPr>
          <w:t>"H2"</w:t>
        </w:r>
        <w:r w:rsidRPr="00C7100F">
          <w:rPr>
            <w:rFonts w:ascii="Consolas" w:hAnsi="Consolas"/>
            <w:color w:val="D4D4D4"/>
            <w:sz w:val="21"/>
            <w:szCs w:val="21"/>
          </w:rPr>
          <w:t>:</w:t>
        </w:r>
      </w:ins>
    </w:p>
    <w:p w14:paraId="2AFA13CA" w14:textId="77777777" w:rsidR="00C7100F" w:rsidRPr="00C7100F" w:rsidRDefault="00C7100F" w:rsidP="00C7100F">
      <w:pPr>
        <w:shd w:val="clear" w:color="auto" w:fill="1E1E1E"/>
        <w:spacing w:line="285" w:lineRule="atLeast"/>
        <w:rPr>
          <w:ins w:id="714" w:author="Areej Turky Sahu Alotaibi" w:date="2022-01-24T20:06:00Z"/>
          <w:rFonts w:ascii="Consolas" w:hAnsi="Consolas"/>
          <w:color w:val="D4D4D4"/>
          <w:sz w:val="21"/>
          <w:szCs w:val="21"/>
        </w:rPr>
      </w:pPr>
      <w:ins w:id="715" w:author="Areej Turky Sahu Alotaibi" w:date="2022-01-24T20:06:00Z">
        <w:r w:rsidRPr="00C7100F">
          <w:rPr>
            <w:rFonts w:ascii="Consolas" w:hAnsi="Consolas"/>
            <w:color w:val="D4D4D4"/>
            <w:sz w:val="21"/>
            <w:szCs w:val="21"/>
          </w:rPr>
          <w:t>                {</w:t>
        </w:r>
        <w:r w:rsidRPr="00C7100F">
          <w:rPr>
            <w:rFonts w:ascii="Consolas" w:hAnsi="Consolas"/>
            <w:color w:val="CE9178"/>
            <w:sz w:val="21"/>
            <w:szCs w:val="21"/>
          </w:rPr>
          <w:t>"W"</w:t>
        </w:r>
        <w:r w:rsidRPr="00C7100F">
          <w:rPr>
            <w:rFonts w:ascii="Consolas" w:hAnsi="Consolas"/>
            <w:color w:val="D4D4D4"/>
            <w:sz w:val="21"/>
            <w:szCs w:val="21"/>
          </w:rPr>
          <w:t xml:space="preserve">: </w:t>
        </w:r>
        <w:r w:rsidRPr="00C7100F">
          <w:rPr>
            <w:rFonts w:ascii="Consolas" w:hAnsi="Consolas"/>
            <w:color w:val="4FC1FF"/>
            <w:sz w:val="21"/>
            <w:szCs w:val="21"/>
          </w:rPr>
          <w:t>H2</w:t>
        </w:r>
        <w:r w:rsidRPr="00C7100F">
          <w:rPr>
            <w:rFonts w:ascii="Consolas" w:hAnsi="Consolas"/>
            <w:color w:val="D4D4D4"/>
            <w:sz w:val="21"/>
            <w:szCs w:val="21"/>
          </w:rPr>
          <w:t>.</w:t>
        </w:r>
        <w:r w:rsidRPr="00C7100F">
          <w:rPr>
            <w:rFonts w:ascii="Consolas" w:hAnsi="Consolas"/>
            <w:color w:val="DCDCAA"/>
            <w:sz w:val="21"/>
            <w:szCs w:val="21"/>
          </w:rPr>
          <w:t>getNeighbor</w:t>
        </w:r>
        <w:r w:rsidRPr="00C7100F">
          <w:rPr>
            <w:rFonts w:ascii="Consolas" w:hAnsi="Consolas"/>
            <w:color w:val="D4D4D4"/>
            <w:sz w:val="21"/>
            <w:szCs w:val="21"/>
          </w:rPr>
          <w:t>()[</w:t>
        </w:r>
        <w:r w:rsidRPr="00C7100F">
          <w:rPr>
            <w:rFonts w:ascii="Consolas" w:hAnsi="Consolas"/>
            <w:color w:val="B5CEA8"/>
            <w:sz w:val="21"/>
            <w:szCs w:val="21"/>
          </w:rPr>
          <w:t>0</w:t>
        </w:r>
        <w:r w:rsidRPr="00C7100F">
          <w:rPr>
            <w:rFonts w:ascii="Consolas" w:hAnsi="Consolas"/>
            <w:color w:val="D4D4D4"/>
            <w:sz w:val="21"/>
            <w:szCs w:val="21"/>
          </w:rPr>
          <w:t>].Ef,</w:t>
        </w:r>
      </w:ins>
    </w:p>
    <w:p w14:paraId="56D603C0" w14:textId="77777777" w:rsidR="00C7100F" w:rsidRPr="00C7100F" w:rsidRDefault="00C7100F" w:rsidP="00C7100F">
      <w:pPr>
        <w:shd w:val="clear" w:color="auto" w:fill="1E1E1E"/>
        <w:spacing w:line="285" w:lineRule="atLeast"/>
        <w:rPr>
          <w:ins w:id="716" w:author="Areej Turky Sahu Alotaibi" w:date="2022-01-24T20:06:00Z"/>
          <w:rFonts w:ascii="Consolas" w:hAnsi="Consolas"/>
          <w:color w:val="D4D4D4"/>
          <w:sz w:val="21"/>
          <w:szCs w:val="21"/>
        </w:rPr>
      </w:pPr>
      <w:ins w:id="717" w:author="Areej Turky Sahu Alotaibi" w:date="2022-01-24T20:06:00Z">
        <w:r w:rsidRPr="00C7100F">
          <w:rPr>
            <w:rFonts w:ascii="Consolas" w:hAnsi="Consolas"/>
            <w:color w:val="D4D4D4"/>
            <w:sz w:val="21"/>
            <w:szCs w:val="21"/>
          </w:rPr>
          <w:t>                 </w:t>
        </w:r>
        <w:r w:rsidRPr="00C7100F">
          <w:rPr>
            <w:rFonts w:ascii="Consolas" w:hAnsi="Consolas"/>
            <w:color w:val="CE9178"/>
            <w:sz w:val="21"/>
            <w:szCs w:val="21"/>
          </w:rPr>
          <w:t>"H1"</w:t>
        </w:r>
        <w:r w:rsidRPr="00C7100F">
          <w:rPr>
            <w:rFonts w:ascii="Consolas" w:hAnsi="Consolas"/>
            <w:color w:val="D4D4D4"/>
            <w:sz w:val="21"/>
            <w:szCs w:val="21"/>
          </w:rPr>
          <w:t>:</w:t>
        </w:r>
        <w:r w:rsidRPr="00C7100F">
          <w:rPr>
            <w:rFonts w:ascii="Consolas" w:hAnsi="Consolas"/>
            <w:color w:val="4FC1FF"/>
            <w:sz w:val="21"/>
            <w:szCs w:val="21"/>
          </w:rPr>
          <w:t>H2</w:t>
        </w:r>
        <w:r w:rsidRPr="00C7100F">
          <w:rPr>
            <w:rFonts w:ascii="Consolas" w:hAnsi="Consolas"/>
            <w:color w:val="D4D4D4"/>
            <w:sz w:val="21"/>
            <w:szCs w:val="21"/>
          </w:rPr>
          <w:t>.</w:t>
        </w:r>
        <w:r w:rsidRPr="00C7100F">
          <w:rPr>
            <w:rFonts w:ascii="Consolas" w:hAnsi="Consolas"/>
            <w:color w:val="DCDCAA"/>
            <w:sz w:val="21"/>
            <w:szCs w:val="21"/>
          </w:rPr>
          <w:t>getNeighbor</w:t>
        </w:r>
        <w:r w:rsidRPr="00C7100F">
          <w:rPr>
            <w:rFonts w:ascii="Consolas" w:hAnsi="Consolas"/>
            <w:color w:val="D4D4D4"/>
            <w:sz w:val="21"/>
            <w:szCs w:val="21"/>
          </w:rPr>
          <w:t>()[</w:t>
        </w:r>
        <w:r w:rsidRPr="00C7100F">
          <w:rPr>
            <w:rFonts w:ascii="Consolas" w:hAnsi="Consolas"/>
            <w:color w:val="B5CEA8"/>
            <w:sz w:val="21"/>
            <w:szCs w:val="21"/>
          </w:rPr>
          <w:t>1</w:t>
        </w:r>
        <w:r w:rsidRPr="00C7100F">
          <w:rPr>
            <w:rFonts w:ascii="Consolas" w:hAnsi="Consolas"/>
            <w:color w:val="D4D4D4"/>
            <w:sz w:val="21"/>
            <w:szCs w:val="21"/>
          </w:rPr>
          <w:t>].Ef,</w:t>
        </w:r>
      </w:ins>
    </w:p>
    <w:p w14:paraId="6B5AAEA5" w14:textId="77777777" w:rsidR="00C7100F" w:rsidRPr="00C7100F" w:rsidRDefault="00C7100F" w:rsidP="00C7100F">
      <w:pPr>
        <w:shd w:val="clear" w:color="auto" w:fill="1E1E1E"/>
        <w:spacing w:line="285" w:lineRule="atLeast"/>
        <w:rPr>
          <w:ins w:id="718" w:author="Areej Turky Sahu Alotaibi" w:date="2022-01-24T20:06:00Z"/>
          <w:rFonts w:ascii="Consolas" w:hAnsi="Consolas"/>
          <w:color w:val="D4D4D4"/>
          <w:sz w:val="21"/>
          <w:szCs w:val="21"/>
        </w:rPr>
      </w:pPr>
      <w:ins w:id="719" w:author="Areej Turky Sahu Alotaibi" w:date="2022-01-24T20:06:00Z">
        <w:r w:rsidRPr="00C7100F">
          <w:rPr>
            <w:rFonts w:ascii="Consolas" w:hAnsi="Consolas"/>
            <w:color w:val="D4D4D4"/>
            <w:sz w:val="21"/>
            <w:szCs w:val="21"/>
          </w:rPr>
          <w:t>                 </w:t>
        </w:r>
        <w:r w:rsidRPr="00C7100F">
          <w:rPr>
            <w:rFonts w:ascii="Consolas" w:hAnsi="Consolas"/>
            <w:color w:val="CE9178"/>
            <w:sz w:val="21"/>
            <w:szCs w:val="21"/>
          </w:rPr>
          <w:t>"H3"</w:t>
        </w:r>
        <w:r w:rsidRPr="00C7100F">
          <w:rPr>
            <w:rFonts w:ascii="Consolas" w:hAnsi="Consolas"/>
            <w:color w:val="D4D4D4"/>
            <w:sz w:val="21"/>
            <w:szCs w:val="21"/>
          </w:rPr>
          <w:t>:</w:t>
        </w:r>
        <w:r w:rsidRPr="00C7100F">
          <w:rPr>
            <w:rFonts w:ascii="Consolas" w:hAnsi="Consolas"/>
            <w:color w:val="4FC1FF"/>
            <w:sz w:val="21"/>
            <w:szCs w:val="21"/>
          </w:rPr>
          <w:t>H2</w:t>
        </w:r>
        <w:r w:rsidRPr="00C7100F">
          <w:rPr>
            <w:rFonts w:ascii="Consolas" w:hAnsi="Consolas"/>
            <w:color w:val="D4D4D4"/>
            <w:sz w:val="21"/>
            <w:szCs w:val="21"/>
          </w:rPr>
          <w:t>.</w:t>
        </w:r>
        <w:r w:rsidRPr="00C7100F">
          <w:rPr>
            <w:rFonts w:ascii="Consolas" w:hAnsi="Consolas"/>
            <w:color w:val="DCDCAA"/>
            <w:sz w:val="21"/>
            <w:szCs w:val="21"/>
          </w:rPr>
          <w:t>getNeighbor</w:t>
        </w:r>
        <w:r w:rsidRPr="00C7100F">
          <w:rPr>
            <w:rFonts w:ascii="Consolas" w:hAnsi="Consolas"/>
            <w:color w:val="D4D4D4"/>
            <w:sz w:val="21"/>
            <w:szCs w:val="21"/>
          </w:rPr>
          <w:t>()[</w:t>
        </w:r>
        <w:r w:rsidRPr="00C7100F">
          <w:rPr>
            <w:rFonts w:ascii="Consolas" w:hAnsi="Consolas"/>
            <w:color w:val="B5CEA8"/>
            <w:sz w:val="21"/>
            <w:szCs w:val="21"/>
          </w:rPr>
          <w:t>2</w:t>
        </w:r>
        <w:r w:rsidRPr="00C7100F">
          <w:rPr>
            <w:rFonts w:ascii="Consolas" w:hAnsi="Consolas"/>
            <w:color w:val="D4D4D4"/>
            <w:sz w:val="21"/>
            <w:szCs w:val="21"/>
          </w:rPr>
          <w:t>].Ef,</w:t>
        </w:r>
      </w:ins>
    </w:p>
    <w:p w14:paraId="10EADE3D" w14:textId="77777777" w:rsidR="00C7100F" w:rsidRPr="00C7100F" w:rsidRDefault="00C7100F" w:rsidP="00C7100F">
      <w:pPr>
        <w:shd w:val="clear" w:color="auto" w:fill="1E1E1E"/>
        <w:spacing w:line="285" w:lineRule="atLeast"/>
        <w:rPr>
          <w:ins w:id="720" w:author="Areej Turky Sahu Alotaibi" w:date="2022-01-24T20:06:00Z"/>
          <w:rFonts w:ascii="Consolas" w:hAnsi="Consolas"/>
          <w:color w:val="D4D4D4"/>
          <w:sz w:val="21"/>
          <w:szCs w:val="21"/>
        </w:rPr>
      </w:pPr>
      <w:ins w:id="721" w:author="Areej Turky Sahu Alotaibi" w:date="2022-01-24T20:06:00Z">
        <w:r w:rsidRPr="00C7100F">
          <w:rPr>
            <w:rFonts w:ascii="Consolas" w:hAnsi="Consolas"/>
            <w:color w:val="D4D4D4"/>
            <w:sz w:val="21"/>
            <w:szCs w:val="21"/>
          </w:rPr>
          <w:t>                 </w:t>
        </w:r>
        <w:r w:rsidRPr="00C7100F">
          <w:rPr>
            <w:rFonts w:ascii="Consolas" w:hAnsi="Consolas"/>
            <w:color w:val="CE9178"/>
            <w:sz w:val="21"/>
            <w:szCs w:val="21"/>
          </w:rPr>
          <w:t>"H4"</w:t>
        </w:r>
        <w:r w:rsidRPr="00C7100F">
          <w:rPr>
            <w:rFonts w:ascii="Consolas" w:hAnsi="Consolas"/>
            <w:color w:val="D4D4D4"/>
            <w:sz w:val="21"/>
            <w:szCs w:val="21"/>
          </w:rPr>
          <w:t xml:space="preserve">: </w:t>
        </w:r>
        <w:r w:rsidRPr="00C7100F">
          <w:rPr>
            <w:rFonts w:ascii="Consolas" w:hAnsi="Consolas"/>
            <w:color w:val="4FC1FF"/>
            <w:sz w:val="21"/>
            <w:szCs w:val="21"/>
          </w:rPr>
          <w:t>H2</w:t>
        </w:r>
        <w:r w:rsidRPr="00C7100F">
          <w:rPr>
            <w:rFonts w:ascii="Consolas" w:hAnsi="Consolas"/>
            <w:color w:val="D4D4D4"/>
            <w:sz w:val="21"/>
            <w:szCs w:val="21"/>
          </w:rPr>
          <w:t>.</w:t>
        </w:r>
        <w:r w:rsidRPr="00C7100F">
          <w:rPr>
            <w:rFonts w:ascii="Consolas" w:hAnsi="Consolas"/>
            <w:color w:val="DCDCAA"/>
            <w:sz w:val="21"/>
            <w:szCs w:val="21"/>
          </w:rPr>
          <w:t>getNeighbor</w:t>
        </w:r>
        <w:r w:rsidRPr="00C7100F">
          <w:rPr>
            <w:rFonts w:ascii="Consolas" w:hAnsi="Consolas"/>
            <w:color w:val="D4D4D4"/>
            <w:sz w:val="21"/>
            <w:szCs w:val="21"/>
          </w:rPr>
          <w:t>()[</w:t>
        </w:r>
        <w:r w:rsidRPr="00C7100F">
          <w:rPr>
            <w:rFonts w:ascii="Consolas" w:hAnsi="Consolas"/>
            <w:color w:val="B5CEA8"/>
            <w:sz w:val="21"/>
            <w:szCs w:val="21"/>
          </w:rPr>
          <w:t>3</w:t>
        </w:r>
        <w:r w:rsidRPr="00C7100F">
          <w:rPr>
            <w:rFonts w:ascii="Consolas" w:hAnsi="Consolas"/>
            <w:color w:val="D4D4D4"/>
            <w:sz w:val="21"/>
            <w:szCs w:val="21"/>
          </w:rPr>
          <w:t>].Ef</w:t>
        </w:r>
      </w:ins>
    </w:p>
    <w:p w14:paraId="1D5C8C06" w14:textId="77777777" w:rsidR="00C7100F" w:rsidRPr="00C7100F" w:rsidRDefault="00C7100F" w:rsidP="00C7100F">
      <w:pPr>
        <w:shd w:val="clear" w:color="auto" w:fill="1E1E1E"/>
        <w:spacing w:line="285" w:lineRule="atLeast"/>
        <w:rPr>
          <w:ins w:id="722" w:author="Areej Turky Sahu Alotaibi" w:date="2022-01-24T20:06:00Z"/>
          <w:rFonts w:ascii="Consolas" w:hAnsi="Consolas"/>
          <w:color w:val="D4D4D4"/>
          <w:sz w:val="21"/>
          <w:szCs w:val="21"/>
        </w:rPr>
      </w:pPr>
      <w:ins w:id="723" w:author="Areej Turky Sahu Alotaibi" w:date="2022-01-24T20:06:00Z">
        <w:r w:rsidRPr="00C7100F">
          <w:rPr>
            <w:rFonts w:ascii="Consolas" w:hAnsi="Consolas"/>
            <w:color w:val="D4D4D4"/>
            <w:sz w:val="21"/>
            <w:szCs w:val="21"/>
          </w:rPr>
          <w:t>                },</w:t>
        </w:r>
      </w:ins>
    </w:p>
    <w:p w14:paraId="02748F0F" w14:textId="77777777" w:rsidR="00C7100F" w:rsidRPr="00C7100F" w:rsidRDefault="00C7100F" w:rsidP="00C7100F">
      <w:pPr>
        <w:shd w:val="clear" w:color="auto" w:fill="1E1E1E"/>
        <w:spacing w:line="285" w:lineRule="atLeast"/>
        <w:rPr>
          <w:ins w:id="724" w:author="Areej Turky Sahu Alotaibi" w:date="2022-01-24T20:06:00Z"/>
          <w:rFonts w:ascii="Consolas" w:hAnsi="Consolas"/>
          <w:color w:val="D4D4D4"/>
          <w:sz w:val="21"/>
          <w:szCs w:val="21"/>
        </w:rPr>
      </w:pPr>
      <w:ins w:id="725" w:author="Areej Turky Sahu Alotaibi" w:date="2022-01-24T20:06:00Z">
        <w:r w:rsidRPr="00C7100F">
          <w:rPr>
            <w:rFonts w:ascii="Consolas" w:hAnsi="Consolas"/>
            <w:color w:val="D4D4D4"/>
            <w:sz w:val="21"/>
            <w:szCs w:val="21"/>
          </w:rPr>
          <w:t xml:space="preserve">                </w:t>
        </w:r>
        <w:r w:rsidRPr="00C7100F">
          <w:rPr>
            <w:rFonts w:ascii="Consolas" w:hAnsi="Consolas"/>
            <w:color w:val="CE9178"/>
            <w:sz w:val="21"/>
            <w:szCs w:val="21"/>
          </w:rPr>
          <w:t>"H3"</w:t>
        </w:r>
        <w:r w:rsidRPr="00C7100F">
          <w:rPr>
            <w:rFonts w:ascii="Consolas" w:hAnsi="Consolas"/>
            <w:color w:val="D4D4D4"/>
            <w:sz w:val="21"/>
            <w:szCs w:val="21"/>
          </w:rPr>
          <w:t xml:space="preserve">: </w:t>
        </w:r>
      </w:ins>
    </w:p>
    <w:p w14:paraId="4CA0F3DC" w14:textId="77777777" w:rsidR="00C7100F" w:rsidRPr="00C7100F" w:rsidRDefault="00C7100F" w:rsidP="00C7100F">
      <w:pPr>
        <w:shd w:val="clear" w:color="auto" w:fill="1E1E1E"/>
        <w:spacing w:line="285" w:lineRule="atLeast"/>
        <w:rPr>
          <w:ins w:id="726" w:author="Areej Turky Sahu Alotaibi" w:date="2022-01-24T20:06:00Z"/>
          <w:rFonts w:ascii="Consolas" w:hAnsi="Consolas"/>
          <w:color w:val="D4D4D4"/>
          <w:sz w:val="21"/>
          <w:szCs w:val="21"/>
        </w:rPr>
      </w:pPr>
      <w:ins w:id="727" w:author="Areej Turky Sahu Alotaibi" w:date="2022-01-24T20:06:00Z">
        <w:r w:rsidRPr="00C7100F">
          <w:rPr>
            <w:rFonts w:ascii="Consolas" w:hAnsi="Consolas"/>
            <w:color w:val="D4D4D4"/>
            <w:sz w:val="21"/>
            <w:szCs w:val="21"/>
          </w:rPr>
          <w:t>                {</w:t>
        </w:r>
        <w:r w:rsidRPr="00C7100F">
          <w:rPr>
            <w:rFonts w:ascii="Consolas" w:hAnsi="Consolas"/>
            <w:color w:val="CE9178"/>
            <w:sz w:val="21"/>
            <w:szCs w:val="21"/>
          </w:rPr>
          <w:t>"W"</w:t>
        </w:r>
        <w:r w:rsidRPr="00C7100F">
          <w:rPr>
            <w:rFonts w:ascii="Consolas" w:hAnsi="Consolas"/>
            <w:color w:val="D4D4D4"/>
            <w:sz w:val="21"/>
            <w:szCs w:val="21"/>
          </w:rPr>
          <w:t>:  </w:t>
        </w:r>
        <w:r w:rsidRPr="00C7100F">
          <w:rPr>
            <w:rFonts w:ascii="Consolas" w:hAnsi="Consolas"/>
            <w:color w:val="4FC1FF"/>
            <w:sz w:val="21"/>
            <w:szCs w:val="21"/>
          </w:rPr>
          <w:t>H3</w:t>
        </w:r>
        <w:r w:rsidRPr="00C7100F">
          <w:rPr>
            <w:rFonts w:ascii="Consolas" w:hAnsi="Consolas"/>
            <w:color w:val="D4D4D4"/>
            <w:sz w:val="21"/>
            <w:szCs w:val="21"/>
          </w:rPr>
          <w:t>.</w:t>
        </w:r>
        <w:r w:rsidRPr="00C7100F">
          <w:rPr>
            <w:rFonts w:ascii="Consolas" w:hAnsi="Consolas"/>
            <w:color w:val="DCDCAA"/>
            <w:sz w:val="21"/>
            <w:szCs w:val="21"/>
          </w:rPr>
          <w:t>getNeighbor</w:t>
        </w:r>
        <w:r w:rsidRPr="00C7100F">
          <w:rPr>
            <w:rFonts w:ascii="Consolas" w:hAnsi="Consolas"/>
            <w:color w:val="D4D4D4"/>
            <w:sz w:val="21"/>
            <w:szCs w:val="21"/>
          </w:rPr>
          <w:t>()[</w:t>
        </w:r>
        <w:r w:rsidRPr="00C7100F">
          <w:rPr>
            <w:rFonts w:ascii="Consolas" w:hAnsi="Consolas"/>
            <w:color w:val="B5CEA8"/>
            <w:sz w:val="21"/>
            <w:szCs w:val="21"/>
          </w:rPr>
          <w:t>0</w:t>
        </w:r>
        <w:r w:rsidRPr="00C7100F">
          <w:rPr>
            <w:rFonts w:ascii="Consolas" w:hAnsi="Consolas"/>
            <w:color w:val="D4D4D4"/>
            <w:sz w:val="21"/>
            <w:szCs w:val="21"/>
          </w:rPr>
          <w:t>].Ef,</w:t>
        </w:r>
      </w:ins>
    </w:p>
    <w:p w14:paraId="55B82EB7" w14:textId="77777777" w:rsidR="00C7100F" w:rsidRPr="00C7100F" w:rsidRDefault="00C7100F" w:rsidP="00C7100F">
      <w:pPr>
        <w:shd w:val="clear" w:color="auto" w:fill="1E1E1E"/>
        <w:spacing w:line="285" w:lineRule="atLeast"/>
        <w:rPr>
          <w:ins w:id="728" w:author="Areej Turky Sahu Alotaibi" w:date="2022-01-24T20:06:00Z"/>
          <w:rFonts w:ascii="Consolas" w:hAnsi="Consolas"/>
          <w:color w:val="D4D4D4"/>
          <w:sz w:val="21"/>
          <w:szCs w:val="21"/>
        </w:rPr>
      </w:pPr>
      <w:ins w:id="729" w:author="Areej Turky Sahu Alotaibi" w:date="2022-01-24T20:06:00Z">
        <w:r w:rsidRPr="00C7100F">
          <w:rPr>
            <w:rFonts w:ascii="Consolas" w:hAnsi="Consolas"/>
            <w:color w:val="D4D4D4"/>
            <w:sz w:val="21"/>
            <w:szCs w:val="21"/>
          </w:rPr>
          <w:t>                 </w:t>
        </w:r>
        <w:r w:rsidRPr="00C7100F">
          <w:rPr>
            <w:rFonts w:ascii="Consolas" w:hAnsi="Consolas"/>
            <w:color w:val="CE9178"/>
            <w:sz w:val="21"/>
            <w:szCs w:val="21"/>
          </w:rPr>
          <w:t>"H1"</w:t>
        </w:r>
        <w:r w:rsidRPr="00C7100F">
          <w:rPr>
            <w:rFonts w:ascii="Consolas" w:hAnsi="Consolas"/>
            <w:color w:val="D4D4D4"/>
            <w:sz w:val="21"/>
            <w:szCs w:val="21"/>
          </w:rPr>
          <w:t xml:space="preserve">: </w:t>
        </w:r>
        <w:r w:rsidRPr="00C7100F">
          <w:rPr>
            <w:rFonts w:ascii="Consolas" w:hAnsi="Consolas"/>
            <w:color w:val="4FC1FF"/>
            <w:sz w:val="21"/>
            <w:szCs w:val="21"/>
          </w:rPr>
          <w:t>H3</w:t>
        </w:r>
        <w:r w:rsidRPr="00C7100F">
          <w:rPr>
            <w:rFonts w:ascii="Consolas" w:hAnsi="Consolas"/>
            <w:color w:val="D4D4D4"/>
            <w:sz w:val="21"/>
            <w:szCs w:val="21"/>
          </w:rPr>
          <w:t>.</w:t>
        </w:r>
        <w:r w:rsidRPr="00C7100F">
          <w:rPr>
            <w:rFonts w:ascii="Consolas" w:hAnsi="Consolas"/>
            <w:color w:val="DCDCAA"/>
            <w:sz w:val="21"/>
            <w:szCs w:val="21"/>
          </w:rPr>
          <w:t>getNeighbor</w:t>
        </w:r>
        <w:r w:rsidRPr="00C7100F">
          <w:rPr>
            <w:rFonts w:ascii="Consolas" w:hAnsi="Consolas"/>
            <w:color w:val="D4D4D4"/>
            <w:sz w:val="21"/>
            <w:szCs w:val="21"/>
          </w:rPr>
          <w:t>()[</w:t>
        </w:r>
        <w:r w:rsidRPr="00C7100F">
          <w:rPr>
            <w:rFonts w:ascii="Consolas" w:hAnsi="Consolas"/>
            <w:color w:val="B5CEA8"/>
            <w:sz w:val="21"/>
            <w:szCs w:val="21"/>
          </w:rPr>
          <w:t>1</w:t>
        </w:r>
        <w:r w:rsidRPr="00C7100F">
          <w:rPr>
            <w:rFonts w:ascii="Consolas" w:hAnsi="Consolas"/>
            <w:color w:val="D4D4D4"/>
            <w:sz w:val="21"/>
            <w:szCs w:val="21"/>
          </w:rPr>
          <w:t>].Ef,</w:t>
        </w:r>
      </w:ins>
    </w:p>
    <w:p w14:paraId="15E513A0" w14:textId="77777777" w:rsidR="00C7100F" w:rsidRPr="00C7100F" w:rsidRDefault="00C7100F" w:rsidP="00C7100F">
      <w:pPr>
        <w:shd w:val="clear" w:color="auto" w:fill="1E1E1E"/>
        <w:spacing w:line="285" w:lineRule="atLeast"/>
        <w:rPr>
          <w:ins w:id="730" w:author="Areej Turky Sahu Alotaibi" w:date="2022-01-24T20:06:00Z"/>
          <w:rFonts w:ascii="Consolas" w:hAnsi="Consolas"/>
          <w:color w:val="D4D4D4"/>
          <w:sz w:val="21"/>
          <w:szCs w:val="21"/>
        </w:rPr>
      </w:pPr>
      <w:ins w:id="731" w:author="Areej Turky Sahu Alotaibi" w:date="2022-01-24T20:06:00Z">
        <w:r w:rsidRPr="00C7100F">
          <w:rPr>
            <w:rFonts w:ascii="Consolas" w:hAnsi="Consolas"/>
            <w:color w:val="D4D4D4"/>
            <w:sz w:val="21"/>
            <w:szCs w:val="21"/>
          </w:rPr>
          <w:t>                 </w:t>
        </w:r>
        <w:r w:rsidRPr="00C7100F">
          <w:rPr>
            <w:rFonts w:ascii="Consolas" w:hAnsi="Consolas"/>
            <w:color w:val="CE9178"/>
            <w:sz w:val="21"/>
            <w:szCs w:val="21"/>
          </w:rPr>
          <w:t>"H2"</w:t>
        </w:r>
        <w:r w:rsidRPr="00C7100F">
          <w:rPr>
            <w:rFonts w:ascii="Consolas" w:hAnsi="Consolas"/>
            <w:color w:val="D4D4D4"/>
            <w:sz w:val="21"/>
            <w:szCs w:val="21"/>
          </w:rPr>
          <w:t xml:space="preserve">: </w:t>
        </w:r>
        <w:r w:rsidRPr="00C7100F">
          <w:rPr>
            <w:rFonts w:ascii="Consolas" w:hAnsi="Consolas"/>
            <w:color w:val="4FC1FF"/>
            <w:sz w:val="21"/>
            <w:szCs w:val="21"/>
          </w:rPr>
          <w:t>H3</w:t>
        </w:r>
        <w:r w:rsidRPr="00C7100F">
          <w:rPr>
            <w:rFonts w:ascii="Consolas" w:hAnsi="Consolas"/>
            <w:color w:val="D4D4D4"/>
            <w:sz w:val="21"/>
            <w:szCs w:val="21"/>
          </w:rPr>
          <w:t>.</w:t>
        </w:r>
        <w:r w:rsidRPr="00C7100F">
          <w:rPr>
            <w:rFonts w:ascii="Consolas" w:hAnsi="Consolas"/>
            <w:color w:val="DCDCAA"/>
            <w:sz w:val="21"/>
            <w:szCs w:val="21"/>
          </w:rPr>
          <w:t>getNeighbor</w:t>
        </w:r>
        <w:r w:rsidRPr="00C7100F">
          <w:rPr>
            <w:rFonts w:ascii="Consolas" w:hAnsi="Consolas"/>
            <w:color w:val="D4D4D4"/>
            <w:sz w:val="21"/>
            <w:szCs w:val="21"/>
          </w:rPr>
          <w:t>()[</w:t>
        </w:r>
        <w:r w:rsidRPr="00C7100F">
          <w:rPr>
            <w:rFonts w:ascii="Consolas" w:hAnsi="Consolas"/>
            <w:color w:val="B5CEA8"/>
            <w:sz w:val="21"/>
            <w:szCs w:val="21"/>
          </w:rPr>
          <w:t>2</w:t>
        </w:r>
        <w:r w:rsidRPr="00C7100F">
          <w:rPr>
            <w:rFonts w:ascii="Consolas" w:hAnsi="Consolas"/>
            <w:color w:val="D4D4D4"/>
            <w:sz w:val="21"/>
            <w:szCs w:val="21"/>
          </w:rPr>
          <w:t>].Ef,</w:t>
        </w:r>
      </w:ins>
    </w:p>
    <w:p w14:paraId="102E9F3E" w14:textId="77777777" w:rsidR="00C7100F" w:rsidRPr="00C7100F" w:rsidRDefault="00C7100F" w:rsidP="00C7100F">
      <w:pPr>
        <w:shd w:val="clear" w:color="auto" w:fill="1E1E1E"/>
        <w:spacing w:line="285" w:lineRule="atLeast"/>
        <w:rPr>
          <w:ins w:id="732" w:author="Areej Turky Sahu Alotaibi" w:date="2022-01-24T20:06:00Z"/>
          <w:rFonts w:ascii="Consolas" w:hAnsi="Consolas"/>
          <w:color w:val="D4D4D4"/>
          <w:sz w:val="21"/>
          <w:szCs w:val="21"/>
        </w:rPr>
      </w:pPr>
      <w:ins w:id="733" w:author="Areej Turky Sahu Alotaibi" w:date="2022-01-24T20:06:00Z">
        <w:r w:rsidRPr="00C7100F">
          <w:rPr>
            <w:rFonts w:ascii="Consolas" w:hAnsi="Consolas"/>
            <w:color w:val="D4D4D4"/>
            <w:sz w:val="21"/>
            <w:szCs w:val="21"/>
          </w:rPr>
          <w:t>                 </w:t>
        </w:r>
        <w:r w:rsidRPr="00C7100F">
          <w:rPr>
            <w:rFonts w:ascii="Consolas" w:hAnsi="Consolas"/>
            <w:color w:val="CE9178"/>
            <w:sz w:val="21"/>
            <w:szCs w:val="21"/>
          </w:rPr>
          <w:t>"H4"</w:t>
        </w:r>
        <w:r w:rsidRPr="00C7100F">
          <w:rPr>
            <w:rFonts w:ascii="Consolas" w:hAnsi="Consolas"/>
            <w:color w:val="D4D4D4"/>
            <w:sz w:val="21"/>
            <w:szCs w:val="21"/>
          </w:rPr>
          <w:t xml:space="preserve">: </w:t>
        </w:r>
        <w:r w:rsidRPr="00C7100F">
          <w:rPr>
            <w:rFonts w:ascii="Consolas" w:hAnsi="Consolas"/>
            <w:color w:val="4FC1FF"/>
            <w:sz w:val="21"/>
            <w:szCs w:val="21"/>
          </w:rPr>
          <w:t>H3</w:t>
        </w:r>
        <w:r w:rsidRPr="00C7100F">
          <w:rPr>
            <w:rFonts w:ascii="Consolas" w:hAnsi="Consolas"/>
            <w:color w:val="D4D4D4"/>
            <w:sz w:val="21"/>
            <w:szCs w:val="21"/>
          </w:rPr>
          <w:t>.</w:t>
        </w:r>
        <w:r w:rsidRPr="00C7100F">
          <w:rPr>
            <w:rFonts w:ascii="Consolas" w:hAnsi="Consolas"/>
            <w:color w:val="DCDCAA"/>
            <w:sz w:val="21"/>
            <w:szCs w:val="21"/>
          </w:rPr>
          <w:t>getNeighbor</w:t>
        </w:r>
        <w:r w:rsidRPr="00C7100F">
          <w:rPr>
            <w:rFonts w:ascii="Consolas" w:hAnsi="Consolas"/>
            <w:color w:val="D4D4D4"/>
            <w:sz w:val="21"/>
            <w:szCs w:val="21"/>
          </w:rPr>
          <w:t>()[</w:t>
        </w:r>
        <w:r w:rsidRPr="00C7100F">
          <w:rPr>
            <w:rFonts w:ascii="Consolas" w:hAnsi="Consolas"/>
            <w:color w:val="B5CEA8"/>
            <w:sz w:val="21"/>
            <w:szCs w:val="21"/>
          </w:rPr>
          <w:t>3</w:t>
        </w:r>
        <w:r w:rsidRPr="00C7100F">
          <w:rPr>
            <w:rFonts w:ascii="Consolas" w:hAnsi="Consolas"/>
            <w:color w:val="D4D4D4"/>
            <w:sz w:val="21"/>
            <w:szCs w:val="21"/>
          </w:rPr>
          <w:t>].Ef</w:t>
        </w:r>
      </w:ins>
    </w:p>
    <w:p w14:paraId="679FD740" w14:textId="77777777" w:rsidR="00C7100F" w:rsidRPr="00C7100F" w:rsidRDefault="00C7100F" w:rsidP="00C7100F">
      <w:pPr>
        <w:shd w:val="clear" w:color="auto" w:fill="1E1E1E"/>
        <w:spacing w:line="285" w:lineRule="atLeast"/>
        <w:rPr>
          <w:ins w:id="734" w:author="Areej Turky Sahu Alotaibi" w:date="2022-01-24T20:06:00Z"/>
          <w:rFonts w:ascii="Consolas" w:hAnsi="Consolas"/>
          <w:color w:val="D4D4D4"/>
          <w:sz w:val="21"/>
          <w:szCs w:val="21"/>
        </w:rPr>
      </w:pPr>
      <w:ins w:id="735" w:author="Areej Turky Sahu Alotaibi" w:date="2022-01-24T20:06:00Z">
        <w:r w:rsidRPr="00C7100F">
          <w:rPr>
            <w:rFonts w:ascii="Consolas" w:hAnsi="Consolas"/>
            <w:color w:val="D4D4D4"/>
            <w:sz w:val="21"/>
            <w:szCs w:val="21"/>
          </w:rPr>
          <w:t>                },</w:t>
        </w:r>
        <w:r w:rsidRPr="00C7100F">
          <w:rPr>
            <w:rFonts w:ascii="Consolas" w:hAnsi="Consolas"/>
            <w:color w:val="CE9178"/>
            <w:sz w:val="21"/>
            <w:szCs w:val="21"/>
          </w:rPr>
          <w:t>"H4"</w:t>
        </w:r>
        <w:r w:rsidRPr="00C7100F">
          <w:rPr>
            <w:rFonts w:ascii="Consolas" w:hAnsi="Consolas"/>
            <w:color w:val="D4D4D4"/>
            <w:sz w:val="21"/>
            <w:szCs w:val="21"/>
          </w:rPr>
          <w:t xml:space="preserve">: </w:t>
        </w:r>
      </w:ins>
    </w:p>
    <w:p w14:paraId="7A11A842" w14:textId="77777777" w:rsidR="00C7100F" w:rsidRPr="00C7100F" w:rsidRDefault="00C7100F" w:rsidP="00C7100F">
      <w:pPr>
        <w:shd w:val="clear" w:color="auto" w:fill="1E1E1E"/>
        <w:spacing w:line="285" w:lineRule="atLeast"/>
        <w:rPr>
          <w:ins w:id="736" w:author="Areej Turky Sahu Alotaibi" w:date="2022-01-24T20:06:00Z"/>
          <w:rFonts w:ascii="Consolas" w:hAnsi="Consolas"/>
          <w:color w:val="D4D4D4"/>
          <w:sz w:val="21"/>
          <w:szCs w:val="21"/>
        </w:rPr>
      </w:pPr>
      <w:ins w:id="737" w:author="Areej Turky Sahu Alotaibi" w:date="2022-01-24T20:06:00Z">
        <w:r w:rsidRPr="00C7100F">
          <w:rPr>
            <w:rFonts w:ascii="Consolas" w:hAnsi="Consolas"/>
            <w:color w:val="D4D4D4"/>
            <w:sz w:val="21"/>
            <w:szCs w:val="21"/>
          </w:rPr>
          <w:t>                {</w:t>
        </w:r>
        <w:r w:rsidRPr="00C7100F">
          <w:rPr>
            <w:rFonts w:ascii="Consolas" w:hAnsi="Consolas"/>
            <w:color w:val="CE9178"/>
            <w:sz w:val="21"/>
            <w:szCs w:val="21"/>
          </w:rPr>
          <w:t>"W"</w:t>
        </w:r>
        <w:r w:rsidRPr="00C7100F">
          <w:rPr>
            <w:rFonts w:ascii="Consolas" w:hAnsi="Consolas"/>
            <w:color w:val="D4D4D4"/>
            <w:sz w:val="21"/>
            <w:szCs w:val="21"/>
          </w:rPr>
          <w:t>:  </w:t>
        </w:r>
        <w:r w:rsidRPr="00C7100F">
          <w:rPr>
            <w:rFonts w:ascii="Consolas" w:hAnsi="Consolas"/>
            <w:color w:val="4FC1FF"/>
            <w:sz w:val="21"/>
            <w:szCs w:val="21"/>
          </w:rPr>
          <w:t>H4</w:t>
        </w:r>
        <w:r w:rsidRPr="00C7100F">
          <w:rPr>
            <w:rFonts w:ascii="Consolas" w:hAnsi="Consolas"/>
            <w:color w:val="D4D4D4"/>
            <w:sz w:val="21"/>
            <w:szCs w:val="21"/>
          </w:rPr>
          <w:t>.</w:t>
        </w:r>
        <w:r w:rsidRPr="00C7100F">
          <w:rPr>
            <w:rFonts w:ascii="Consolas" w:hAnsi="Consolas"/>
            <w:color w:val="DCDCAA"/>
            <w:sz w:val="21"/>
            <w:szCs w:val="21"/>
          </w:rPr>
          <w:t>getNeighbor</w:t>
        </w:r>
        <w:r w:rsidRPr="00C7100F">
          <w:rPr>
            <w:rFonts w:ascii="Consolas" w:hAnsi="Consolas"/>
            <w:color w:val="D4D4D4"/>
            <w:sz w:val="21"/>
            <w:szCs w:val="21"/>
          </w:rPr>
          <w:t>()[</w:t>
        </w:r>
        <w:r w:rsidRPr="00C7100F">
          <w:rPr>
            <w:rFonts w:ascii="Consolas" w:hAnsi="Consolas"/>
            <w:color w:val="B5CEA8"/>
            <w:sz w:val="21"/>
            <w:szCs w:val="21"/>
          </w:rPr>
          <w:t>0</w:t>
        </w:r>
        <w:r w:rsidRPr="00C7100F">
          <w:rPr>
            <w:rFonts w:ascii="Consolas" w:hAnsi="Consolas"/>
            <w:color w:val="D4D4D4"/>
            <w:sz w:val="21"/>
            <w:szCs w:val="21"/>
          </w:rPr>
          <w:t>].Ef,</w:t>
        </w:r>
      </w:ins>
    </w:p>
    <w:p w14:paraId="1270EF67" w14:textId="77777777" w:rsidR="00C7100F" w:rsidRPr="00C7100F" w:rsidRDefault="00C7100F" w:rsidP="00C7100F">
      <w:pPr>
        <w:shd w:val="clear" w:color="auto" w:fill="1E1E1E"/>
        <w:spacing w:line="285" w:lineRule="atLeast"/>
        <w:rPr>
          <w:ins w:id="738" w:author="Areej Turky Sahu Alotaibi" w:date="2022-01-24T20:06:00Z"/>
          <w:rFonts w:ascii="Consolas" w:hAnsi="Consolas"/>
          <w:color w:val="D4D4D4"/>
          <w:sz w:val="21"/>
          <w:szCs w:val="21"/>
        </w:rPr>
      </w:pPr>
      <w:ins w:id="739" w:author="Areej Turky Sahu Alotaibi" w:date="2022-01-24T20:06:00Z">
        <w:r w:rsidRPr="00C7100F">
          <w:rPr>
            <w:rFonts w:ascii="Consolas" w:hAnsi="Consolas"/>
            <w:color w:val="D4D4D4"/>
            <w:sz w:val="21"/>
            <w:szCs w:val="21"/>
          </w:rPr>
          <w:t>                 </w:t>
        </w:r>
        <w:r w:rsidRPr="00C7100F">
          <w:rPr>
            <w:rFonts w:ascii="Consolas" w:hAnsi="Consolas"/>
            <w:color w:val="CE9178"/>
            <w:sz w:val="21"/>
            <w:szCs w:val="21"/>
          </w:rPr>
          <w:t>"H1"</w:t>
        </w:r>
        <w:r w:rsidRPr="00C7100F">
          <w:rPr>
            <w:rFonts w:ascii="Consolas" w:hAnsi="Consolas"/>
            <w:color w:val="D4D4D4"/>
            <w:sz w:val="21"/>
            <w:szCs w:val="21"/>
          </w:rPr>
          <w:t xml:space="preserve">: </w:t>
        </w:r>
        <w:r w:rsidRPr="00C7100F">
          <w:rPr>
            <w:rFonts w:ascii="Consolas" w:hAnsi="Consolas"/>
            <w:color w:val="4FC1FF"/>
            <w:sz w:val="21"/>
            <w:szCs w:val="21"/>
          </w:rPr>
          <w:t>H4</w:t>
        </w:r>
        <w:r w:rsidRPr="00C7100F">
          <w:rPr>
            <w:rFonts w:ascii="Consolas" w:hAnsi="Consolas"/>
            <w:color w:val="D4D4D4"/>
            <w:sz w:val="21"/>
            <w:szCs w:val="21"/>
          </w:rPr>
          <w:t>.</w:t>
        </w:r>
        <w:r w:rsidRPr="00C7100F">
          <w:rPr>
            <w:rFonts w:ascii="Consolas" w:hAnsi="Consolas"/>
            <w:color w:val="DCDCAA"/>
            <w:sz w:val="21"/>
            <w:szCs w:val="21"/>
          </w:rPr>
          <w:t>getNeighbor</w:t>
        </w:r>
        <w:r w:rsidRPr="00C7100F">
          <w:rPr>
            <w:rFonts w:ascii="Consolas" w:hAnsi="Consolas"/>
            <w:color w:val="D4D4D4"/>
            <w:sz w:val="21"/>
            <w:szCs w:val="21"/>
          </w:rPr>
          <w:t>()[</w:t>
        </w:r>
        <w:r w:rsidRPr="00C7100F">
          <w:rPr>
            <w:rFonts w:ascii="Consolas" w:hAnsi="Consolas"/>
            <w:color w:val="B5CEA8"/>
            <w:sz w:val="21"/>
            <w:szCs w:val="21"/>
          </w:rPr>
          <w:t>1</w:t>
        </w:r>
        <w:r w:rsidRPr="00C7100F">
          <w:rPr>
            <w:rFonts w:ascii="Consolas" w:hAnsi="Consolas"/>
            <w:color w:val="D4D4D4"/>
            <w:sz w:val="21"/>
            <w:szCs w:val="21"/>
          </w:rPr>
          <w:t>].Ef,</w:t>
        </w:r>
      </w:ins>
    </w:p>
    <w:p w14:paraId="119D0CFA" w14:textId="77777777" w:rsidR="00C7100F" w:rsidRPr="00C7100F" w:rsidRDefault="00C7100F" w:rsidP="00C7100F">
      <w:pPr>
        <w:shd w:val="clear" w:color="auto" w:fill="1E1E1E"/>
        <w:spacing w:line="285" w:lineRule="atLeast"/>
        <w:rPr>
          <w:ins w:id="740" w:author="Areej Turky Sahu Alotaibi" w:date="2022-01-24T20:06:00Z"/>
          <w:rFonts w:ascii="Consolas" w:hAnsi="Consolas"/>
          <w:color w:val="D4D4D4"/>
          <w:sz w:val="21"/>
          <w:szCs w:val="21"/>
        </w:rPr>
      </w:pPr>
      <w:ins w:id="741" w:author="Areej Turky Sahu Alotaibi" w:date="2022-01-24T20:06:00Z">
        <w:r w:rsidRPr="00C7100F">
          <w:rPr>
            <w:rFonts w:ascii="Consolas" w:hAnsi="Consolas"/>
            <w:color w:val="D4D4D4"/>
            <w:sz w:val="21"/>
            <w:szCs w:val="21"/>
          </w:rPr>
          <w:t>                 </w:t>
        </w:r>
        <w:r w:rsidRPr="00C7100F">
          <w:rPr>
            <w:rFonts w:ascii="Consolas" w:hAnsi="Consolas"/>
            <w:color w:val="CE9178"/>
            <w:sz w:val="21"/>
            <w:szCs w:val="21"/>
          </w:rPr>
          <w:t>"H2"</w:t>
        </w:r>
        <w:r w:rsidRPr="00C7100F">
          <w:rPr>
            <w:rFonts w:ascii="Consolas" w:hAnsi="Consolas"/>
            <w:color w:val="D4D4D4"/>
            <w:sz w:val="21"/>
            <w:szCs w:val="21"/>
          </w:rPr>
          <w:t xml:space="preserve">: </w:t>
        </w:r>
        <w:r w:rsidRPr="00C7100F">
          <w:rPr>
            <w:rFonts w:ascii="Consolas" w:hAnsi="Consolas"/>
            <w:color w:val="4FC1FF"/>
            <w:sz w:val="21"/>
            <w:szCs w:val="21"/>
          </w:rPr>
          <w:t>H4</w:t>
        </w:r>
        <w:r w:rsidRPr="00C7100F">
          <w:rPr>
            <w:rFonts w:ascii="Consolas" w:hAnsi="Consolas"/>
            <w:color w:val="D4D4D4"/>
            <w:sz w:val="21"/>
            <w:szCs w:val="21"/>
          </w:rPr>
          <w:t>.</w:t>
        </w:r>
        <w:r w:rsidRPr="00C7100F">
          <w:rPr>
            <w:rFonts w:ascii="Consolas" w:hAnsi="Consolas"/>
            <w:color w:val="DCDCAA"/>
            <w:sz w:val="21"/>
            <w:szCs w:val="21"/>
          </w:rPr>
          <w:t>getNeighbor</w:t>
        </w:r>
        <w:r w:rsidRPr="00C7100F">
          <w:rPr>
            <w:rFonts w:ascii="Consolas" w:hAnsi="Consolas"/>
            <w:color w:val="D4D4D4"/>
            <w:sz w:val="21"/>
            <w:szCs w:val="21"/>
          </w:rPr>
          <w:t>()[</w:t>
        </w:r>
        <w:r w:rsidRPr="00C7100F">
          <w:rPr>
            <w:rFonts w:ascii="Consolas" w:hAnsi="Consolas"/>
            <w:color w:val="B5CEA8"/>
            <w:sz w:val="21"/>
            <w:szCs w:val="21"/>
          </w:rPr>
          <w:t>2</w:t>
        </w:r>
        <w:r w:rsidRPr="00C7100F">
          <w:rPr>
            <w:rFonts w:ascii="Consolas" w:hAnsi="Consolas"/>
            <w:color w:val="D4D4D4"/>
            <w:sz w:val="21"/>
            <w:szCs w:val="21"/>
          </w:rPr>
          <w:t>].Ef,</w:t>
        </w:r>
      </w:ins>
    </w:p>
    <w:p w14:paraId="51077C08" w14:textId="77777777" w:rsidR="00C7100F" w:rsidRPr="00C7100F" w:rsidRDefault="00C7100F" w:rsidP="00C7100F">
      <w:pPr>
        <w:shd w:val="clear" w:color="auto" w:fill="1E1E1E"/>
        <w:spacing w:line="285" w:lineRule="atLeast"/>
        <w:rPr>
          <w:ins w:id="742" w:author="Areej Turky Sahu Alotaibi" w:date="2022-01-24T20:06:00Z"/>
          <w:rFonts w:ascii="Consolas" w:hAnsi="Consolas"/>
          <w:color w:val="D4D4D4"/>
          <w:sz w:val="21"/>
          <w:szCs w:val="21"/>
        </w:rPr>
      </w:pPr>
      <w:ins w:id="743" w:author="Areej Turky Sahu Alotaibi" w:date="2022-01-24T20:06:00Z">
        <w:r w:rsidRPr="00C7100F">
          <w:rPr>
            <w:rFonts w:ascii="Consolas" w:hAnsi="Consolas"/>
            <w:color w:val="D4D4D4"/>
            <w:sz w:val="21"/>
            <w:szCs w:val="21"/>
          </w:rPr>
          <w:t>                 </w:t>
        </w:r>
        <w:r w:rsidRPr="00C7100F">
          <w:rPr>
            <w:rFonts w:ascii="Consolas" w:hAnsi="Consolas"/>
            <w:color w:val="CE9178"/>
            <w:sz w:val="21"/>
            <w:szCs w:val="21"/>
          </w:rPr>
          <w:t>"H3"</w:t>
        </w:r>
        <w:r w:rsidRPr="00C7100F">
          <w:rPr>
            <w:rFonts w:ascii="Consolas" w:hAnsi="Consolas"/>
            <w:color w:val="D4D4D4"/>
            <w:sz w:val="21"/>
            <w:szCs w:val="21"/>
          </w:rPr>
          <w:t xml:space="preserve">: </w:t>
        </w:r>
        <w:r w:rsidRPr="00C7100F">
          <w:rPr>
            <w:rFonts w:ascii="Consolas" w:hAnsi="Consolas"/>
            <w:color w:val="4FC1FF"/>
            <w:sz w:val="21"/>
            <w:szCs w:val="21"/>
          </w:rPr>
          <w:t>H4</w:t>
        </w:r>
        <w:r w:rsidRPr="00C7100F">
          <w:rPr>
            <w:rFonts w:ascii="Consolas" w:hAnsi="Consolas"/>
            <w:color w:val="D4D4D4"/>
            <w:sz w:val="21"/>
            <w:szCs w:val="21"/>
          </w:rPr>
          <w:t>.</w:t>
        </w:r>
        <w:r w:rsidRPr="00C7100F">
          <w:rPr>
            <w:rFonts w:ascii="Consolas" w:hAnsi="Consolas"/>
            <w:color w:val="DCDCAA"/>
            <w:sz w:val="21"/>
            <w:szCs w:val="21"/>
          </w:rPr>
          <w:t>getNeighbor</w:t>
        </w:r>
        <w:r w:rsidRPr="00C7100F">
          <w:rPr>
            <w:rFonts w:ascii="Consolas" w:hAnsi="Consolas"/>
            <w:color w:val="D4D4D4"/>
            <w:sz w:val="21"/>
            <w:szCs w:val="21"/>
          </w:rPr>
          <w:t>()[</w:t>
        </w:r>
        <w:r w:rsidRPr="00C7100F">
          <w:rPr>
            <w:rFonts w:ascii="Consolas" w:hAnsi="Consolas"/>
            <w:color w:val="B5CEA8"/>
            <w:sz w:val="21"/>
            <w:szCs w:val="21"/>
          </w:rPr>
          <w:t>3</w:t>
        </w:r>
        <w:r w:rsidRPr="00C7100F">
          <w:rPr>
            <w:rFonts w:ascii="Consolas" w:hAnsi="Consolas"/>
            <w:color w:val="D4D4D4"/>
            <w:sz w:val="21"/>
            <w:szCs w:val="21"/>
          </w:rPr>
          <w:t>].Ef</w:t>
        </w:r>
      </w:ins>
    </w:p>
    <w:p w14:paraId="272E1500" w14:textId="77777777" w:rsidR="00C7100F" w:rsidRPr="00C7100F" w:rsidRDefault="00C7100F" w:rsidP="00C7100F">
      <w:pPr>
        <w:shd w:val="clear" w:color="auto" w:fill="1E1E1E"/>
        <w:spacing w:line="285" w:lineRule="atLeast"/>
        <w:rPr>
          <w:ins w:id="744" w:author="Areej Turky Sahu Alotaibi" w:date="2022-01-24T20:06:00Z"/>
          <w:rFonts w:ascii="Consolas" w:hAnsi="Consolas"/>
          <w:color w:val="D4D4D4"/>
          <w:sz w:val="21"/>
          <w:szCs w:val="21"/>
        </w:rPr>
      </w:pPr>
      <w:ins w:id="745" w:author="Areej Turky Sahu Alotaibi" w:date="2022-01-24T20:06:00Z">
        <w:r w:rsidRPr="00C7100F">
          <w:rPr>
            <w:rFonts w:ascii="Consolas" w:hAnsi="Consolas"/>
            <w:color w:val="D4D4D4"/>
            <w:sz w:val="21"/>
            <w:szCs w:val="21"/>
          </w:rPr>
          <w:t>                }</w:t>
        </w:r>
      </w:ins>
    </w:p>
    <w:p w14:paraId="2DE86F87" w14:textId="77777777" w:rsidR="00C7100F" w:rsidRPr="00C7100F" w:rsidRDefault="00C7100F" w:rsidP="00C7100F">
      <w:pPr>
        <w:shd w:val="clear" w:color="auto" w:fill="1E1E1E"/>
        <w:spacing w:line="285" w:lineRule="atLeast"/>
        <w:rPr>
          <w:ins w:id="746" w:author="Areej Turky Sahu Alotaibi" w:date="2022-01-24T20:06:00Z"/>
          <w:rFonts w:ascii="Consolas" w:hAnsi="Consolas"/>
          <w:color w:val="D4D4D4"/>
          <w:sz w:val="21"/>
          <w:szCs w:val="21"/>
        </w:rPr>
      </w:pPr>
      <w:ins w:id="747" w:author="Areej Turky Sahu Alotaibi" w:date="2022-01-24T20:06:00Z">
        <w:r w:rsidRPr="00C7100F">
          <w:rPr>
            <w:rFonts w:ascii="Consolas" w:hAnsi="Consolas"/>
            <w:color w:val="D4D4D4"/>
            <w:sz w:val="21"/>
            <w:szCs w:val="21"/>
          </w:rPr>
          <w:t>}</w:t>
        </w:r>
      </w:ins>
    </w:p>
    <w:p w14:paraId="490B4F4E" w14:textId="77777777" w:rsidR="00C7100F" w:rsidRPr="00C7100F" w:rsidRDefault="00C7100F" w:rsidP="00C7100F">
      <w:pPr>
        <w:shd w:val="clear" w:color="auto" w:fill="1E1E1E"/>
        <w:spacing w:line="285" w:lineRule="atLeast"/>
        <w:rPr>
          <w:ins w:id="748" w:author="Areej Turky Sahu Alotaibi" w:date="2022-01-24T20:06:00Z"/>
          <w:rFonts w:ascii="Consolas" w:hAnsi="Consolas"/>
          <w:color w:val="D4D4D4"/>
          <w:sz w:val="21"/>
          <w:szCs w:val="21"/>
        </w:rPr>
      </w:pPr>
      <w:proofErr w:type="spellStart"/>
      <w:ins w:id="749" w:author="Areej Turky Sahu Alotaibi" w:date="2022-01-24T20:06:00Z">
        <w:r w:rsidRPr="00C7100F">
          <w:rPr>
            <w:rFonts w:ascii="Consolas" w:hAnsi="Consolas"/>
            <w:color w:val="9CDCFE"/>
            <w:sz w:val="21"/>
            <w:szCs w:val="21"/>
          </w:rPr>
          <w:t>DiagonalDistances</w:t>
        </w:r>
        <w:proofErr w:type="spellEnd"/>
        <w:r w:rsidRPr="00C7100F">
          <w:rPr>
            <w:rFonts w:ascii="Consolas" w:hAnsi="Consolas"/>
            <w:color w:val="D4D4D4"/>
            <w:sz w:val="21"/>
            <w:szCs w:val="21"/>
          </w:rPr>
          <w:t xml:space="preserve"> = {</w:t>
        </w:r>
        <w:r w:rsidRPr="00C7100F">
          <w:rPr>
            <w:rFonts w:ascii="Consolas" w:hAnsi="Consolas"/>
            <w:color w:val="CE9178"/>
            <w:sz w:val="21"/>
            <w:szCs w:val="21"/>
          </w:rPr>
          <w:t>"W"</w:t>
        </w:r>
        <w:r w:rsidRPr="00C7100F">
          <w:rPr>
            <w:rFonts w:ascii="Consolas" w:hAnsi="Consolas"/>
            <w:color w:val="D4D4D4"/>
            <w:sz w:val="21"/>
            <w:szCs w:val="21"/>
          </w:rPr>
          <w:t>:</w:t>
        </w:r>
      </w:ins>
    </w:p>
    <w:p w14:paraId="51EE4531" w14:textId="77777777" w:rsidR="00C7100F" w:rsidRPr="00C7100F" w:rsidRDefault="00C7100F" w:rsidP="00C7100F">
      <w:pPr>
        <w:shd w:val="clear" w:color="auto" w:fill="1E1E1E"/>
        <w:spacing w:line="285" w:lineRule="atLeast"/>
        <w:rPr>
          <w:ins w:id="750" w:author="Areej Turky Sahu Alotaibi" w:date="2022-01-24T20:06:00Z"/>
          <w:rFonts w:ascii="Consolas" w:hAnsi="Consolas"/>
          <w:color w:val="D4D4D4"/>
          <w:sz w:val="21"/>
          <w:szCs w:val="21"/>
        </w:rPr>
      </w:pPr>
      <w:ins w:id="751" w:author="Areej Turky Sahu Alotaibi" w:date="2022-01-24T20:06:00Z">
        <w:r w:rsidRPr="00C7100F">
          <w:rPr>
            <w:rFonts w:ascii="Consolas" w:hAnsi="Consolas"/>
            <w:color w:val="D4D4D4"/>
            <w:sz w:val="21"/>
            <w:szCs w:val="21"/>
          </w:rPr>
          <w:t>                {</w:t>
        </w:r>
        <w:r w:rsidRPr="00C7100F">
          <w:rPr>
            <w:rFonts w:ascii="Consolas" w:hAnsi="Consolas"/>
            <w:color w:val="CE9178"/>
            <w:sz w:val="21"/>
            <w:szCs w:val="21"/>
          </w:rPr>
          <w:t>"H1"</w:t>
        </w:r>
        <w:r w:rsidRPr="00C7100F">
          <w:rPr>
            <w:rFonts w:ascii="Consolas" w:hAnsi="Consolas"/>
            <w:color w:val="D4D4D4"/>
            <w:sz w:val="21"/>
            <w:szCs w:val="21"/>
          </w:rPr>
          <w:t xml:space="preserve">: </w:t>
        </w:r>
        <w:proofErr w:type="spellStart"/>
        <w:r w:rsidRPr="00C7100F">
          <w:rPr>
            <w:rFonts w:ascii="Consolas" w:hAnsi="Consolas"/>
            <w:color w:val="4FC1FF"/>
            <w:sz w:val="21"/>
            <w:szCs w:val="21"/>
          </w:rPr>
          <w:t>W</w:t>
        </w:r>
        <w:r w:rsidRPr="00C7100F">
          <w:rPr>
            <w:rFonts w:ascii="Consolas" w:hAnsi="Consolas"/>
            <w:color w:val="D4D4D4"/>
            <w:sz w:val="21"/>
            <w:szCs w:val="21"/>
          </w:rPr>
          <w:t>.</w:t>
        </w:r>
        <w:r w:rsidRPr="00C7100F">
          <w:rPr>
            <w:rFonts w:ascii="Consolas" w:hAnsi="Consolas"/>
            <w:color w:val="DCDCAA"/>
            <w:sz w:val="21"/>
            <w:szCs w:val="21"/>
          </w:rPr>
          <w:t>getNeighbor</w:t>
        </w:r>
        <w:proofErr w:type="spellEnd"/>
        <w:r w:rsidRPr="00C7100F">
          <w:rPr>
            <w:rFonts w:ascii="Consolas" w:hAnsi="Consolas"/>
            <w:color w:val="D4D4D4"/>
            <w:sz w:val="21"/>
            <w:szCs w:val="21"/>
          </w:rPr>
          <w:t>()[</w:t>
        </w:r>
        <w:r w:rsidRPr="00C7100F">
          <w:rPr>
            <w:rFonts w:ascii="Consolas" w:hAnsi="Consolas"/>
            <w:color w:val="B5CEA8"/>
            <w:sz w:val="21"/>
            <w:szCs w:val="21"/>
          </w:rPr>
          <w:t>0</w:t>
        </w:r>
        <w:r w:rsidRPr="00C7100F">
          <w:rPr>
            <w:rFonts w:ascii="Consolas" w:hAnsi="Consolas"/>
            <w:color w:val="D4D4D4"/>
            <w:sz w:val="21"/>
            <w:szCs w:val="21"/>
          </w:rPr>
          <w:t>].Df,</w:t>
        </w:r>
      </w:ins>
    </w:p>
    <w:p w14:paraId="3CE14B2F" w14:textId="77777777" w:rsidR="00C7100F" w:rsidRPr="00C7100F" w:rsidRDefault="00C7100F" w:rsidP="00C7100F">
      <w:pPr>
        <w:shd w:val="clear" w:color="auto" w:fill="1E1E1E"/>
        <w:spacing w:line="285" w:lineRule="atLeast"/>
        <w:rPr>
          <w:ins w:id="752" w:author="Areej Turky Sahu Alotaibi" w:date="2022-01-24T20:06:00Z"/>
          <w:rFonts w:ascii="Consolas" w:hAnsi="Consolas"/>
          <w:color w:val="D4D4D4"/>
          <w:sz w:val="21"/>
          <w:szCs w:val="21"/>
        </w:rPr>
      </w:pPr>
      <w:ins w:id="753" w:author="Areej Turky Sahu Alotaibi" w:date="2022-01-24T20:06:00Z">
        <w:r w:rsidRPr="00C7100F">
          <w:rPr>
            <w:rFonts w:ascii="Consolas" w:hAnsi="Consolas"/>
            <w:color w:val="D4D4D4"/>
            <w:sz w:val="21"/>
            <w:szCs w:val="21"/>
          </w:rPr>
          <w:t>                 </w:t>
        </w:r>
        <w:r w:rsidRPr="00C7100F">
          <w:rPr>
            <w:rFonts w:ascii="Consolas" w:hAnsi="Consolas"/>
            <w:color w:val="CE9178"/>
            <w:sz w:val="21"/>
            <w:szCs w:val="21"/>
          </w:rPr>
          <w:t>"H2"</w:t>
        </w:r>
        <w:r w:rsidRPr="00C7100F">
          <w:rPr>
            <w:rFonts w:ascii="Consolas" w:hAnsi="Consolas"/>
            <w:color w:val="D4D4D4"/>
            <w:sz w:val="21"/>
            <w:szCs w:val="21"/>
          </w:rPr>
          <w:t>:</w:t>
        </w:r>
        <w:r w:rsidRPr="00C7100F">
          <w:rPr>
            <w:rFonts w:ascii="Consolas" w:hAnsi="Consolas"/>
            <w:color w:val="4FC1FF"/>
            <w:sz w:val="21"/>
            <w:szCs w:val="21"/>
          </w:rPr>
          <w:t>W</w:t>
        </w:r>
        <w:r w:rsidRPr="00C7100F">
          <w:rPr>
            <w:rFonts w:ascii="Consolas" w:hAnsi="Consolas"/>
            <w:color w:val="D4D4D4"/>
            <w:sz w:val="21"/>
            <w:szCs w:val="21"/>
          </w:rPr>
          <w:t>.</w:t>
        </w:r>
        <w:r w:rsidRPr="00C7100F">
          <w:rPr>
            <w:rFonts w:ascii="Consolas" w:hAnsi="Consolas"/>
            <w:color w:val="DCDCAA"/>
            <w:sz w:val="21"/>
            <w:szCs w:val="21"/>
          </w:rPr>
          <w:t>getNeighbor</w:t>
        </w:r>
        <w:r w:rsidRPr="00C7100F">
          <w:rPr>
            <w:rFonts w:ascii="Consolas" w:hAnsi="Consolas"/>
            <w:color w:val="D4D4D4"/>
            <w:sz w:val="21"/>
            <w:szCs w:val="21"/>
          </w:rPr>
          <w:t>()[</w:t>
        </w:r>
        <w:r w:rsidRPr="00C7100F">
          <w:rPr>
            <w:rFonts w:ascii="Consolas" w:hAnsi="Consolas"/>
            <w:color w:val="B5CEA8"/>
            <w:sz w:val="21"/>
            <w:szCs w:val="21"/>
          </w:rPr>
          <w:t>1</w:t>
        </w:r>
        <w:r w:rsidRPr="00C7100F">
          <w:rPr>
            <w:rFonts w:ascii="Consolas" w:hAnsi="Consolas"/>
            <w:color w:val="D4D4D4"/>
            <w:sz w:val="21"/>
            <w:szCs w:val="21"/>
          </w:rPr>
          <w:t>].Df,</w:t>
        </w:r>
      </w:ins>
    </w:p>
    <w:p w14:paraId="2A0E1082" w14:textId="77777777" w:rsidR="00C7100F" w:rsidRPr="00C7100F" w:rsidRDefault="00C7100F" w:rsidP="00C7100F">
      <w:pPr>
        <w:shd w:val="clear" w:color="auto" w:fill="1E1E1E"/>
        <w:spacing w:line="285" w:lineRule="atLeast"/>
        <w:rPr>
          <w:ins w:id="754" w:author="Areej Turky Sahu Alotaibi" w:date="2022-01-24T20:06:00Z"/>
          <w:rFonts w:ascii="Consolas" w:hAnsi="Consolas"/>
          <w:color w:val="D4D4D4"/>
          <w:sz w:val="21"/>
          <w:szCs w:val="21"/>
        </w:rPr>
      </w:pPr>
      <w:ins w:id="755" w:author="Areej Turky Sahu Alotaibi" w:date="2022-01-24T20:06:00Z">
        <w:r w:rsidRPr="00C7100F">
          <w:rPr>
            <w:rFonts w:ascii="Consolas" w:hAnsi="Consolas"/>
            <w:color w:val="D4D4D4"/>
            <w:sz w:val="21"/>
            <w:szCs w:val="21"/>
          </w:rPr>
          <w:t>                 </w:t>
        </w:r>
        <w:r w:rsidRPr="00C7100F">
          <w:rPr>
            <w:rFonts w:ascii="Consolas" w:hAnsi="Consolas"/>
            <w:color w:val="CE9178"/>
            <w:sz w:val="21"/>
            <w:szCs w:val="21"/>
          </w:rPr>
          <w:t>"H3"</w:t>
        </w:r>
        <w:r w:rsidRPr="00C7100F">
          <w:rPr>
            <w:rFonts w:ascii="Consolas" w:hAnsi="Consolas"/>
            <w:color w:val="D4D4D4"/>
            <w:sz w:val="21"/>
            <w:szCs w:val="21"/>
          </w:rPr>
          <w:t xml:space="preserve">: </w:t>
        </w:r>
        <w:proofErr w:type="spellStart"/>
        <w:r w:rsidRPr="00C7100F">
          <w:rPr>
            <w:rFonts w:ascii="Consolas" w:hAnsi="Consolas"/>
            <w:color w:val="4FC1FF"/>
            <w:sz w:val="21"/>
            <w:szCs w:val="21"/>
          </w:rPr>
          <w:t>W</w:t>
        </w:r>
        <w:r w:rsidRPr="00C7100F">
          <w:rPr>
            <w:rFonts w:ascii="Consolas" w:hAnsi="Consolas"/>
            <w:color w:val="D4D4D4"/>
            <w:sz w:val="21"/>
            <w:szCs w:val="21"/>
          </w:rPr>
          <w:t>.</w:t>
        </w:r>
        <w:r w:rsidRPr="00C7100F">
          <w:rPr>
            <w:rFonts w:ascii="Consolas" w:hAnsi="Consolas"/>
            <w:color w:val="DCDCAA"/>
            <w:sz w:val="21"/>
            <w:szCs w:val="21"/>
          </w:rPr>
          <w:t>getNeighbor</w:t>
        </w:r>
        <w:proofErr w:type="spellEnd"/>
        <w:r w:rsidRPr="00C7100F">
          <w:rPr>
            <w:rFonts w:ascii="Consolas" w:hAnsi="Consolas"/>
            <w:color w:val="D4D4D4"/>
            <w:sz w:val="21"/>
            <w:szCs w:val="21"/>
          </w:rPr>
          <w:t>()[</w:t>
        </w:r>
        <w:r w:rsidRPr="00C7100F">
          <w:rPr>
            <w:rFonts w:ascii="Consolas" w:hAnsi="Consolas"/>
            <w:color w:val="B5CEA8"/>
            <w:sz w:val="21"/>
            <w:szCs w:val="21"/>
          </w:rPr>
          <w:t>2</w:t>
        </w:r>
        <w:r w:rsidRPr="00C7100F">
          <w:rPr>
            <w:rFonts w:ascii="Consolas" w:hAnsi="Consolas"/>
            <w:color w:val="D4D4D4"/>
            <w:sz w:val="21"/>
            <w:szCs w:val="21"/>
          </w:rPr>
          <w:t>].Df,</w:t>
        </w:r>
      </w:ins>
    </w:p>
    <w:p w14:paraId="789C1B2C" w14:textId="77777777" w:rsidR="00C7100F" w:rsidRPr="00C7100F" w:rsidRDefault="00C7100F" w:rsidP="00C7100F">
      <w:pPr>
        <w:shd w:val="clear" w:color="auto" w:fill="1E1E1E"/>
        <w:spacing w:line="285" w:lineRule="atLeast"/>
        <w:rPr>
          <w:ins w:id="756" w:author="Areej Turky Sahu Alotaibi" w:date="2022-01-24T20:06:00Z"/>
          <w:rFonts w:ascii="Consolas" w:hAnsi="Consolas"/>
          <w:color w:val="D4D4D4"/>
          <w:sz w:val="21"/>
          <w:szCs w:val="21"/>
        </w:rPr>
      </w:pPr>
      <w:ins w:id="757" w:author="Areej Turky Sahu Alotaibi" w:date="2022-01-24T20:06:00Z">
        <w:r w:rsidRPr="00C7100F">
          <w:rPr>
            <w:rFonts w:ascii="Consolas" w:hAnsi="Consolas"/>
            <w:color w:val="D4D4D4"/>
            <w:sz w:val="21"/>
            <w:szCs w:val="21"/>
          </w:rPr>
          <w:t>                 </w:t>
        </w:r>
        <w:r w:rsidRPr="00C7100F">
          <w:rPr>
            <w:rFonts w:ascii="Consolas" w:hAnsi="Consolas"/>
            <w:color w:val="CE9178"/>
            <w:sz w:val="21"/>
            <w:szCs w:val="21"/>
          </w:rPr>
          <w:t>"H4"</w:t>
        </w:r>
        <w:r w:rsidRPr="00C7100F">
          <w:rPr>
            <w:rFonts w:ascii="Consolas" w:hAnsi="Consolas"/>
            <w:color w:val="D4D4D4"/>
            <w:sz w:val="21"/>
            <w:szCs w:val="21"/>
          </w:rPr>
          <w:t xml:space="preserve">: </w:t>
        </w:r>
        <w:proofErr w:type="spellStart"/>
        <w:r w:rsidRPr="00C7100F">
          <w:rPr>
            <w:rFonts w:ascii="Consolas" w:hAnsi="Consolas"/>
            <w:color w:val="4FC1FF"/>
            <w:sz w:val="21"/>
            <w:szCs w:val="21"/>
          </w:rPr>
          <w:t>W</w:t>
        </w:r>
        <w:r w:rsidRPr="00C7100F">
          <w:rPr>
            <w:rFonts w:ascii="Consolas" w:hAnsi="Consolas"/>
            <w:color w:val="D4D4D4"/>
            <w:sz w:val="21"/>
            <w:szCs w:val="21"/>
          </w:rPr>
          <w:t>.</w:t>
        </w:r>
        <w:r w:rsidRPr="00C7100F">
          <w:rPr>
            <w:rFonts w:ascii="Consolas" w:hAnsi="Consolas"/>
            <w:color w:val="DCDCAA"/>
            <w:sz w:val="21"/>
            <w:szCs w:val="21"/>
          </w:rPr>
          <w:t>getNeighbor</w:t>
        </w:r>
        <w:proofErr w:type="spellEnd"/>
        <w:r w:rsidRPr="00C7100F">
          <w:rPr>
            <w:rFonts w:ascii="Consolas" w:hAnsi="Consolas"/>
            <w:color w:val="D4D4D4"/>
            <w:sz w:val="21"/>
            <w:szCs w:val="21"/>
          </w:rPr>
          <w:t>()[</w:t>
        </w:r>
        <w:r w:rsidRPr="00C7100F">
          <w:rPr>
            <w:rFonts w:ascii="Consolas" w:hAnsi="Consolas"/>
            <w:color w:val="B5CEA8"/>
            <w:sz w:val="21"/>
            <w:szCs w:val="21"/>
          </w:rPr>
          <w:t>3</w:t>
        </w:r>
        <w:r w:rsidRPr="00C7100F">
          <w:rPr>
            <w:rFonts w:ascii="Consolas" w:hAnsi="Consolas"/>
            <w:color w:val="D4D4D4"/>
            <w:sz w:val="21"/>
            <w:szCs w:val="21"/>
          </w:rPr>
          <w:t>].Df</w:t>
        </w:r>
      </w:ins>
    </w:p>
    <w:p w14:paraId="17CB5FEC" w14:textId="77777777" w:rsidR="00C7100F" w:rsidRPr="00C7100F" w:rsidRDefault="00C7100F" w:rsidP="00C7100F">
      <w:pPr>
        <w:shd w:val="clear" w:color="auto" w:fill="1E1E1E"/>
        <w:spacing w:line="285" w:lineRule="atLeast"/>
        <w:rPr>
          <w:ins w:id="758" w:author="Areej Turky Sahu Alotaibi" w:date="2022-01-24T20:06:00Z"/>
          <w:rFonts w:ascii="Consolas" w:hAnsi="Consolas"/>
          <w:color w:val="D4D4D4"/>
          <w:sz w:val="21"/>
          <w:szCs w:val="21"/>
        </w:rPr>
      </w:pPr>
      <w:ins w:id="759" w:author="Areej Turky Sahu Alotaibi" w:date="2022-01-24T20:06:00Z">
        <w:r w:rsidRPr="00C7100F">
          <w:rPr>
            <w:rFonts w:ascii="Consolas" w:hAnsi="Consolas"/>
            <w:color w:val="D4D4D4"/>
            <w:sz w:val="21"/>
            <w:szCs w:val="21"/>
          </w:rPr>
          <w:t>                },</w:t>
        </w:r>
      </w:ins>
    </w:p>
    <w:p w14:paraId="702B9ACD" w14:textId="77777777" w:rsidR="00C7100F" w:rsidRPr="00C7100F" w:rsidRDefault="00C7100F" w:rsidP="00C7100F">
      <w:pPr>
        <w:shd w:val="clear" w:color="auto" w:fill="1E1E1E"/>
        <w:spacing w:line="285" w:lineRule="atLeast"/>
        <w:rPr>
          <w:ins w:id="760" w:author="Areej Turky Sahu Alotaibi" w:date="2022-01-24T20:06:00Z"/>
          <w:rFonts w:ascii="Consolas" w:hAnsi="Consolas"/>
          <w:color w:val="D4D4D4"/>
          <w:sz w:val="21"/>
          <w:szCs w:val="21"/>
        </w:rPr>
      </w:pPr>
      <w:ins w:id="761" w:author="Areej Turky Sahu Alotaibi" w:date="2022-01-24T20:06:00Z">
        <w:r w:rsidRPr="00C7100F">
          <w:rPr>
            <w:rFonts w:ascii="Consolas" w:hAnsi="Consolas"/>
            <w:color w:val="D4D4D4"/>
            <w:sz w:val="21"/>
            <w:szCs w:val="21"/>
          </w:rPr>
          <w:t xml:space="preserve">                </w:t>
        </w:r>
        <w:r w:rsidRPr="00C7100F">
          <w:rPr>
            <w:rFonts w:ascii="Consolas" w:hAnsi="Consolas"/>
            <w:color w:val="CE9178"/>
            <w:sz w:val="21"/>
            <w:szCs w:val="21"/>
          </w:rPr>
          <w:t>"H1"</w:t>
        </w:r>
        <w:r w:rsidRPr="00C7100F">
          <w:rPr>
            <w:rFonts w:ascii="Consolas" w:hAnsi="Consolas"/>
            <w:color w:val="D4D4D4"/>
            <w:sz w:val="21"/>
            <w:szCs w:val="21"/>
          </w:rPr>
          <w:t xml:space="preserve">: </w:t>
        </w:r>
      </w:ins>
    </w:p>
    <w:p w14:paraId="53DEA1E8" w14:textId="77777777" w:rsidR="00C7100F" w:rsidRPr="00C7100F" w:rsidRDefault="00C7100F" w:rsidP="00C7100F">
      <w:pPr>
        <w:shd w:val="clear" w:color="auto" w:fill="1E1E1E"/>
        <w:spacing w:line="285" w:lineRule="atLeast"/>
        <w:rPr>
          <w:ins w:id="762" w:author="Areej Turky Sahu Alotaibi" w:date="2022-01-24T20:06:00Z"/>
          <w:rFonts w:ascii="Consolas" w:hAnsi="Consolas"/>
          <w:color w:val="D4D4D4"/>
          <w:sz w:val="21"/>
          <w:szCs w:val="21"/>
        </w:rPr>
      </w:pPr>
      <w:ins w:id="763" w:author="Areej Turky Sahu Alotaibi" w:date="2022-01-24T20:06:00Z">
        <w:r w:rsidRPr="00C7100F">
          <w:rPr>
            <w:rFonts w:ascii="Consolas" w:hAnsi="Consolas"/>
            <w:color w:val="D4D4D4"/>
            <w:sz w:val="21"/>
            <w:szCs w:val="21"/>
          </w:rPr>
          <w:t>                {</w:t>
        </w:r>
        <w:r w:rsidRPr="00C7100F">
          <w:rPr>
            <w:rFonts w:ascii="Consolas" w:hAnsi="Consolas"/>
            <w:color w:val="CE9178"/>
            <w:sz w:val="21"/>
            <w:szCs w:val="21"/>
          </w:rPr>
          <w:t>"W"</w:t>
        </w:r>
        <w:r w:rsidRPr="00C7100F">
          <w:rPr>
            <w:rFonts w:ascii="Consolas" w:hAnsi="Consolas"/>
            <w:color w:val="D4D4D4"/>
            <w:sz w:val="21"/>
            <w:szCs w:val="21"/>
          </w:rPr>
          <w:t>:  </w:t>
        </w:r>
        <w:r w:rsidRPr="00C7100F">
          <w:rPr>
            <w:rFonts w:ascii="Consolas" w:hAnsi="Consolas"/>
            <w:color w:val="4FC1FF"/>
            <w:sz w:val="21"/>
            <w:szCs w:val="21"/>
          </w:rPr>
          <w:t>H1</w:t>
        </w:r>
        <w:r w:rsidRPr="00C7100F">
          <w:rPr>
            <w:rFonts w:ascii="Consolas" w:hAnsi="Consolas"/>
            <w:color w:val="D4D4D4"/>
            <w:sz w:val="21"/>
            <w:szCs w:val="21"/>
          </w:rPr>
          <w:t>.</w:t>
        </w:r>
        <w:r w:rsidRPr="00C7100F">
          <w:rPr>
            <w:rFonts w:ascii="Consolas" w:hAnsi="Consolas"/>
            <w:color w:val="DCDCAA"/>
            <w:sz w:val="21"/>
            <w:szCs w:val="21"/>
          </w:rPr>
          <w:t>getNeighbor</w:t>
        </w:r>
        <w:r w:rsidRPr="00C7100F">
          <w:rPr>
            <w:rFonts w:ascii="Consolas" w:hAnsi="Consolas"/>
            <w:color w:val="D4D4D4"/>
            <w:sz w:val="21"/>
            <w:szCs w:val="21"/>
          </w:rPr>
          <w:t>()[</w:t>
        </w:r>
        <w:r w:rsidRPr="00C7100F">
          <w:rPr>
            <w:rFonts w:ascii="Consolas" w:hAnsi="Consolas"/>
            <w:color w:val="B5CEA8"/>
            <w:sz w:val="21"/>
            <w:szCs w:val="21"/>
          </w:rPr>
          <w:t>0</w:t>
        </w:r>
        <w:r w:rsidRPr="00C7100F">
          <w:rPr>
            <w:rFonts w:ascii="Consolas" w:hAnsi="Consolas"/>
            <w:color w:val="D4D4D4"/>
            <w:sz w:val="21"/>
            <w:szCs w:val="21"/>
          </w:rPr>
          <w:t>].Df,</w:t>
        </w:r>
      </w:ins>
    </w:p>
    <w:p w14:paraId="1EF62FCE" w14:textId="77777777" w:rsidR="00C7100F" w:rsidRPr="00C7100F" w:rsidRDefault="00C7100F" w:rsidP="00C7100F">
      <w:pPr>
        <w:shd w:val="clear" w:color="auto" w:fill="1E1E1E"/>
        <w:spacing w:line="285" w:lineRule="atLeast"/>
        <w:rPr>
          <w:ins w:id="764" w:author="Areej Turky Sahu Alotaibi" w:date="2022-01-24T20:06:00Z"/>
          <w:rFonts w:ascii="Consolas" w:hAnsi="Consolas"/>
          <w:color w:val="D4D4D4"/>
          <w:sz w:val="21"/>
          <w:szCs w:val="21"/>
        </w:rPr>
      </w:pPr>
      <w:ins w:id="765" w:author="Areej Turky Sahu Alotaibi" w:date="2022-01-24T20:06:00Z">
        <w:r w:rsidRPr="00C7100F">
          <w:rPr>
            <w:rFonts w:ascii="Consolas" w:hAnsi="Consolas"/>
            <w:color w:val="D4D4D4"/>
            <w:sz w:val="21"/>
            <w:szCs w:val="21"/>
          </w:rPr>
          <w:t>                 </w:t>
        </w:r>
        <w:r w:rsidRPr="00C7100F">
          <w:rPr>
            <w:rFonts w:ascii="Consolas" w:hAnsi="Consolas"/>
            <w:color w:val="CE9178"/>
            <w:sz w:val="21"/>
            <w:szCs w:val="21"/>
          </w:rPr>
          <w:t>"H2"</w:t>
        </w:r>
        <w:r w:rsidRPr="00C7100F">
          <w:rPr>
            <w:rFonts w:ascii="Consolas" w:hAnsi="Consolas"/>
            <w:color w:val="D4D4D4"/>
            <w:sz w:val="21"/>
            <w:szCs w:val="21"/>
          </w:rPr>
          <w:t xml:space="preserve">: </w:t>
        </w:r>
        <w:r w:rsidRPr="00C7100F">
          <w:rPr>
            <w:rFonts w:ascii="Consolas" w:hAnsi="Consolas"/>
            <w:color w:val="4FC1FF"/>
            <w:sz w:val="21"/>
            <w:szCs w:val="21"/>
          </w:rPr>
          <w:t>H1</w:t>
        </w:r>
        <w:r w:rsidRPr="00C7100F">
          <w:rPr>
            <w:rFonts w:ascii="Consolas" w:hAnsi="Consolas"/>
            <w:color w:val="D4D4D4"/>
            <w:sz w:val="21"/>
            <w:szCs w:val="21"/>
          </w:rPr>
          <w:t>.</w:t>
        </w:r>
        <w:r w:rsidRPr="00C7100F">
          <w:rPr>
            <w:rFonts w:ascii="Consolas" w:hAnsi="Consolas"/>
            <w:color w:val="DCDCAA"/>
            <w:sz w:val="21"/>
            <w:szCs w:val="21"/>
          </w:rPr>
          <w:t>getNeighbor</w:t>
        </w:r>
        <w:r w:rsidRPr="00C7100F">
          <w:rPr>
            <w:rFonts w:ascii="Consolas" w:hAnsi="Consolas"/>
            <w:color w:val="D4D4D4"/>
            <w:sz w:val="21"/>
            <w:szCs w:val="21"/>
          </w:rPr>
          <w:t>()[</w:t>
        </w:r>
        <w:r w:rsidRPr="00C7100F">
          <w:rPr>
            <w:rFonts w:ascii="Consolas" w:hAnsi="Consolas"/>
            <w:color w:val="B5CEA8"/>
            <w:sz w:val="21"/>
            <w:szCs w:val="21"/>
          </w:rPr>
          <w:t>1</w:t>
        </w:r>
        <w:r w:rsidRPr="00C7100F">
          <w:rPr>
            <w:rFonts w:ascii="Consolas" w:hAnsi="Consolas"/>
            <w:color w:val="D4D4D4"/>
            <w:sz w:val="21"/>
            <w:szCs w:val="21"/>
          </w:rPr>
          <w:t>].Df,</w:t>
        </w:r>
      </w:ins>
    </w:p>
    <w:p w14:paraId="6594A23D" w14:textId="77777777" w:rsidR="00C7100F" w:rsidRPr="00C7100F" w:rsidRDefault="00C7100F" w:rsidP="00C7100F">
      <w:pPr>
        <w:shd w:val="clear" w:color="auto" w:fill="1E1E1E"/>
        <w:spacing w:line="285" w:lineRule="atLeast"/>
        <w:rPr>
          <w:ins w:id="766" w:author="Areej Turky Sahu Alotaibi" w:date="2022-01-24T20:06:00Z"/>
          <w:rFonts w:ascii="Consolas" w:hAnsi="Consolas"/>
          <w:color w:val="D4D4D4"/>
          <w:sz w:val="21"/>
          <w:szCs w:val="21"/>
        </w:rPr>
      </w:pPr>
      <w:ins w:id="767" w:author="Areej Turky Sahu Alotaibi" w:date="2022-01-24T20:06:00Z">
        <w:r w:rsidRPr="00C7100F">
          <w:rPr>
            <w:rFonts w:ascii="Consolas" w:hAnsi="Consolas"/>
            <w:color w:val="D4D4D4"/>
            <w:sz w:val="21"/>
            <w:szCs w:val="21"/>
          </w:rPr>
          <w:lastRenderedPageBreak/>
          <w:t>                 </w:t>
        </w:r>
        <w:r w:rsidRPr="00C7100F">
          <w:rPr>
            <w:rFonts w:ascii="Consolas" w:hAnsi="Consolas"/>
            <w:color w:val="CE9178"/>
            <w:sz w:val="21"/>
            <w:szCs w:val="21"/>
          </w:rPr>
          <w:t>"H3"</w:t>
        </w:r>
        <w:r w:rsidRPr="00C7100F">
          <w:rPr>
            <w:rFonts w:ascii="Consolas" w:hAnsi="Consolas"/>
            <w:color w:val="D4D4D4"/>
            <w:sz w:val="21"/>
            <w:szCs w:val="21"/>
          </w:rPr>
          <w:t xml:space="preserve">: </w:t>
        </w:r>
        <w:r w:rsidRPr="00C7100F">
          <w:rPr>
            <w:rFonts w:ascii="Consolas" w:hAnsi="Consolas"/>
            <w:color w:val="4FC1FF"/>
            <w:sz w:val="21"/>
            <w:szCs w:val="21"/>
          </w:rPr>
          <w:t>H1</w:t>
        </w:r>
        <w:r w:rsidRPr="00C7100F">
          <w:rPr>
            <w:rFonts w:ascii="Consolas" w:hAnsi="Consolas"/>
            <w:color w:val="D4D4D4"/>
            <w:sz w:val="21"/>
            <w:szCs w:val="21"/>
          </w:rPr>
          <w:t>.</w:t>
        </w:r>
        <w:r w:rsidRPr="00C7100F">
          <w:rPr>
            <w:rFonts w:ascii="Consolas" w:hAnsi="Consolas"/>
            <w:color w:val="DCDCAA"/>
            <w:sz w:val="21"/>
            <w:szCs w:val="21"/>
          </w:rPr>
          <w:t>getNeighbor</w:t>
        </w:r>
        <w:r w:rsidRPr="00C7100F">
          <w:rPr>
            <w:rFonts w:ascii="Consolas" w:hAnsi="Consolas"/>
            <w:color w:val="D4D4D4"/>
            <w:sz w:val="21"/>
            <w:szCs w:val="21"/>
          </w:rPr>
          <w:t>()[</w:t>
        </w:r>
        <w:r w:rsidRPr="00C7100F">
          <w:rPr>
            <w:rFonts w:ascii="Consolas" w:hAnsi="Consolas"/>
            <w:color w:val="B5CEA8"/>
            <w:sz w:val="21"/>
            <w:szCs w:val="21"/>
          </w:rPr>
          <w:t>2</w:t>
        </w:r>
        <w:r w:rsidRPr="00C7100F">
          <w:rPr>
            <w:rFonts w:ascii="Consolas" w:hAnsi="Consolas"/>
            <w:color w:val="D4D4D4"/>
            <w:sz w:val="21"/>
            <w:szCs w:val="21"/>
          </w:rPr>
          <w:t>].Df,</w:t>
        </w:r>
      </w:ins>
    </w:p>
    <w:p w14:paraId="1220E50A" w14:textId="77777777" w:rsidR="00C7100F" w:rsidRPr="00C7100F" w:rsidRDefault="00C7100F" w:rsidP="00C7100F">
      <w:pPr>
        <w:shd w:val="clear" w:color="auto" w:fill="1E1E1E"/>
        <w:spacing w:line="285" w:lineRule="atLeast"/>
        <w:rPr>
          <w:ins w:id="768" w:author="Areej Turky Sahu Alotaibi" w:date="2022-01-24T20:06:00Z"/>
          <w:rFonts w:ascii="Consolas" w:hAnsi="Consolas"/>
          <w:color w:val="D4D4D4"/>
          <w:sz w:val="21"/>
          <w:szCs w:val="21"/>
        </w:rPr>
      </w:pPr>
      <w:ins w:id="769" w:author="Areej Turky Sahu Alotaibi" w:date="2022-01-24T20:06:00Z">
        <w:r w:rsidRPr="00C7100F">
          <w:rPr>
            <w:rFonts w:ascii="Consolas" w:hAnsi="Consolas"/>
            <w:color w:val="D4D4D4"/>
            <w:sz w:val="21"/>
            <w:szCs w:val="21"/>
          </w:rPr>
          <w:t>                 </w:t>
        </w:r>
        <w:r w:rsidRPr="00C7100F">
          <w:rPr>
            <w:rFonts w:ascii="Consolas" w:hAnsi="Consolas"/>
            <w:color w:val="CE9178"/>
            <w:sz w:val="21"/>
            <w:szCs w:val="21"/>
          </w:rPr>
          <w:t>"H4"</w:t>
        </w:r>
        <w:r w:rsidRPr="00C7100F">
          <w:rPr>
            <w:rFonts w:ascii="Consolas" w:hAnsi="Consolas"/>
            <w:color w:val="D4D4D4"/>
            <w:sz w:val="21"/>
            <w:szCs w:val="21"/>
          </w:rPr>
          <w:t xml:space="preserve">: </w:t>
        </w:r>
        <w:r w:rsidRPr="00C7100F">
          <w:rPr>
            <w:rFonts w:ascii="Consolas" w:hAnsi="Consolas"/>
            <w:color w:val="4FC1FF"/>
            <w:sz w:val="21"/>
            <w:szCs w:val="21"/>
          </w:rPr>
          <w:t>H1</w:t>
        </w:r>
        <w:r w:rsidRPr="00C7100F">
          <w:rPr>
            <w:rFonts w:ascii="Consolas" w:hAnsi="Consolas"/>
            <w:color w:val="D4D4D4"/>
            <w:sz w:val="21"/>
            <w:szCs w:val="21"/>
          </w:rPr>
          <w:t>.</w:t>
        </w:r>
        <w:r w:rsidRPr="00C7100F">
          <w:rPr>
            <w:rFonts w:ascii="Consolas" w:hAnsi="Consolas"/>
            <w:color w:val="DCDCAA"/>
            <w:sz w:val="21"/>
            <w:szCs w:val="21"/>
          </w:rPr>
          <w:t>getNeighbor</w:t>
        </w:r>
        <w:r w:rsidRPr="00C7100F">
          <w:rPr>
            <w:rFonts w:ascii="Consolas" w:hAnsi="Consolas"/>
            <w:color w:val="D4D4D4"/>
            <w:sz w:val="21"/>
            <w:szCs w:val="21"/>
          </w:rPr>
          <w:t>()[</w:t>
        </w:r>
        <w:r w:rsidRPr="00C7100F">
          <w:rPr>
            <w:rFonts w:ascii="Consolas" w:hAnsi="Consolas"/>
            <w:color w:val="B5CEA8"/>
            <w:sz w:val="21"/>
            <w:szCs w:val="21"/>
          </w:rPr>
          <w:t>3</w:t>
        </w:r>
        <w:r w:rsidRPr="00C7100F">
          <w:rPr>
            <w:rFonts w:ascii="Consolas" w:hAnsi="Consolas"/>
            <w:color w:val="D4D4D4"/>
            <w:sz w:val="21"/>
            <w:szCs w:val="21"/>
          </w:rPr>
          <w:t>].Df</w:t>
        </w:r>
      </w:ins>
    </w:p>
    <w:p w14:paraId="12FF732C" w14:textId="77777777" w:rsidR="00C7100F" w:rsidRPr="00C7100F" w:rsidRDefault="00C7100F" w:rsidP="00C7100F">
      <w:pPr>
        <w:shd w:val="clear" w:color="auto" w:fill="1E1E1E"/>
        <w:spacing w:line="285" w:lineRule="atLeast"/>
        <w:rPr>
          <w:ins w:id="770" w:author="Areej Turky Sahu Alotaibi" w:date="2022-01-24T20:06:00Z"/>
          <w:rFonts w:ascii="Consolas" w:hAnsi="Consolas"/>
          <w:color w:val="D4D4D4"/>
          <w:sz w:val="21"/>
          <w:szCs w:val="21"/>
        </w:rPr>
      </w:pPr>
      <w:ins w:id="771" w:author="Areej Turky Sahu Alotaibi" w:date="2022-01-24T20:06:00Z">
        <w:r w:rsidRPr="00C7100F">
          <w:rPr>
            <w:rFonts w:ascii="Consolas" w:hAnsi="Consolas"/>
            <w:color w:val="D4D4D4"/>
            <w:sz w:val="21"/>
            <w:szCs w:val="21"/>
          </w:rPr>
          <w:t>                },  </w:t>
        </w:r>
      </w:ins>
    </w:p>
    <w:p w14:paraId="6CF21DD9" w14:textId="77777777" w:rsidR="00C7100F" w:rsidRPr="00C7100F" w:rsidRDefault="00C7100F" w:rsidP="00C7100F">
      <w:pPr>
        <w:shd w:val="clear" w:color="auto" w:fill="1E1E1E"/>
        <w:spacing w:line="285" w:lineRule="atLeast"/>
        <w:rPr>
          <w:ins w:id="772" w:author="Areej Turky Sahu Alotaibi" w:date="2022-01-24T20:06:00Z"/>
          <w:rFonts w:ascii="Consolas" w:hAnsi="Consolas"/>
          <w:color w:val="D4D4D4"/>
          <w:sz w:val="21"/>
          <w:szCs w:val="21"/>
        </w:rPr>
      </w:pPr>
      <w:ins w:id="773" w:author="Areej Turky Sahu Alotaibi" w:date="2022-01-24T20:06:00Z">
        <w:r w:rsidRPr="00C7100F">
          <w:rPr>
            <w:rFonts w:ascii="Consolas" w:hAnsi="Consolas"/>
            <w:color w:val="D4D4D4"/>
            <w:sz w:val="21"/>
            <w:szCs w:val="21"/>
          </w:rPr>
          <w:t xml:space="preserve">                </w:t>
        </w:r>
        <w:r w:rsidRPr="00C7100F">
          <w:rPr>
            <w:rFonts w:ascii="Consolas" w:hAnsi="Consolas"/>
            <w:color w:val="CE9178"/>
            <w:sz w:val="21"/>
            <w:szCs w:val="21"/>
          </w:rPr>
          <w:t>"H2"</w:t>
        </w:r>
        <w:r w:rsidRPr="00C7100F">
          <w:rPr>
            <w:rFonts w:ascii="Consolas" w:hAnsi="Consolas"/>
            <w:color w:val="D4D4D4"/>
            <w:sz w:val="21"/>
            <w:szCs w:val="21"/>
          </w:rPr>
          <w:t>:</w:t>
        </w:r>
      </w:ins>
    </w:p>
    <w:p w14:paraId="1F6FF6E2" w14:textId="77777777" w:rsidR="00C7100F" w:rsidRPr="00C7100F" w:rsidRDefault="00C7100F" w:rsidP="00C7100F">
      <w:pPr>
        <w:shd w:val="clear" w:color="auto" w:fill="1E1E1E"/>
        <w:spacing w:line="285" w:lineRule="atLeast"/>
        <w:rPr>
          <w:ins w:id="774" w:author="Areej Turky Sahu Alotaibi" w:date="2022-01-24T20:06:00Z"/>
          <w:rFonts w:ascii="Consolas" w:hAnsi="Consolas"/>
          <w:color w:val="D4D4D4"/>
          <w:sz w:val="21"/>
          <w:szCs w:val="21"/>
        </w:rPr>
      </w:pPr>
      <w:ins w:id="775" w:author="Areej Turky Sahu Alotaibi" w:date="2022-01-24T20:06:00Z">
        <w:r w:rsidRPr="00C7100F">
          <w:rPr>
            <w:rFonts w:ascii="Consolas" w:hAnsi="Consolas"/>
            <w:color w:val="D4D4D4"/>
            <w:sz w:val="21"/>
            <w:szCs w:val="21"/>
          </w:rPr>
          <w:t>                {</w:t>
        </w:r>
        <w:r w:rsidRPr="00C7100F">
          <w:rPr>
            <w:rFonts w:ascii="Consolas" w:hAnsi="Consolas"/>
            <w:color w:val="CE9178"/>
            <w:sz w:val="21"/>
            <w:szCs w:val="21"/>
          </w:rPr>
          <w:t>"W"</w:t>
        </w:r>
        <w:r w:rsidRPr="00C7100F">
          <w:rPr>
            <w:rFonts w:ascii="Consolas" w:hAnsi="Consolas"/>
            <w:color w:val="D4D4D4"/>
            <w:sz w:val="21"/>
            <w:szCs w:val="21"/>
          </w:rPr>
          <w:t xml:space="preserve">: </w:t>
        </w:r>
        <w:r w:rsidRPr="00C7100F">
          <w:rPr>
            <w:rFonts w:ascii="Consolas" w:hAnsi="Consolas"/>
            <w:color w:val="4FC1FF"/>
            <w:sz w:val="21"/>
            <w:szCs w:val="21"/>
          </w:rPr>
          <w:t>H2</w:t>
        </w:r>
        <w:r w:rsidRPr="00C7100F">
          <w:rPr>
            <w:rFonts w:ascii="Consolas" w:hAnsi="Consolas"/>
            <w:color w:val="D4D4D4"/>
            <w:sz w:val="21"/>
            <w:szCs w:val="21"/>
          </w:rPr>
          <w:t>.</w:t>
        </w:r>
        <w:r w:rsidRPr="00C7100F">
          <w:rPr>
            <w:rFonts w:ascii="Consolas" w:hAnsi="Consolas"/>
            <w:color w:val="DCDCAA"/>
            <w:sz w:val="21"/>
            <w:szCs w:val="21"/>
          </w:rPr>
          <w:t>getNeighbor</w:t>
        </w:r>
        <w:r w:rsidRPr="00C7100F">
          <w:rPr>
            <w:rFonts w:ascii="Consolas" w:hAnsi="Consolas"/>
            <w:color w:val="D4D4D4"/>
            <w:sz w:val="21"/>
            <w:szCs w:val="21"/>
          </w:rPr>
          <w:t>()[</w:t>
        </w:r>
        <w:r w:rsidRPr="00C7100F">
          <w:rPr>
            <w:rFonts w:ascii="Consolas" w:hAnsi="Consolas"/>
            <w:color w:val="B5CEA8"/>
            <w:sz w:val="21"/>
            <w:szCs w:val="21"/>
          </w:rPr>
          <w:t>0</w:t>
        </w:r>
        <w:r w:rsidRPr="00C7100F">
          <w:rPr>
            <w:rFonts w:ascii="Consolas" w:hAnsi="Consolas"/>
            <w:color w:val="D4D4D4"/>
            <w:sz w:val="21"/>
            <w:szCs w:val="21"/>
          </w:rPr>
          <w:t>].Df,</w:t>
        </w:r>
      </w:ins>
    </w:p>
    <w:p w14:paraId="255F090E" w14:textId="77777777" w:rsidR="00C7100F" w:rsidRPr="00C7100F" w:rsidRDefault="00C7100F" w:rsidP="00C7100F">
      <w:pPr>
        <w:shd w:val="clear" w:color="auto" w:fill="1E1E1E"/>
        <w:spacing w:line="285" w:lineRule="atLeast"/>
        <w:rPr>
          <w:ins w:id="776" w:author="Areej Turky Sahu Alotaibi" w:date="2022-01-24T20:06:00Z"/>
          <w:rFonts w:ascii="Consolas" w:hAnsi="Consolas"/>
          <w:color w:val="D4D4D4"/>
          <w:sz w:val="21"/>
          <w:szCs w:val="21"/>
        </w:rPr>
      </w:pPr>
      <w:ins w:id="777" w:author="Areej Turky Sahu Alotaibi" w:date="2022-01-24T20:06:00Z">
        <w:r w:rsidRPr="00C7100F">
          <w:rPr>
            <w:rFonts w:ascii="Consolas" w:hAnsi="Consolas"/>
            <w:color w:val="D4D4D4"/>
            <w:sz w:val="21"/>
            <w:szCs w:val="21"/>
          </w:rPr>
          <w:t>                 </w:t>
        </w:r>
        <w:r w:rsidRPr="00C7100F">
          <w:rPr>
            <w:rFonts w:ascii="Consolas" w:hAnsi="Consolas"/>
            <w:color w:val="CE9178"/>
            <w:sz w:val="21"/>
            <w:szCs w:val="21"/>
          </w:rPr>
          <w:t>"H1"</w:t>
        </w:r>
        <w:r w:rsidRPr="00C7100F">
          <w:rPr>
            <w:rFonts w:ascii="Consolas" w:hAnsi="Consolas"/>
            <w:color w:val="D4D4D4"/>
            <w:sz w:val="21"/>
            <w:szCs w:val="21"/>
          </w:rPr>
          <w:t>:</w:t>
        </w:r>
        <w:r w:rsidRPr="00C7100F">
          <w:rPr>
            <w:rFonts w:ascii="Consolas" w:hAnsi="Consolas"/>
            <w:color w:val="4FC1FF"/>
            <w:sz w:val="21"/>
            <w:szCs w:val="21"/>
          </w:rPr>
          <w:t>H2</w:t>
        </w:r>
        <w:r w:rsidRPr="00C7100F">
          <w:rPr>
            <w:rFonts w:ascii="Consolas" w:hAnsi="Consolas"/>
            <w:color w:val="D4D4D4"/>
            <w:sz w:val="21"/>
            <w:szCs w:val="21"/>
          </w:rPr>
          <w:t>.</w:t>
        </w:r>
        <w:r w:rsidRPr="00C7100F">
          <w:rPr>
            <w:rFonts w:ascii="Consolas" w:hAnsi="Consolas"/>
            <w:color w:val="DCDCAA"/>
            <w:sz w:val="21"/>
            <w:szCs w:val="21"/>
          </w:rPr>
          <w:t>getNeighbor</w:t>
        </w:r>
        <w:r w:rsidRPr="00C7100F">
          <w:rPr>
            <w:rFonts w:ascii="Consolas" w:hAnsi="Consolas"/>
            <w:color w:val="D4D4D4"/>
            <w:sz w:val="21"/>
            <w:szCs w:val="21"/>
          </w:rPr>
          <w:t>()[</w:t>
        </w:r>
        <w:r w:rsidRPr="00C7100F">
          <w:rPr>
            <w:rFonts w:ascii="Consolas" w:hAnsi="Consolas"/>
            <w:color w:val="B5CEA8"/>
            <w:sz w:val="21"/>
            <w:szCs w:val="21"/>
          </w:rPr>
          <w:t>1</w:t>
        </w:r>
        <w:r w:rsidRPr="00C7100F">
          <w:rPr>
            <w:rFonts w:ascii="Consolas" w:hAnsi="Consolas"/>
            <w:color w:val="D4D4D4"/>
            <w:sz w:val="21"/>
            <w:szCs w:val="21"/>
          </w:rPr>
          <w:t>].Df,</w:t>
        </w:r>
      </w:ins>
    </w:p>
    <w:p w14:paraId="49EB2677" w14:textId="77777777" w:rsidR="00C7100F" w:rsidRPr="00C7100F" w:rsidRDefault="00C7100F" w:rsidP="00C7100F">
      <w:pPr>
        <w:shd w:val="clear" w:color="auto" w:fill="1E1E1E"/>
        <w:spacing w:line="285" w:lineRule="atLeast"/>
        <w:rPr>
          <w:ins w:id="778" w:author="Areej Turky Sahu Alotaibi" w:date="2022-01-24T20:06:00Z"/>
          <w:rFonts w:ascii="Consolas" w:hAnsi="Consolas"/>
          <w:color w:val="D4D4D4"/>
          <w:sz w:val="21"/>
          <w:szCs w:val="21"/>
        </w:rPr>
      </w:pPr>
      <w:ins w:id="779" w:author="Areej Turky Sahu Alotaibi" w:date="2022-01-24T20:06:00Z">
        <w:r w:rsidRPr="00C7100F">
          <w:rPr>
            <w:rFonts w:ascii="Consolas" w:hAnsi="Consolas"/>
            <w:color w:val="D4D4D4"/>
            <w:sz w:val="21"/>
            <w:szCs w:val="21"/>
          </w:rPr>
          <w:t>                 </w:t>
        </w:r>
        <w:r w:rsidRPr="00C7100F">
          <w:rPr>
            <w:rFonts w:ascii="Consolas" w:hAnsi="Consolas"/>
            <w:color w:val="CE9178"/>
            <w:sz w:val="21"/>
            <w:szCs w:val="21"/>
          </w:rPr>
          <w:t>"H3"</w:t>
        </w:r>
        <w:r w:rsidRPr="00C7100F">
          <w:rPr>
            <w:rFonts w:ascii="Consolas" w:hAnsi="Consolas"/>
            <w:color w:val="D4D4D4"/>
            <w:sz w:val="21"/>
            <w:szCs w:val="21"/>
          </w:rPr>
          <w:t>:</w:t>
        </w:r>
        <w:r w:rsidRPr="00C7100F">
          <w:rPr>
            <w:rFonts w:ascii="Consolas" w:hAnsi="Consolas"/>
            <w:color w:val="4FC1FF"/>
            <w:sz w:val="21"/>
            <w:szCs w:val="21"/>
          </w:rPr>
          <w:t>H2</w:t>
        </w:r>
        <w:r w:rsidRPr="00C7100F">
          <w:rPr>
            <w:rFonts w:ascii="Consolas" w:hAnsi="Consolas"/>
            <w:color w:val="D4D4D4"/>
            <w:sz w:val="21"/>
            <w:szCs w:val="21"/>
          </w:rPr>
          <w:t>.</w:t>
        </w:r>
        <w:r w:rsidRPr="00C7100F">
          <w:rPr>
            <w:rFonts w:ascii="Consolas" w:hAnsi="Consolas"/>
            <w:color w:val="DCDCAA"/>
            <w:sz w:val="21"/>
            <w:szCs w:val="21"/>
          </w:rPr>
          <w:t>getNeighbor</w:t>
        </w:r>
        <w:r w:rsidRPr="00C7100F">
          <w:rPr>
            <w:rFonts w:ascii="Consolas" w:hAnsi="Consolas"/>
            <w:color w:val="D4D4D4"/>
            <w:sz w:val="21"/>
            <w:szCs w:val="21"/>
          </w:rPr>
          <w:t>()[</w:t>
        </w:r>
        <w:r w:rsidRPr="00C7100F">
          <w:rPr>
            <w:rFonts w:ascii="Consolas" w:hAnsi="Consolas"/>
            <w:color w:val="B5CEA8"/>
            <w:sz w:val="21"/>
            <w:szCs w:val="21"/>
          </w:rPr>
          <w:t>2</w:t>
        </w:r>
        <w:r w:rsidRPr="00C7100F">
          <w:rPr>
            <w:rFonts w:ascii="Consolas" w:hAnsi="Consolas"/>
            <w:color w:val="D4D4D4"/>
            <w:sz w:val="21"/>
            <w:szCs w:val="21"/>
          </w:rPr>
          <w:t>].Df,</w:t>
        </w:r>
      </w:ins>
    </w:p>
    <w:p w14:paraId="5D2F8EE7" w14:textId="77777777" w:rsidR="00C7100F" w:rsidRPr="00C7100F" w:rsidRDefault="00C7100F" w:rsidP="00C7100F">
      <w:pPr>
        <w:shd w:val="clear" w:color="auto" w:fill="1E1E1E"/>
        <w:spacing w:line="285" w:lineRule="atLeast"/>
        <w:rPr>
          <w:ins w:id="780" w:author="Areej Turky Sahu Alotaibi" w:date="2022-01-24T20:06:00Z"/>
          <w:rFonts w:ascii="Consolas" w:hAnsi="Consolas"/>
          <w:color w:val="D4D4D4"/>
          <w:sz w:val="21"/>
          <w:szCs w:val="21"/>
        </w:rPr>
      </w:pPr>
      <w:ins w:id="781" w:author="Areej Turky Sahu Alotaibi" w:date="2022-01-24T20:06:00Z">
        <w:r w:rsidRPr="00C7100F">
          <w:rPr>
            <w:rFonts w:ascii="Consolas" w:hAnsi="Consolas"/>
            <w:color w:val="D4D4D4"/>
            <w:sz w:val="21"/>
            <w:szCs w:val="21"/>
          </w:rPr>
          <w:t>                 </w:t>
        </w:r>
        <w:r w:rsidRPr="00C7100F">
          <w:rPr>
            <w:rFonts w:ascii="Consolas" w:hAnsi="Consolas"/>
            <w:color w:val="CE9178"/>
            <w:sz w:val="21"/>
            <w:szCs w:val="21"/>
          </w:rPr>
          <w:t>"H4"</w:t>
        </w:r>
        <w:r w:rsidRPr="00C7100F">
          <w:rPr>
            <w:rFonts w:ascii="Consolas" w:hAnsi="Consolas"/>
            <w:color w:val="D4D4D4"/>
            <w:sz w:val="21"/>
            <w:szCs w:val="21"/>
          </w:rPr>
          <w:t xml:space="preserve">: </w:t>
        </w:r>
        <w:r w:rsidRPr="00C7100F">
          <w:rPr>
            <w:rFonts w:ascii="Consolas" w:hAnsi="Consolas"/>
            <w:color w:val="4FC1FF"/>
            <w:sz w:val="21"/>
            <w:szCs w:val="21"/>
          </w:rPr>
          <w:t>H2</w:t>
        </w:r>
        <w:r w:rsidRPr="00C7100F">
          <w:rPr>
            <w:rFonts w:ascii="Consolas" w:hAnsi="Consolas"/>
            <w:color w:val="D4D4D4"/>
            <w:sz w:val="21"/>
            <w:szCs w:val="21"/>
          </w:rPr>
          <w:t>.</w:t>
        </w:r>
        <w:r w:rsidRPr="00C7100F">
          <w:rPr>
            <w:rFonts w:ascii="Consolas" w:hAnsi="Consolas"/>
            <w:color w:val="DCDCAA"/>
            <w:sz w:val="21"/>
            <w:szCs w:val="21"/>
          </w:rPr>
          <w:t>getNeighbor</w:t>
        </w:r>
        <w:r w:rsidRPr="00C7100F">
          <w:rPr>
            <w:rFonts w:ascii="Consolas" w:hAnsi="Consolas"/>
            <w:color w:val="D4D4D4"/>
            <w:sz w:val="21"/>
            <w:szCs w:val="21"/>
          </w:rPr>
          <w:t>()[</w:t>
        </w:r>
        <w:r w:rsidRPr="00C7100F">
          <w:rPr>
            <w:rFonts w:ascii="Consolas" w:hAnsi="Consolas"/>
            <w:color w:val="B5CEA8"/>
            <w:sz w:val="21"/>
            <w:szCs w:val="21"/>
          </w:rPr>
          <w:t>3</w:t>
        </w:r>
        <w:r w:rsidRPr="00C7100F">
          <w:rPr>
            <w:rFonts w:ascii="Consolas" w:hAnsi="Consolas"/>
            <w:color w:val="D4D4D4"/>
            <w:sz w:val="21"/>
            <w:szCs w:val="21"/>
          </w:rPr>
          <w:t>].Df</w:t>
        </w:r>
      </w:ins>
    </w:p>
    <w:p w14:paraId="048A0E6F" w14:textId="77777777" w:rsidR="00C7100F" w:rsidRPr="00C7100F" w:rsidRDefault="00C7100F" w:rsidP="00C7100F">
      <w:pPr>
        <w:shd w:val="clear" w:color="auto" w:fill="1E1E1E"/>
        <w:spacing w:line="285" w:lineRule="atLeast"/>
        <w:rPr>
          <w:ins w:id="782" w:author="Areej Turky Sahu Alotaibi" w:date="2022-01-24T20:06:00Z"/>
          <w:rFonts w:ascii="Consolas" w:hAnsi="Consolas"/>
          <w:color w:val="D4D4D4"/>
          <w:sz w:val="21"/>
          <w:szCs w:val="21"/>
        </w:rPr>
      </w:pPr>
      <w:ins w:id="783" w:author="Areej Turky Sahu Alotaibi" w:date="2022-01-24T20:06:00Z">
        <w:r w:rsidRPr="00C7100F">
          <w:rPr>
            <w:rFonts w:ascii="Consolas" w:hAnsi="Consolas"/>
            <w:color w:val="D4D4D4"/>
            <w:sz w:val="21"/>
            <w:szCs w:val="21"/>
          </w:rPr>
          <w:t>                },</w:t>
        </w:r>
      </w:ins>
    </w:p>
    <w:p w14:paraId="3F587BFC" w14:textId="77777777" w:rsidR="00C7100F" w:rsidRPr="00C7100F" w:rsidRDefault="00C7100F" w:rsidP="00C7100F">
      <w:pPr>
        <w:shd w:val="clear" w:color="auto" w:fill="1E1E1E"/>
        <w:spacing w:line="285" w:lineRule="atLeast"/>
        <w:rPr>
          <w:ins w:id="784" w:author="Areej Turky Sahu Alotaibi" w:date="2022-01-24T20:06:00Z"/>
          <w:rFonts w:ascii="Consolas" w:hAnsi="Consolas"/>
          <w:color w:val="D4D4D4"/>
          <w:sz w:val="21"/>
          <w:szCs w:val="21"/>
        </w:rPr>
      </w:pPr>
      <w:ins w:id="785" w:author="Areej Turky Sahu Alotaibi" w:date="2022-01-24T20:06:00Z">
        <w:r w:rsidRPr="00C7100F">
          <w:rPr>
            <w:rFonts w:ascii="Consolas" w:hAnsi="Consolas"/>
            <w:color w:val="D4D4D4"/>
            <w:sz w:val="21"/>
            <w:szCs w:val="21"/>
          </w:rPr>
          <w:t xml:space="preserve">                </w:t>
        </w:r>
        <w:r w:rsidRPr="00C7100F">
          <w:rPr>
            <w:rFonts w:ascii="Consolas" w:hAnsi="Consolas"/>
            <w:color w:val="CE9178"/>
            <w:sz w:val="21"/>
            <w:szCs w:val="21"/>
          </w:rPr>
          <w:t>"H3"</w:t>
        </w:r>
        <w:r w:rsidRPr="00C7100F">
          <w:rPr>
            <w:rFonts w:ascii="Consolas" w:hAnsi="Consolas"/>
            <w:color w:val="D4D4D4"/>
            <w:sz w:val="21"/>
            <w:szCs w:val="21"/>
          </w:rPr>
          <w:t xml:space="preserve">: </w:t>
        </w:r>
      </w:ins>
    </w:p>
    <w:p w14:paraId="40994D36" w14:textId="77777777" w:rsidR="00C7100F" w:rsidRPr="00C7100F" w:rsidRDefault="00C7100F" w:rsidP="00C7100F">
      <w:pPr>
        <w:shd w:val="clear" w:color="auto" w:fill="1E1E1E"/>
        <w:spacing w:line="285" w:lineRule="atLeast"/>
        <w:rPr>
          <w:ins w:id="786" w:author="Areej Turky Sahu Alotaibi" w:date="2022-01-24T20:06:00Z"/>
          <w:rFonts w:ascii="Consolas" w:hAnsi="Consolas"/>
          <w:color w:val="D4D4D4"/>
          <w:sz w:val="21"/>
          <w:szCs w:val="21"/>
        </w:rPr>
      </w:pPr>
      <w:ins w:id="787" w:author="Areej Turky Sahu Alotaibi" w:date="2022-01-24T20:06:00Z">
        <w:r w:rsidRPr="00C7100F">
          <w:rPr>
            <w:rFonts w:ascii="Consolas" w:hAnsi="Consolas"/>
            <w:color w:val="D4D4D4"/>
            <w:sz w:val="21"/>
            <w:szCs w:val="21"/>
          </w:rPr>
          <w:t>                {</w:t>
        </w:r>
        <w:r w:rsidRPr="00C7100F">
          <w:rPr>
            <w:rFonts w:ascii="Consolas" w:hAnsi="Consolas"/>
            <w:color w:val="CE9178"/>
            <w:sz w:val="21"/>
            <w:szCs w:val="21"/>
          </w:rPr>
          <w:t>"W"</w:t>
        </w:r>
        <w:r w:rsidRPr="00C7100F">
          <w:rPr>
            <w:rFonts w:ascii="Consolas" w:hAnsi="Consolas"/>
            <w:color w:val="D4D4D4"/>
            <w:sz w:val="21"/>
            <w:szCs w:val="21"/>
          </w:rPr>
          <w:t>:  </w:t>
        </w:r>
        <w:r w:rsidRPr="00C7100F">
          <w:rPr>
            <w:rFonts w:ascii="Consolas" w:hAnsi="Consolas"/>
            <w:color w:val="4FC1FF"/>
            <w:sz w:val="21"/>
            <w:szCs w:val="21"/>
          </w:rPr>
          <w:t>H3</w:t>
        </w:r>
        <w:r w:rsidRPr="00C7100F">
          <w:rPr>
            <w:rFonts w:ascii="Consolas" w:hAnsi="Consolas"/>
            <w:color w:val="D4D4D4"/>
            <w:sz w:val="21"/>
            <w:szCs w:val="21"/>
          </w:rPr>
          <w:t>.</w:t>
        </w:r>
        <w:r w:rsidRPr="00C7100F">
          <w:rPr>
            <w:rFonts w:ascii="Consolas" w:hAnsi="Consolas"/>
            <w:color w:val="DCDCAA"/>
            <w:sz w:val="21"/>
            <w:szCs w:val="21"/>
          </w:rPr>
          <w:t>getNeighbor</w:t>
        </w:r>
        <w:r w:rsidRPr="00C7100F">
          <w:rPr>
            <w:rFonts w:ascii="Consolas" w:hAnsi="Consolas"/>
            <w:color w:val="D4D4D4"/>
            <w:sz w:val="21"/>
            <w:szCs w:val="21"/>
          </w:rPr>
          <w:t>()[</w:t>
        </w:r>
        <w:r w:rsidRPr="00C7100F">
          <w:rPr>
            <w:rFonts w:ascii="Consolas" w:hAnsi="Consolas"/>
            <w:color w:val="B5CEA8"/>
            <w:sz w:val="21"/>
            <w:szCs w:val="21"/>
          </w:rPr>
          <w:t>0</w:t>
        </w:r>
        <w:r w:rsidRPr="00C7100F">
          <w:rPr>
            <w:rFonts w:ascii="Consolas" w:hAnsi="Consolas"/>
            <w:color w:val="D4D4D4"/>
            <w:sz w:val="21"/>
            <w:szCs w:val="21"/>
          </w:rPr>
          <w:t>].Df,</w:t>
        </w:r>
      </w:ins>
    </w:p>
    <w:p w14:paraId="5433E237" w14:textId="77777777" w:rsidR="00C7100F" w:rsidRPr="00C7100F" w:rsidRDefault="00C7100F" w:rsidP="00C7100F">
      <w:pPr>
        <w:shd w:val="clear" w:color="auto" w:fill="1E1E1E"/>
        <w:spacing w:line="285" w:lineRule="atLeast"/>
        <w:rPr>
          <w:ins w:id="788" w:author="Areej Turky Sahu Alotaibi" w:date="2022-01-24T20:06:00Z"/>
          <w:rFonts w:ascii="Consolas" w:hAnsi="Consolas"/>
          <w:color w:val="D4D4D4"/>
          <w:sz w:val="21"/>
          <w:szCs w:val="21"/>
        </w:rPr>
      </w:pPr>
      <w:ins w:id="789" w:author="Areej Turky Sahu Alotaibi" w:date="2022-01-24T20:06:00Z">
        <w:r w:rsidRPr="00C7100F">
          <w:rPr>
            <w:rFonts w:ascii="Consolas" w:hAnsi="Consolas"/>
            <w:color w:val="D4D4D4"/>
            <w:sz w:val="21"/>
            <w:szCs w:val="21"/>
          </w:rPr>
          <w:t>                 </w:t>
        </w:r>
        <w:r w:rsidRPr="00C7100F">
          <w:rPr>
            <w:rFonts w:ascii="Consolas" w:hAnsi="Consolas"/>
            <w:color w:val="CE9178"/>
            <w:sz w:val="21"/>
            <w:szCs w:val="21"/>
          </w:rPr>
          <w:t>"H1"</w:t>
        </w:r>
        <w:r w:rsidRPr="00C7100F">
          <w:rPr>
            <w:rFonts w:ascii="Consolas" w:hAnsi="Consolas"/>
            <w:color w:val="D4D4D4"/>
            <w:sz w:val="21"/>
            <w:szCs w:val="21"/>
          </w:rPr>
          <w:t xml:space="preserve">: </w:t>
        </w:r>
        <w:r w:rsidRPr="00C7100F">
          <w:rPr>
            <w:rFonts w:ascii="Consolas" w:hAnsi="Consolas"/>
            <w:color w:val="4FC1FF"/>
            <w:sz w:val="21"/>
            <w:szCs w:val="21"/>
          </w:rPr>
          <w:t>H3</w:t>
        </w:r>
        <w:r w:rsidRPr="00C7100F">
          <w:rPr>
            <w:rFonts w:ascii="Consolas" w:hAnsi="Consolas"/>
            <w:color w:val="D4D4D4"/>
            <w:sz w:val="21"/>
            <w:szCs w:val="21"/>
          </w:rPr>
          <w:t>.</w:t>
        </w:r>
        <w:r w:rsidRPr="00C7100F">
          <w:rPr>
            <w:rFonts w:ascii="Consolas" w:hAnsi="Consolas"/>
            <w:color w:val="DCDCAA"/>
            <w:sz w:val="21"/>
            <w:szCs w:val="21"/>
          </w:rPr>
          <w:t>getNeighbor</w:t>
        </w:r>
        <w:r w:rsidRPr="00C7100F">
          <w:rPr>
            <w:rFonts w:ascii="Consolas" w:hAnsi="Consolas"/>
            <w:color w:val="D4D4D4"/>
            <w:sz w:val="21"/>
            <w:szCs w:val="21"/>
          </w:rPr>
          <w:t>()[</w:t>
        </w:r>
        <w:r w:rsidRPr="00C7100F">
          <w:rPr>
            <w:rFonts w:ascii="Consolas" w:hAnsi="Consolas"/>
            <w:color w:val="B5CEA8"/>
            <w:sz w:val="21"/>
            <w:szCs w:val="21"/>
          </w:rPr>
          <w:t>1</w:t>
        </w:r>
        <w:r w:rsidRPr="00C7100F">
          <w:rPr>
            <w:rFonts w:ascii="Consolas" w:hAnsi="Consolas"/>
            <w:color w:val="D4D4D4"/>
            <w:sz w:val="21"/>
            <w:szCs w:val="21"/>
          </w:rPr>
          <w:t>].Df,</w:t>
        </w:r>
      </w:ins>
    </w:p>
    <w:p w14:paraId="657A2A66" w14:textId="77777777" w:rsidR="00C7100F" w:rsidRPr="00C7100F" w:rsidRDefault="00C7100F" w:rsidP="00C7100F">
      <w:pPr>
        <w:shd w:val="clear" w:color="auto" w:fill="1E1E1E"/>
        <w:spacing w:line="285" w:lineRule="atLeast"/>
        <w:rPr>
          <w:ins w:id="790" w:author="Areej Turky Sahu Alotaibi" w:date="2022-01-24T20:06:00Z"/>
          <w:rFonts w:ascii="Consolas" w:hAnsi="Consolas"/>
          <w:color w:val="D4D4D4"/>
          <w:sz w:val="21"/>
          <w:szCs w:val="21"/>
        </w:rPr>
      </w:pPr>
      <w:ins w:id="791" w:author="Areej Turky Sahu Alotaibi" w:date="2022-01-24T20:06:00Z">
        <w:r w:rsidRPr="00C7100F">
          <w:rPr>
            <w:rFonts w:ascii="Consolas" w:hAnsi="Consolas"/>
            <w:color w:val="D4D4D4"/>
            <w:sz w:val="21"/>
            <w:szCs w:val="21"/>
          </w:rPr>
          <w:t>                 </w:t>
        </w:r>
        <w:r w:rsidRPr="00C7100F">
          <w:rPr>
            <w:rFonts w:ascii="Consolas" w:hAnsi="Consolas"/>
            <w:color w:val="CE9178"/>
            <w:sz w:val="21"/>
            <w:szCs w:val="21"/>
          </w:rPr>
          <w:t>"H2"</w:t>
        </w:r>
        <w:r w:rsidRPr="00C7100F">
          <w:rPr>
            <w:rFonts w:ascii="Consolas" w:hAnsi="Consolas"/>
            <w:color w:val="D4D4D4"/>
            <w:sz w:val="21"/>
            <w:szCs w:val="21"/>
          </w:rPr>
          <w:t xml:space="preserve">: </w:t>
        </w:r>
        <w:r w:rsidRPr="00C7100F">
          <w:rPr>
            <w:rFonts w:ascii="Consolas" w:hAnsi="Consolas"/>
            <w:color w:val="4FC1FF"/>
            <w:sz w:val="21"/>
            <w:szCs w:val="21"/>
          </w:rPr>
          <w:t>H3</w:t>
        </w:r>
        <w:r w:rsidRPr="00C7100F">
          <w:rPr>
            <w:rFonts w:ascii="Consolas" w:hAnsi="Consolas"/>
            <w:color w:val="D4D4D4"/>
            <w:sz w:val="21"/>
            <w:szCs w:val="21"/>
          </w:rPr>
          <w:t>.</w:t>
        </w:r>
        <w:r w:rsidRPr="00C7100F">
          <w:rPr>
            <w:rFonts w:ascii="Consolas" w:hAnsi="Consolas"/>
            <w:color w:val="DCDCAA"/>
            <w:sz w:val="21"/>
            <w:szCs w:val="21"/>
          </w:rPr>
          <w:t>getNeighbor</w:t>
        </w:r>
        <w:r w:rsidRPr="00C7100F">
          <w:rPr>
            <w:rFonts w:ascii="Consolas" w:hAnsi="Consolas"/>
            <w:color w:val="D4D4D4"/>
            <w:sz w:val="21"/>
            <w:szCs w:val="21"/>
          </w:rPr>
          <w:t>()[</w:t>
        </w:r>
        <w:r w:rsidRPr="00C7100F">
          <w:rPr>
            <w:rFonts w:ascii="Consolas" w:hAnsi="Consolas"/>
            <w:color w:val="B5CEA8"/>
            <w:sz w:val="21"/>
            <w:szCs w:val="21"/>
          </w:rPr>
          <w:t>2</w:t>
        </w:r>
        <w:r w:rsidRPr="00C7100F">
          <w:rPr>
            <w:rFonts w:ascii="Consolas" w:hAnsi="Consolas"/>
            <w:color w:val="D4D4D4"/>
            <w:sz w:val="21"/>
            <w:szCs w:val="21"/>
          </w:rPr>
          <w:t>].Df,</w:t>
        </w:r>
      </w:ins>
    </w:p>
    <w:p w14:paraId="1AB983C4" w14:textId="77777777" w:rsidR="00C7100F" w:rsidRPr="00C7100F" w:rsidRDefault="00C7100F" w:rsidP="00C7100F">
      <w:pPr>
        <w:shd w:val="clear" w:color="auto" w:fill="1E1E1E"/>
        <w:spacing w:line="285" w:lineRule="atLeast"/>
        <w:rPr>
          <w:ins w:id="792" w:author="Areej Turky Sahu Alotaibi" w:date="2022-01-24T20:06:00Z"/>
          <w:rFonts w:ascii="Consolas" w:hAnsi="Consolas"/>
          <w:color w:val="D4D4D4"/>
          <w:sz w:val="21"/>
          <w:szCs w:val="21"/>
        </w:rPr>
      </w:pPr>
      <w:ins w:id="793" w:author="Areej Turky Sahu Alotaibi" w:date="2022-01-24T20:06:00Z">
        <w:r w:rsidRPr="00C7100F">
          <w:rPr>
            <w:rFonts w:ascii="Consolas" w:hAnsi="Consolas"/>
            <w:color w:val="D4D4D4"/>
            <w:sz w:val="21"/>
            <w:szCs w:val="21"/>
          </w:rPr>
          <w:t>                 </w:t>
        </w:r>
        <w:r w:rsidRPr="00C7100F">
          <w:rPr>
            <w:rFonts w:ascii="Consolas" w:hAnsi="Consolas"/>
            <w:color w:val="CE9178"/>
            <w:sz w:val="21"/>
            <w:szCs w:val="21"/>
          </w:rPr>
          <w:t>"H4"</w:t>
        </w:r>
        <w:r w:rsidRPr="00C7100F">
          <w:rPr>
            <w:rFonts w:ascii="Consolas" w:hAnsi="Consolas"/>
            <w:color w:val="D4D4D4"/>
            <w:sz w:val="21"/>
            <w:szCs w:val="21"/>
          </w:rPr>
          <w:t xml:space="preserve">: </w:t>
        </w:r>
        <w:r w:rsidRPr="00C7100F">
          <w:rPr>
            <w:rFonts w:ascii="Consolas" w:hAnsi="Consolas"/>
            <w:color w:val="4FC1FF"/>
            <w:sz w:val="21"/>
            <w:szCs w:val="21"/>
          </w:rPr>
          <w:t>H3</w:t>
        </w:r>
        <w:r w:rsidRPr="00C7100F">
          <w:rPr>
            <w:rFonts w:ascii="Consolas" w:hAnsi="Consolas"/>
            <w:color w:val="D4D4D4"/>
            <w:sz w:val="21"/>
            <w:szCs w:val="21"/>
          </w:rPr>
          <w:t>.</w:t>
        </w:r>
        <w:r w:rsidRPr="00C7100F">
          <w:rPr>
            <w:rFonts w:ascii="Consolas" w:hAnsi="Consolas"/>
            <w:color w:val="DCDCAA"/>
            <w:sz w:val="21"/>
            <w:szCs w:val="21"/>
          </w:rPr>
          <w:t>getNeighbor</w:t>
        </w:r>
        <w:r w:rsidRPr="00C7100F">
          <w:rPr>
            <w:rFonts w:ascii="Consolas" w:hAnsi="Consolas"/>
            <w:color w:val="D4D4D4"/>
            <w:sz w:val="21"/>
            <w:szCs w:val="21"/>
          </w:rPr>
          <w:t>()[</w:t>
        </w:r>
        <w:r w:rsidRPr="00C7100F">
          <w:rPr>
            <w:rFonts w:ascii="Consolas" w:hAnsi="Consolas"/>
            <w:color w:val="B5CEA8"/>
            <w:sz w:val="21"/>
            <w:szCs w:val="21"/>
          </w:rPr>
          <w:t>3</w:t>
        </w:r>
        <w:r w:rsidRPr="00C7100F">
          <w:rPr>
            <w:rFonts w:ascii="Consolas" w:hAnsi="Consolas"/>
            <w:color w:val="D4D4D4"/>
            <w:sz w:val="21"/>
            <w:szCs w:val="21"/>
          </w:rPr>
          <w:t>].Df</w:t>
        </w:r>
      </w:ins>
    </w:p>
    <w:p w14:paraId="5A00C194" w14:textId="77777777" w:rsidR="00C7100F" w:rsidRPr="00C7100F" w:rsidRDefault="00C7100F" w:rsidP="00C7100F">
      <w:pPr>
        <w:shd w:val="clear" w:color="auto" w:fill="1E1E1E"/>
        <w:spacing w:line="285" w:lineRule="atLeast"/>
        <w:rPr>
          <w:ins w:id="794" w:author="Areej Turky Sahu Alotaibi" w:date="2022-01-24T20:06:00Z"/>
          <w:rFonts w:ascii="Consolas" w:hAnsi="Consolas"/>
          <w:color w:val="D4D4D4"/>
          <w:sz w:val="21"/>
          <w:szCs w:val="21"/>
        </w:rPr>
      </w:pPr>
      <w:ins w:id="795" w:author="Areej Turky Sahu Alotaibi" w:date="2022-01-24T20:06:00Z">
        <w:r w:rsidRPr="00C7100F">
          <w:rPr>
            <w:rFonts w:ascii="Consolas" w:hAnsi="Consolas"/>
            <w:color w:val="D4D4D4"/>
            <w:sz w:val="21"/>
            <w:szCs w:val="21"/>
          </w:rPr>
          <w:t>                },</w:t>
        </w:r>
        <w:r w:rsidRPr="00C7100F">
          <w:rPr>
            <w:rFonts w:ascii="Consolas" w:hAnsi="Consolas"/>
            <w:color w:val="CE9178"/>
            <w:sz w:val="21"/>
            <w:szCs w:val="21"/>
          </w:rPr>
          <w:t>"H4"</w:t>
        </w:r>
        <w:r w:rsidRPr="00C7100F">
          <w:rPr>
            <w:rFonts w:ascii="Consolas" w:hAnsi="Consolas"/>
            <w:color w:val="D4D4D4"/>
            <w:sz w:val="21"/>
            <w:szCs w:val="21"/>
          </w:rPr>
          <w:t xml:space="preserve">: </w:t>
        </w:r>
      </w:ins>
    </w:p>
    <w:p w14:paraId="6A0F40A0" w14:textId="77777777" w:rsidR="00C7100F" w:rsidRPr="00C7100F" w:rsidRDefault="00C7100F" w:rsidP="00C7100F">
      <w:pPr>
        <w:shd w:val="clear" w:color="auto" w:fill="1E1E1E"/>
        <w:spacing w:line="285" w:lineRule="atLeast"/>
        <w:rPr>
          <w:ins w:id="796" w:author="Areej Turky Sahu Alotaibi" w:date="2022-01-24T20:06:00Z"/>
          <w:rFonts w:ascii="Consolas" w:hAnsi="Consolas"/>
          <w:color w:val="D4D4D4"/>
          <w:sz w:val="21"/>
          <w:szCs w:val="21"/>
        </w:rPr>
      </w:pPr>
      <w:ins w:id="797" w:author="Areej Turky Sahu Alotaibi" w:date="2022-01-24T20:06:00Z">
        <w:r w:rsidRPr="00C7100F">
          <w:rPr>
            <w:rFonts w:ascii="Consolas" w:hAnsi="Consolas"/>
            <w:color w:val="D4D4D4"/>
            <w:sz w:val="21"/>
            <w:szCs w:val="21"/>
          </w:rPr>
          <w:t>                {</w:t>
        </w:r>
        <w:r w:rsidRPr="00C7100F">
          <w:rPr>
            <w:rFonts w:ascii="Consolas" w:hAnsi="Consolas"/>
            <w:color w:val="CE9178"/>
            <w:sz w:val="21"/>
            <w:szCs w:val="21"/>
          </w:rPr>
          <w:t>"W"</w:t>
        </w:r>
        <w:r w:rsidRPr="00C7100F">
          <w:rPr>
            <w:rFonts w:ascii="Consolas" w:hAnsi="Consolas"/>
            <w:color w:val="D4D4D4"/>
            <w:sz w:val="21"/>
            <w:szCs w:val="21"/>
          </w:rPr>
          <w:t>:  </w:t>
        </w:r>
        <w:r w:rsidRPr="00C7100F">
          <w:rPr>
            <w:rFonts w:ascii="Consolas" w:hAnsi="Consolas"/>
            <w:color w:val="4FC1FF"/>
            <w:sz w:val="21"/>
            <w:szCs w:val="21"/>
          </w:rPr>
          <w:t>H4</w:t>
        </w:r>
        <w:r w:rsidRPr="00C7100F">
          <w:rPr>
            <w:rFonts w:ascii="Consolas" w:hAnsi="Consolas"/>
            <w:color w:val="D4D4D4"/>
            <w:sz w:val="21"/>
            <w:szCs w:val="21"/>
          </w:rPr>
          <w:t>.</w:t>
        </w:r>
        <w:r w:rsidRPr="00C7100F">
          <w:rPr>
            <w:rFonts w:ascii="Consolas" w:hAnsi="Consolas"/>
            <w:color w:val="DCDCAA"/>
            <w:sz w:val="21"/>
            <w:szCs w:val="21"/>
          </w:rPr>
          <w:t>getNeighbor</w:t>
        </w:r>
        <w:r w:rsidRPr="00C7100F">
          <w:rPr>
            <w:rFonts w:ascii="Consolas" w:hAnsi="Consolas"/>
            <w:color w:val="D4D4D4"/>
            <w:sz w:val="21"/>
            <w:szCs w:val="21"/>
          </w:rPr>
          <w:t>()[</w:t>
        </w:r>
        <w:r w:rsidRPr="00C7100F">
          <w:rPr>
            <w:rFonts w:ascii="Consolas" w:hAnsi="Consolas"/>
            <w:color w:val="B5CEA8"/>
            <w:sz w:val="21"/>
            <w:szCs w:val="21"/>
          </w:rPr>
          <w:t>0</w:t>
        </w:r>
        <w:r w:rsidRPr="00C7100F">
          <w:rPr>
            <w:rFonts w:ascii="Consolas" w:hAnsi="Consolas"/>
            <w:color w:val="D4D4D4"/>
            <w:sz w:val="21"/>
            <w:szCs w:val="21"/>
          </w:rPr>
          <w:t>].Df,</w:t>
        </w:r>
      </w:ins>
    </w:p>
    <w:p w14:paraId="662F2F9C" w14:textId="77777777" w:rsidR="00C7100F" w:rsidRPr="00C7100F" w:rsidRDefault="00C7100F" w:rsidP="00C7100F">
      <w:pPr>
        <w:shd w:val="clear" w:color="auto" w:fill="1E1E1E"/>
        <w:spacing w:line="285" w:lineRule="atLeast"/>
        <w:rPr>
          <w:ins w:id="798" w:author="Areej Turky Sahu Alotaibi" w:date="2022-01-24T20:06:00Z"/>
          <w:rFonts w:ascii="Consolas" w:hAnsi="Consolas"/>
          <w:color w:val="D4D4D4"/>
          <w:sz w:val="21"/>
          <w:szCs w:val="21"/>
        </w:rPr>
      </w:pPr>
      <w:ins w:id="799" w:author="Areej Turky Sahu Alotaibi" w:date="2022-01-24T20:06:00Z">
        <w:r w:rsidRPr="00C7100F">
          <w:rPr>
            <w:rFonts w:ascii="Consolas" w:hAnsi="Consolas"/>
            <w:color w:val="D4D4D4"/>
            <w:sz w:val="21"/>
            <w:szCs w:val="21"/>
          </w:rPr>
          <w:t>                 </w:t>
        </w:r>
        <w:r w:rsidRPr="00C7100F">
          <w:rPr>
            <w:rFonts w:ascii="Consolas" w:hAnsi="Consolas"/>
            <w:color w:val="CE9178"/>
            <w:sz w:val="21"/>
            <w:szCs w:val="21"/>
          </w:rPr>
          <w:t>"H1"</w:t>
        </w:r>
        <w:r w:rsidRPr="00C7100F">
          <w:rPr>
            <w:rFonts w:ascii="Consolas" w:hAnsi="Consolas"/>
            <w:color w:val="D4D4D4"/>
            <w:sz w:val="21"/>
            <w:szCs w:val="21"/>
          </w:rPr>
          <w:t xml:space="preserve">: </w:t>
        </w:r>
        <w:r w:rsidRPr="00C7100F">
          <w:rPr>
            <w:rFonts w:ascii="Consolas" w:hAnsi="Consolas"/>
            <w:color w:val="4FC1FF"/>
            <w:sz w:val="21"/>
            <w:szCs w:val="21"/>
          </w:rPr>
          <w:t>H4</w:t>
        </w:r>
        <w:r w:rsidRPr="00C7100F">
          <w:rPr>
            <w:rFonts w:ascii="Consolas" w:hAnsi="Consolas"/>
            <w:color w:val="D4D4D4"/>
            <w:sz w:val="21"/>
            <w:szCs w:val="21"/>
          </w:rPr>
          <w:t>.</w:t>
        </w:r>
        <w:r w:rsidRPr="00C7100F">
          <w:rPr>
            <w:rFonts w:ascii="Consolas" w:hAnsi="Consolas"/>
            <w:color w:val="DCDCAA"/>
            <w:sz w:val="21"/>
            <w:szCs w:val="21"/>
          </w:rPr>
          <w:t>getNeighbor</w:t>
        </w:r>
        <w:r w:rsidRPr="00C7100F">
          <w:rPr>
            <w:rFonts w:ascii="Consolas" w:hAnsi="Consolas"/>
            <w:color w:val="D4D4D4"/>
            <w:sz w:val="21"/>
            <w:szCs w:val="21"/>
          </w:rPr>
          <w:t>()[</w:t>
        </w:r>
        <w:r w:rsidRPr="00C7100F">
          <w:rPr>
            <w:rFonts w:ascii="Consolas" w:hAnsi="Consolas"/>
            <w:color w:val="B5CEA8"/>
            <w:sz w:val="21"/>
            <w:szCs w:val="21"/>
          </w:rPr>
          <w:t>1</w:t>
        </w:r>
        <w:r w:rsidRPr="00C7100F">
          <w:rPr>
            <w:rFonts w:ascii="Consolas" w:hAnsi="Consolas"/>
            <w:color w:val="D4D4D4"/>
            <w:sz w:val="21"/>
            <w:szCs w:val="21"/>
          </w:rPr>
          <w:t>].Df,</w:t>
        </w:r>
      </w:ins>
    </w:p>
    <w:p w14:paraId="3B426CAF" w14:textId="77777777" w:rsidR="00C7100F" w:rsidRPr="00C7100F" w:rsidRDefault="00C7100F" w:rsidP="00C7100F">
      <w:pPr>
        <w:shd w:val="clear" w:color="auto" w:fill="1E1E1E"/>
        <w:spacing w:line="285" w:lineRule="atLeast"/>
        <w:rPr>
          <w:ins w:id="800" w:author="Areej Turky Sahu Alotaibi" w:date="2022-01-24T20:06:00Z"/>
          <w:rFonts w:ascii="Consolas" w:hAnsi="Consolas"/>
          <w:color w:val="D4D4D4"/>
          <w:sz w:val="21"/>
          <w:szCs w:val="21"/>
        </w:rPr>
      </w:pPr>
      <w:ins w:id="801" w:author="Areej Turky Sahu Alotaibi" w:date="2022-01-24T20:06:00Z">
        <w:r w:rsidRPr="00C7100F">
          <w:rPr>
            <w:rFonts w:ascii="Consolas" w:hAnsi="Consolas"/>
            <w:color w:val="D4D4D4"/>
            <w:sz w:val="21"/>
            <w:szCs w:val="21"/>
          </w:rPr>
          <w:t>                 </w:t>
        </w:r>
        <w:r w:rsidRPr="00C7100F">
          <w:rPr>
            <w:rFonts w:ascii="Consolas" w:hAnsi="Consolas"/>
            <w:color w:val="CE9178"/>
            <w:sz w:val="21"/>
            <w:szCs w:val="21"/>
          </w:rPr>
          <w:t>"H2"</w:t>
        </w:r>
        <w:r w:rsidRPr="00C7100F">
          <w:rPr>
            <w:rFonts w:ascii="Consolas" w:hAnsi="Consolas"/>
            <w:color w:val="D4D4D4"/>
            <w:sz w:val="21"/>
            <w:szCs w:val="21"/>
          </w:rPr>
          <w:t xml:space="preserve">: </w:t>
        </w:r>
        <w:r w:rsidRPr="00C7100F">
          <w:rPr>
            <w:rFonts w:ascii="Consolas" w:hAnsi="Consolas"/>
            <w:color w:val="4FC1FF"/>
            <w:sz w:val="21"/>
            <w:szCs w:val="21"/>
          </w:rPr>
          <w:t>H4</w:t>
        </w:r>
        <w:r w:rsidRPr="00C7100F">
          <w:rPr>
            <w:rFonts w:ascii="Consolas" w:hAnsi="Consolas"/>
            <w:color w:val="D4D4D4"/>
            <w:sz w:val="21"/>
            <w:szCs w:val="21"/>
          </w:rPr>
          <w:t>.</w:t>
        </w:r>
        <w:r w:rsidRPr="00C7100F">
          <w:rPr>
            <w:rFonts w:ascii="Consolas" w:hAnsi="Consolas"/>
            <w:color w:val="DCDCAA"/>
            <w:sz w:val="21"/>
            <w:szCs w:val="21"/>
          </w:rPr>
          <w:t>getNeighbor</w:t>
        </w:r>
        <w:r w:rsidRPr="00C7100F">
          <w:rPr>
            <w:rFonts w:ascii="Consolas" w:hAnsi="Consolas"/>
            <w:color w:val="D4D4D4"/>
            <w:sz w:val="21"/>
            <w:szCs w:val="21"/>
          </w:rPr>
          <w:t>()[</w:t>
        </w:r>
        <w:r w:rsidRPr="00C7100F">
          <w:rPr>
            <w:rFonts w:ascii="Consolas" w:hAnsi="Consolas"/>
            <w:color w:val="B5CEA8"/>
            <w:sz w:val="21"/>
            <w:szCs w:val="21"/>
          </w:rPr>
          <w:t>2</w:t>
        </w:r>
        <w:r w:rsidRPr="00C7100F">
          <w:rPr>
            <w:rFonts w:ascii="Consolas" w:hAnsi="Consolas"/>
            <w:color w:val="D4D4D4"/>
            <w:sz w:val="21"/>
            <w:szCs w:val="21"/>
          </w:rPr>
          <w:t>].Df,</w:t>
        </w:r>
      </w:ins>
    </w:p>
    <w:p w14:paraId="7E503675" w14:textId="77777777" w:rsidR="00C7100F" w:rsidRPr="00C7100F" w:rsidRDefault="00C7100F" w:rsidP="00C7100F">
      <w:pPr>
        <w:shd w:val="clear" w:color="auto" w:fill="1E1E1E"/>
        <w:spacing w:line="285" w:lineRule="atLeast"/>
        <w:rPr>
          <w:ins w:id="802" w:author="Areej Turky Sahu Alotaibi" w:date="2022-01-24T20:06:00Z"/>
          <w:rFonts w:ascii="Consolas" w:hAnsi="Consolas"/>
          <w:color w:val="D4D4D4"/>
          <w:sz w:val="21"/>
          <w:szCs w:val="21"/>
        </w:rPr>
      </w:pPr>
      <w:ins w:id="803" w:author="Areej Turky Sahu Alotaibi" w:date="2022-01-24T20:06:00Z">
        <w:r w:rsidRPr="00C7100F">
          <w:rPr>
            <w:rFonts w:ascii="Consolas" w:hAnsi="Consolas"/>
            <w:color w:val="D4D4D4"/>
            <w:sz w:val="21"/>
            <w:szCs w:val="21"/>
          </w:rPr>
          <w:t>                 </w:t>
        </w:r>
        <w:r w:rsidRPr="00C7100F">
          <w:rPr>
            <w:rFonts w:ascii="Consolas" w:hAnsi="Consolas"/>
            <w:color w:val="CE9178"/>
            <w:sz w:val="21"/>
            <w:szCs w:val="21"/>
          </w:rPr>
          <w:t>"H3"</w:t>
        </w:r>
        <w:r w:rsidRPr="00C7100F">
          <w:rPr>
            <w:rFonts w:ascii="Consolas" w:hAnsi="Consolas"/>
            <w:color w:val="D4D4D4"/>
            <w:sz w:val="21"/>
            <w:szCs w:val="21"/>
          </w:rPr>
          <w:t xml:space="preserve">: </w:t>
        </w:r>
        <w:r w:rsidRPr="00C7100F">
          <w:rPr>
            <w:rFonts w:ascii="Consolas" w:hAnsi="Consolas"/>
            <w:color w:val="4FC1FF"/>
            <w:sz w:val="21"/>
            <w:szCs w:val="21"/>
          </w:rPr>
          <w:t>H4</w:t>
        </w:r>
        <w:r w:rsidRPr="00C7100F">
          <w:rPr>
            <w:rFonts w:ascii="Consolas" w:hAnsi="Consolas"/>
            <w:color w:val="D4D4D4"/>
            <w:sz w:val="21"/>
            <w:szCs w:val="21"/>
          </w:rPr>
          <w:t>.</w:t>
        </w:r>
        <w:r w:rsidRPr="00C7100F">
          <w:rPr>
            <w:rFonts w:ascii="Consolas" w:hAnsi="Consolas"/>
            <w:color w:val="DCDCAA"/>
            <w:sz w:val="21"/>
            <w:szCs w:val="21"/>
          </w:rPr>
          <w:t>getNeighbor</w:t>
        </w:r>
        <w:r w:rsidRPr="00C7100F">
          <w:rPr>
            <w:rFonts w:ascii="Consolas" w:hAnsi="Consolas"/>
            <w:color w:val="D4D4D4"/>
            <w:sz w:val="21"/>
            <w:szCs w:val="21"/>
          </w:rPr>
          <w:t>()[</w:t>
        </w:r>
        <w:r w:rsidRPr="00C7100F">
          <w:rPr>
            <w:rFonts w:ascii="Consolas" w:hAnsi="Consolas"/>
            <w:color w:val="B5CEA8"/>
            <w:sz w:val="21"/>
            <w:szCs w:val="21"/>
          </w:rPr>
          <w:t>3</w:t>
        </w:r>
        <w:r w:rsidRPr="00C7100F">
          <w:rPr>
            <w:rFonts w:ascii="Consolas" w:hAnsi="Consolas"/>
            <w:color w:val="D4D4D4"/>
            <w:sz w:val="21"/>
            <w:szCs w:val="21"/>
          </w:rPr>
          <w:t>].Df</w:t>
        </w:r>
      </w:ins>
    </w:p>
    <w:p w14:paraId="6646323E" w14:textId="77777777" w:rsidR="00C7100F" w:rsidRPr="00C7100F" w:rsidRDefault="00C7100F" w:rsidP="00C7100F">
      <w:pPr>
        <w:shd w:val="clear" w:color="auto" w:fill="1E1E1E"/>
        <w:spacing w:line="285" w:lineRule="atLeast"/>
        <w:rPr>
          <w:ins w:id="804" w:author="Areej Turky Sahu Alotaibi" w:date="2022-01-24T20:06:00Z"/>
          <w:rFonts w:ascii="Consolas" w:hAnsi="Consolas"/>
          <w:color w:val="D4D4D4"/>
          <w:sz w:val="21"/>
          <w:szCs w:val="21"/>
        </w:rPr>
      </w:pPr>
      <w:ins w:id="805" w:author="Areej Turky Sahu Alotaibi" w:date="2022-01-24T20:06:00Z">
        <w:r w:rsidRPr="00C7100F">
          <w:rPr>
            <w:rFonts w:ascii="Consolas" w:hAnsi="Consolas"/>
            <w:color w:val="D4D4D4"/>
            <w:sz w:val="21"/>
            <w:szCs w:val="21"/>
          </w:rPr>
          <w:t>                }</w:t>
        </w:r>
      </w:ins>
    </w:p>
    <w:p w14:paraId="2E026B96" w14:textId="77777777" w:rsidR="00C7100F" w:rsidRPr="00C7100F" w:rsidRDefault="00C7100F" w:rsidP="00C7100F">
      <w:pPr>
        <w:shd w:val="clear" w:color="auto" w:fill="1E1E1E"/>
        <w:spacing w:line="285" w:lineRule="atLeast"/>
        <w:rPr>
          <w:ins w:id="806" w:author="Areej Turky Sahu Alotaibi" w:date="2022-01-24T20:06:00Z"/>
          <w:rFonts w:ascii="Consolas" w:hAnsi="Consolas"/>
          <w:color w:val="D4D4D4"/>
          <w:sz w:val="21"/>
          <w:szCs w:val="21"/>
        </w:rPr>
      </w:pPr>
      <w:ins w:id="807" w:author="Areej Turky Sahu Alotaibi" w:date="2022-01-24T20:06:00Z">
        <w:r w:rsidRPr="00C7100F">
          <w:rPr>
            <w:rFonts w:ascii="Consolas" w:hAnsi="Consolas"/>
            <w:color w:val="D4D4D4"/>
            <w:sz w:val="21"/>
            <w:szCs w:val="21"/>
          </w:rPr>
          <w:t>}</w:t>
        </w:r>
      </w:ins>
    </w:p>
    <w:p w14:paraId="2DE62505" w14:textId="77777777" w:rsidR="00C7100F" w:rsidRPr="00C7100F" w:rsidRDefault="00C7100F" w:rsidP="00C7100F">
      <w:pPr>
        <w:shd w:val="clear" w:color="auto" w:fill="1E1E1E"/>
        <w:spacing w:line="285" w:lineRule="atLeast"/>
        <w:rPr>
          <w:ins w:id="808" w:author="Areej Turky Sahu Alotaibi" w:date="2022-01-24T20:06:00Z"/>
          <w:rFonts w:ascii="Consolas" w:hAnsi="Consolas"/>
          <w:color w:val="D4D4D4"/>
          <w:sz w:val="21"/>
          <w:szCs w:val="21"/>
        </w:rPr>
      </w:pPr>
    </w:p>
    <w:p w14:paraId="71270E40" w14:textId="77777777" w:rsidR="00C7100F" w:rsidRPr="00C7100F" w:rsidRDefault="00C7100F" w:rsidP="00C7100F">
      <w:pPr>
        <w:shd w:val="clear" w:color="auto" w:fill="1E1E1E"/>
        <w:spacing w:line="285" w:lineRule="atLeast"/>
        <w:rPr>
          <w:ins w:id="809" w:author="Areej Turky Sahu Alotaibi" w:date="2022-01-24T20:06:00Z"/>
          <w:rFonts w:ascii="Consolas" w:hAnsi="Consolas"/>
          <w:color w:val="D4D4D4"/>
          <w:sz w:val="21"/>
          <w:szCs w:val="21"/>
        </w:rPr>
      </w:pPr>
      <w:ins w:id="810" w:author="Areej Turky Sahu Alotaibi" w:date="2022-01-24T20:06:00Z">
        <w:r w:rsidRPr="00C7100F">
          <w:rPr>
            <w:rFonts w:ascii="Consolas" w:hAnsi="Consolas"/>
            <w:color w:val="9CDCFE"/>
            <w:sz w:val="21"/>
            <w:szCs w:val="21"/>
          </w:rPr>
          <w:t>tsp</w:t>
        </w:r>
        <w:r w:rsidRPr="00C7100F">
          <w:rPr>
            <w:rFonts w:ascii="Consolas" w:hAnsi="Consolas"/>
            <w:color w:val="D4D4D4"/>
            <w:sz w:val="21"/>
            <w:szCs w:val="21"/>
          </w:rPr>
          <w:t xml:space="preserve">= </w:t>
        </w:r>
        <w:r w:rsidRPr="00C7100F">
          <w:rPr>
            <w:rFonts w:ascii="Consolas" w:hAnsi="Consolas"/>
            <w:color w:val="4EC9B0"/>
            <w:sz w:val="21"/>
            <w:szCs w:val="21"/>
          </w:rPr>
          <w:t>TSP</w:t>
        </w:r>
        <w:r w:rsidRPr="00C7100F">
          <w:rPr>
            <w:rFonts w:ascii="Consolas" w:hAnsi="Consolas"/>
            <w:color w:val="D4D4D4"/>
            <w:sz w:val="21"/>
            <w:szCs w:val="21"/>
          </w:rPr>
          <w:t>(</w:t>
        </w:r>
        <w:proofErr w:type="spellStart"/>
        <w:r w:rsidRPr="00C7100F">
          <w:rPr>
            <w:rFonts w:ascii="Consolas" w:hAnsi="Consolas"/>
            <w:color w:val="9CDCFE"/>
            <w:sz w:val="21"/>
            <w:szCs w:val="21"/>
          </w:rPr>
          <w:t>ManhattanDistances</w:t>
        </w:r>
        <w:proofErr w:type="spellEnd"/>
        <w:r w:rsidRPr="00C7100F">
          <w:rPr>
            <w:rFonts w:ascii="Consolas" w:hAnsi="Consolas"/>
            <w:color w:val="D4D4D4"/>
            <w:sz w:val="21"/>
            <w:szCs w:val="21"/>
          </w:rPr>
          <w:t xml:space="preserve"> , </w:t>
        </w:r>
        <w:r w:rsidRPr="00C7100F">
          <w:rPr>
            <w:rFonts w:ascii="Consolas" w:hAnsi="Consolas"/>
            <w:color w:val="CE9178"/>
            <w:sz w:val="21"/>
            <w:szCs w:val="21"/>
          </w:rPr>
          <w:t>"W"</w:t>
        </w:r>
        <w:r w:rsidRPr="00C7100F">
          <w:rPr>
            <w:rFonts w:ascii="Consolas" w:hAnsi="Consolas"/>
            <w:color w:val="D4D4D4"/>
            <w:sz w:val="21"/>
            <w:szCs w:val="21"/>
          </w:rPr>
          <w:t>)</w:t>
        </w:r>
      </w:ins>
    </w:p>
    <w:p w14:paraId="025A9A80" w14:textId="77777777" w:rsidR="00C7100F" w:rsidRPr="00C7100F" w:rsidRDefault="00C7100F" w:rsidP="00C7100F">
      <w:pPr>
        <w:shd w:val="clear" w:color="auto" w:fill="1E1E1E"/>
        <w:spacing w:line="285" w:lineRule="atLeast"/>
        <w:rPr>
          <w:ins w:id="811" w:author="Areej Turky Sahu Alotaibi" w:date="2022-01-24T20:06:00Z"/>
          <w:rFonts w:ascii="Consolas" w:hAnsi="Consolas"/>
          <w:color w:val="D4D4D4"/>
          <w:sz w:val="21"/>
          <w:szCs w:val="21"/>
        </w:rPr>
      </w:pPr>
      <w:proofErr w:type="spellStart"/>
      <w:ins w:id="812" w:author="Areej Turky Sahu Alotaibi" w:date="2022-01-24T20:06:00Z">
        <w:r w:rsidRPr="00C7100F">
          <w:rPr>
            <w:rFonts w:ascii="Consolas" w:hAnsi="Consolas"/>
            <w:color w:val="9CDCFE"/>
            <w:sz w:val="21"/>
            <w:szCs w:val="21"/>
          </w:rPr>
          <w:t>shortestPath</w:t>
        </w:r>
        <w:proofErr w:type="spellEnd"/>
        <w:r w:rsidRPr="00C7100F">
          <w:rPr>
            <w:rFonts w:ascii="Consolas" w:hAnsi="Consolas"/>
            <w:color w:val="D4D4D4"/>
            <w:sz w:val="21"/>
            <w:szCs w:val="21"/>
          </w:rPr>
          <w:t xml:space="preserve"> = </w:t>
        </w:r>
        <w:proofErr w:type="spellStart"/>
        <w:r w:rsidRPr="00C7100F">
          <w:rPr>
            <w:rFonts w:ascii="Consolas" w:hAnsi="Consolas"/>
            <w:color w:val="9CDCFE"/>
            <w:sz w:val="21"/>
            <w:szCs w:val="21"/>
          </w:rPr>
          <w:t>tsp</w:t>
        </w:r>
        <w:r w:rsidRPr="00C7100F">
          <w:rPr>
            <w:rFonts w:ascii="Consolas" w:hAnsi="Consolas"/>
            <w:color w:val="D4D4D4"/>
            <w:sz w:val="21"/>
            <w:szCs w:val="21"/>
          </w:rPr>
          <w:t>.</w:t>
        </w:r>
        <w:r w:rsidRPr="00C7100F">
          <w:rPr>
            <w:rFonts w:ascii="Consolas" w:hAnsi="Consolas"/>
            <w:color w:val="DCDCAA"/>
            <w:sz w:val="21"/>
            <w:szCs w:val="21"/>
          </w:rPr>
          <w:t>findShortestPath</w:t>
        </w:r>
        <w:proofErr w:type="spellEnd"/>
        <w:r w:rsidRPr="00C7100F">
          <w:rPr>
            <w:rFonts w:ascii="Consolas" w:hAnsi="Consolas"/>
            <w:color w:val="D4D4D4"/>
            <w:sz w:val="21"/>
            <w:szCs w:val="21"/>
          </w:rPr>
          <w:t>()</w:t>
        </w:r>
      </w:ins>
    </w:p>
    <w:p w14:paraId="68E5CDAE" w14:textId="77777777" w:rsidR="00C7100F" w:rsidRPr="00C7100F" w:rsidRDefault="00C7100F" w:rsidP="00C7100F">
      <w:pPr>
        <w:shd w:val="clear" w:color="auto" w:fill="1E1E1E"/>
        <w:spacing w:line="285" w:lineRule="atLeast"/>
        <w:rPr>
          <w:ins w:id="813" w:author="Areej Turky Sahu Alotaibi" w:date="2022-01-24T20:06:00Z"/>
          <w:rFonts w:ascii="Consolas" w:hAnsi="Consolas"/>
          <w:color w:val="D4D4D4"/>
          <w:sz w:val="21"/>
          <w:szCs w:val="21"/>
        </w:rPr>
      </w:pPr>
      <w:proofErr w:type="spellStart"/>
      <w:ins w:id="814" w:author="Areej Turky Sahu Alotaibi" w:date="2022-01-24T20:06:00Z">
        <w:r w:rsidRPr="00C7100F">
          <w:rPr>
            <w:rFonts w:ascii="Consolas" w:hAnsi="Consolas"/>
            <w:color w:val="9CDCFE"/>
            <w:sz w:val="21"/>
            <w:szCs w:val="21"/>
          </w:rPr>
          <w:t>LastHouse</w:t>
        </w:r>
        <w:proofErr w:type="spellEnd"/>
        <w:r w:rsidRPr="00C7100F">
          <w:rPr>
            <w:rFonts w:ascii="Consolas" w:hAnsi="Consolas"/>
            <w:color w:val="D4D4D4"/>
            <w:sz w:val="21"/>
            <w:szCs w:val="21"/>
          </w:rPr>
          <w:t>=</w:t>
        </w:r>
        <w:proofErr w:type="spellStart"/>
        <w:r w:rsidRPr="00C7100F">
          <w:rPr>
            <w:rFonts w:ascii="Consolas" w:hAnsi="Consolas"/>
            <w:color w:val="9CDCFE"/>
            <w:sz w:val="21"/>
            <w:szCs w:val="21"/>
          </w:rPr>
          <w:t>tsp</w:t>
        </w:r>
        <w:r w:rsidRPr="00C7100F">
          <w:rPr>
            <w:rFonts w:ascii="Consolas" w:hAnsi="Consolas"/>
            <w:color w:val="D4D4D4"/>
            <w:sz w:val="21"/>
            <w:szCs w:val="21"/>
          </w:rPr>
          <w:t>.</w:t>
        </w:r>
        <w:r w:rsidRPr="00C7100F">
          <w:rPr>
            <w:rFonts w:ascii="Consolas" w:hAnsi="Consolas"/>
            <w:color w:val="DCDCAA"/>
            <w:sz w:val="21"/>
            <w:szCs w:val="21"/>
          </w:rPr>
          <w:t>GoToDepote</w:t>
        </w:r>
        <w:proofErr w:type="spellEnd"/>
        <w:r w:rsidRPr="00C7100F">
          <w:rPr>
            <w:rFonts w:ascii="Consolas" w:hAnsi="Consolas"/>
            <w:color w:val="D4D4D4"/>
            <w:sz w:val="21"/>
            <w:szCs w:val="21"/>
          </w:rPr>
          <w:t>(</w:t>
        </w:r>
        <w:proofErr w:type="spellStart"/>
        <w:r w:rsidRPr="00C7100F">
          <w:rPr>
            <w:rFonts w:ascii="Consolas" w:hAnsi="Consolas"/>
            <w:color w:val="9CDCFE"/>
            <w:sz w:val="21"/>
            <w:szCs w:val="21"/>
          </w:rPr>
          <w:t>shortestPath</w:t>
        </w:r>
        <w:proofErr w:type="spellEnd"/>
        <w:r w:rsidRPr="00C7100F">
          <w:rPr>
            <w:rFonts w:ascii="Consolas" w:hAnsi="Consolas"/>
            <w:color w:val="D4D4D4"/>
            <w:sz w:val="21"/>
            <w:szCs w:val="21"/>
          </w:rPr>
          <w:t>)</w:t>
        </w:r>
      </w:ins>
    </w:p>
    <w:p w14:paraId="53107A5B" w14:textId="77777777" w:rsidR="00C7100F" w:rsidRPr="00C7100F" w:rsidRDefault="00C7100F" w:rsidP="00C7100F">
      <w:pPr>
        <w:shd w:val="clear" w:color="auto" w:fill="1E1E1E"/>
        <w:spacing w:line="285" w:lineRule="atLeast"/>
        <w:rPr>
          <w:ins w:id="815" w:author="Areej Turky Sahu Alotaibi" w:date="2022-01-24T20:06:00Z"/>
          <w:rFonts w:ascii="Consolas" w:hAnsi="Consolas"/>
          <w:color w:val="D4D4D4"/>
          <w:sz w:val="21"/>
          <w:szCs w:val="21"/>
        </w:rPr>
      </w:pPr>
      <w:ins w:id="816" w:author="Areej Turky Sahu Alotaibi" w:date="2022-01-24T20:06:00Z">
        <w:r w:rsidRPr="00C7100F">
          <w:rPr>
            <w:rFonts w:ascii="Consolas" w:hAnsi="Consolas"/>
            <w:color w:val="9CDCFE"/>
            <w:sz w:val="21"/>
            <w:szCs w:val="21"/>
          </w:rPr>
          <w:t>distance</w:t>
        </w:r>
        <w:r w:rsidRPr="00C7100F">
          <w:rPr>
            <w:rFonts w:ascii="Consolas" w:hAnsi="Consolas"/>
            <w:color w:val="D4D4D4"/>
            <w:sz w:val="21"/>
            <w:szCs w:val="21"/>
          </w:rPr>
          <w:t xml:space="preserve"> = </w:t>
        </w:r>
        <w:r w:rsidRPr="00C7100F">
          <w:rPr>
            <w:rFonts w:ascii="Consolas" w:hAnsi="Consolas"/>
            <w:color w:val="9CDCFE"/>
            <w:sz w:val="21"/>
            <w:szCs w:val="21"/>
          </w:rPr>
          <w:t>tsp</w:t>
        </w:r>
        <w:r w:rsidRPr="00C7100F">
          <w:rPr>
            <w:rFonts w:ascii="Consolas" w:hAnsi="Consolas"/>
            <w:color w:val="D4D4D4"/>
            <w:sz w:val="21"/>
            <w:szCs w:val="21"/>
          </w:rPr>
          <w:t>.</w:t>
        </w:r>
        <w:r w:rsidRPr="00C7100F">
          <w:rPr>
            <w:rFonts w:ascii="Consolas" w:hAnsi="Consolas"/>
            <w:color w:val="DCDCAA"/>
            <w:sz w:val="21"/>
            <w:szCs w:val="21"/>
          </w:rPr>
          <w:t>pathDistance</w:t>
        </w:r>
        <w:r w:rsidRPr="00C7100F">
          <w:rPr>
            <w:rFonts w:ascii="Consolas" w:hAnsi="Consolas"/>
            <w:color w:val="D4D4D4"/>
            <w:sz w:val="21"/>
            <w:szCs w:val="21"/>
          </w:rPr>
          <w:t>(</w:t>
        </w:r>
        <w:r w:rsidRPr="00C7100F">
          <w:rPr>
            <w:rFonts w:ascii="Consolas" w:hAnsi="Consolas"/>
            <w:color w:val="9CDCFE"/>
            <w:sz w:val="21"/>
            <w:szCs w:val="21"/>
          </w:rPr>
          <w:t>shortestPath</w:t>
        </w:r>
        <w:r w:rsidRPr="00C7100F">
          <w:rPr>
            <w:rFonts w:ascii="Consolas" w:hAnsi="Consolas"/>
            <w:color w:val="D4D4D4"/>
            <w:sz w:val="21"/>
            <w:szCs w:val="21"/>
          </w:rPr>
          <w:t>)+</w:t>
        </w:r>
        <w:r w:rsidRPr="00C7100F">
          <w:rPr>
            <w:rFonts w:ascii="Consolas" w:hAnsi="Consolas"/>
            <w:color w:val="4EC9B0"/>
            <w:sz w:val="21"/>
            <w:szCs w:val="21"/>
          </w:rPr>
          <w:t>int</w:t>
        </w:r>
        <w:r w:rsidRPr="00C7100F">
          <w:rPr>
            <w:rFonts w:ascii="Consolas" w:hAnsi="Consolas"/>
            <w:color w:val="D4D4D4"/>
            <w:sz w:val="21"/>
            <w:szCs w:val="21"/>
          </w:rPr>
          <w:t>(</w:t>
        </w:r>
        <w:r w:rsidRPr="00C7100F">
          <w:rPr>
            <w:rFonts w:ascii="Consolas" w:hAnsi="Consolas"/>
            <w:color w:val="4FC1FF"/>
            <w:sz w:val="21"/>
            <w:szCs w:val="21"/>
          </w:rPr>
          <w:t>D</w:t>
        </w:r>
        <w:r w:rsidRPr="00C7100F">
          <w:rPr>
            <w:rFonts w:ascii="Consolas" w:hAnsi="Consolas"/>
            <w:color w:val="D4D4D4"/>
            <w:sz w:val="21"/>
            <w:szCs w:val="21"/>
          </w:rPr>
          <w:t>.</w:t>
        </w:r>
        <w:r w:rsidRPr="00C7100F">
          <w:rPr>
            <w:rFonts w:ascii="Consolas" w:hAnsi="Consolas"/>
            <w:color w:val="DCDCAA"/>
            <w:sz w:val="21"/>
            <w:szCs w:val="21"/>
          </w:rPr>
          <w:t>getNeighbor</w:t>
        </w:r>
        <w:r w:rsidRPr="00C7100F">
          <w:rPr>
            <w:rFonts w:ascii="Consolas" w:hAnsi="Consolas"/>
            <w:color w:val="D4D4D4"/>
            <w:sz w:val="21"/>
            <w:szCs w:val="21"/>
          </w:rPr>
          <w:t>()[(</w:t>
        </w:r>
        <w:r w:rsidRPr="00C7100F">
          <w:rPr>
            <w:rFonts w:ascii="Consolas" w:hAnsi="Consolas"/>
            <w:color w:val="9CDCFE"/>
            <w:sz w:val="21"/>
            <w:szCs w:val="21"/>
          </w:rPr>
          <w:t>LastHouse</w:t>
        </w:r>
        <w:r w:rsidRPr="00C7100F">
          <w:rPr>
            <w:rFonts w:ascii="Consolas" w:hAnsi="Consolas"/>
            <w:color w:val="D4D4D4"/>
            <w:sz w:val="21"/>
            <w:szCs w:val="21"/>
          </w:rPr>
          <w:t xml:space="preserve">)].g) </w:t>
        </w:r>
      </w:ins>
    </w:p>
    <w:p w14:paraId="3A32E65A" w14:textId="77777777" w:rsidR="00C7100F" w:rsidRPr="00C7100F" w:rsidRDefault="00C7100F" w:rsidP="00C7100F">
      <w:pPr>
        <w:shd w:val="clear" w:color="auto" w:fill="1E1E1E"/>
        <w:spacing w:line="285" w:lineRule="atLeast"/>
        <w:rPr>
          <w:ins w:id="817" w:author="Areej Turky Sahu Alotaibi" w:date="2022-01-24T20:06:00Z"/>
          <w:rFonts w:ascii="Consolas" w:hAnsi="Consolas"/>
          <w:color w:val="D4D4D4"/>
          <w:sz w:val="21"/>
          <w:szCs w:val="21"/>
        </w:rPr>
      </w:pPr>
      <w:ins w:id="818" w:author="Areej Turky Sahu Alotaibi" w:date="2022-01-24T20:06:00Z">
        <w:r w:rsidRPr="00C7100F">
          <w:rPr>
            <w:rFonts w:ascii="Consolas" w:hAnsi="Consolas"/>
            <w:color w:val="DCDCAA"/>
            <w:sz w:val="21"/>
            <w:szCs w:val="21"/>
          </w:rPr>
          <w:t>print</w:t>
        </w:r>
        <w:r w:rsidRPr="00C7100F">
          <w:rPr>
            <w:rFonts w:ascii="Consolas" w:hAnsi="Consolas"/>
            <w:color w:val="D4D4D4"/>
            <w:sz w:val="21"/>
            <w:szCs w:val="21"/>
          </w:rPr>
          <w:t>(</w:t>
        </w:r>
        <w:r w:rsidRPr="00C7100F">
          <w:rPr>
            <w:rFonts w:ascii="Consolas" w:hAnsi="Consolas"/>
            <w:color w:val="CE9178"/>
            <w:sz w:val="21"/>
            <w:szCs w:val="21"/>
          </w:rPr>
          <w:t>"The path is "</w:t>
        </w:r>
        <w:r w:rsidRPr="00C7100F">
          <w:rPr>
            <w:rFonts w:ascii="Consolas" w:hAnsi="Consolas"/>
            <w:color w:val="D4D4D4"/>
            <w:sz w:val="21"/>
            <w:szCs w:val="21"/>
          </w:rPr>
          <w:t xml:space="preserve"> + </w:t>
        </w:r>
        <w:r w:rsidRPr="00C7100F">
          <w:rPr>
            <w:rFonts w:ascii="Consolas" w:hAnsi="Consolas"/>
            <w:color w:val="4EC9B0"/>
            <w:sz w:val="21"/>
            <w:szCs w:val="21"/>
          </w:rPr>
          <w:t>str</w:t>
        </w:r>
        <w:r w:rsidRPr="00C7100F">
          <w:rPr>
            <w:rFonts w:ascii="Consolas" w:hAnsi="Consolas"/>
            <w:color w:val="D4D4D4"/>
            <w:sz w:val="21"/>
            <w:szCs w:val="21"/>
          </w:rPr>
          <w:t>(</w:t>
        </w:r>
        <w:proofErr w:type="spellStart"/>
        <w:r w:rsidRPr="00C7100F">
          <w:rPr>
            <w:rFonts w:ascii="Consolas" w:hAnsi="Consolas"/>
            <w:color w:val="9CDCFE"/>
            <w:sz w:val="21"/>
            <w:szCs w:val="21"/>
          </w:rPr>
          <w:t>tsp</w:t>
        </w:r>
        <w:r w:rsidRPr="00C7100F">
          <w:rPr>
            <w:rFonts w:ascii="Consolas" w:hAnsi="Consolas"/>
            <w:color w:val="D4D4D4"/>
            <w:sz w:val="21"/>
            <w:szCs w:val="21"/>
          </w:rPr>
          <w:t>.</w:t>
        </w:r>
        <w:r w:rsidRPr="00C7100F">
          <w:rPr>
            <w:rFonts w:ascii="Consolas" w:hAnsi="Consolas"/>
            <w:color w:val="DCDCAA"/>
            <w:sz w:val="21"/>
            <w:szCs w:val="21"/>
          </w:rPr>
          <w:t>NewPath</w:t>
        </w:r>
        <w:proofErr w:type="spellEnd"/>
        <w:r w:rsidRPr="00C7100F">
          <w:rPr>
            <w:rFonts w:ascii="Consolas" w:hAnsi="Consolas"/>
            <w:color w:val="D4D4D4"/>
            <w:sz w:val="21"/>
            <w:szCs w:val="21"/>
          </w:rPr>
          <w:t>(</w:t>
        </w:r>
        <w:proofErr w:type="spellStart"/>
        <w:r w:rsidRPr="00C7100F">
          <w:rPr>
            <w:rFonts w:ascii="Consolas" w:hAnsi="Consolas"/>
            <w:color w:val="9CDCFE"/>
            <w:sz w:val="21"/>
            <w:szCs w:val="21"/>
          </w:rPr>
          <w:t>shortestPath</w:t>
        </w:r>
        <w:proofErr w:type="spellEnd"/>
        <w:r w:rsidRPr="00C7100F">
          <w:rPr>
            <w:rFonts w:ascii="Consolas" w:hAnsi="Consolas"/>
            <w:color w:val="D4D4D4"/>
            <w:sz w:val="21"/>
            <w:szCs w:val="21"/>
          </w:rPr>
          <w:t xml:space="preserve">)) + </w:t>
        </w:r>
        <w:r w:rsidRPr="00C7100F">
          <w:rPr>
            <w:rFonts w:ascii="Consolas" w:hAnsi="Consolas"/>
            <w:color w:val="CE9178"/>
            <w:sz w:val="21"/>
            <w:szCs w:val="21"/>
          </w:rPr>
          <w:t>" in "</w:t>
        </w:r>
        <w:r w:rsidRPr="00C7100F">
          <w:rPr>
            <w:rFonts w:ascii="Consolas" w:hAnsi="Consolas"/>
            <w:color w:val="D4D4D4"/>
            <w:sz w:val="21"/>
            <w:szCs w:val="21"/>
          </w:rPr>
          <w:t xml:space="preserve"> +</w:t>
        </w:r>
        <w:r w:rsidRPr="00C7100F">
          <w:rPr>
            <w:rFonts w:ascii="Consolas" w:hAnsi="Consolas"/>
            <w:color w:val="4EC9B0"/>
            <w:sz w:val="21"/>
            <w:szCs w:val="21"/>
          </w:rPr>
          <w:t>str</w:t>
        </w:r>
        <w:r w:rsidRPr="00C7100F">
          <w:rPr>
            <w:rFonts w:ascii="Consolas" w:hAnsi="Consolas"/>
            <w:color w:val="D4D4D4"/>
            <w:sz w:val="21"/>
            <w:szCs w:val="21"/>
          </w:rPr>
          <w:t>(</w:t>
        </w:r>
        <w:r w:rsidRPr="00C7100F">
          <w:rPr>
            <w:rFonts w:ascii="Consolas" w:hAnsi="Consolas"/>
            <w:color w:val="9CDCFE"/>
            <w:sz w:val="21"/>
            <w:szCs w:val="21"/>
          </w:rPr>
          <w:t>distance</w:t>
        </w:r>
        <w:r w:rsidRPr="00C7100F">
          <w:rPr>
            <w:rFonts w:ascii="Consolas" w:hAnsi="Consolas"/>
            <w:color w:val="D4D4D4"/>
            <w:sz w:val="21"/>
            <w:szCs w:val="21"/>
          </w:rPr>
          <w:t xml:space="preserve">) + </w:t>
        </w:r>
        <w:r w:rsidRPr="00C7100F">
          <w:rPr>
            <w:rFonts w:ascii="Consolas" w:hAnsi="Consolas"/>
            <w:color w:val="CE9178"/>
            <w:sz w:val="21"/>
            <w:szCs w:val="21"/>
          </w:rPr>
          <w:t>" miles."</w:t>
        </w:r>
        <w:r w:rsidRPr="00C7100F">
          <w:rPr>
            <w:rFonts w:ascii="Consolas" w:hAnsi="Consolas"/>
            <w:color w:val="D4D4D4"/>
            <w:sz w:val="21"/>
            <w:szCs w:val="21"/>
          </w:rPr>
          <w:t xml:space="preserve"> + </w:t>
        </w:r>
        <w:r w:rsidRPr="00C7100F">
          <w:rPr>
            <w:rFonts w:ascii="Consolas" w:hAnsi="Consolas"/>
            <w:color w:val="CE9178"/>
            <w:sz w:val="21"/>
            <w:szCs w:val="21"/>
          </w:rPr>
          <w:t>" With Manhattan Heuristic"</w:t>
        </w:r>
        <w:r w:rsidRPr="00C7100F">
          <w:rPr>
            <w:rFonts w:ascii="Consolas" w:hAnsi="Consolas"/>
            <w:color w:val="D4D4D4"/>
            <w:sz w:val="21"/>
            <w:szCs w:val="21"/>
          </w:rPr>
          <w:t>)</w:t>
        </w:r>
      </w:ins>
    </w:p>
    <w:p w14:paraId="4DBBD6BF" w14:textId="77777777" w:rsidR="00C7100F" w:rsidRPr="00C7100F" w:rsidRDefault="00C7100F" w:rsidP="00C7100F">
      <w:pPr>
        <w:shd w:val="clear" w:color="auto" w:fill="1E1E1E"/>
        <w:spacing w:line="285" w:lineRule="atLeast"/>
        <w:rPr>
          <w:ins w:id="819" w:author="Areej Turky Sahu Alotaibi" w:date="2022-01-24T20:06:00Z"/>
          <w:rFonts w:ascii="Consolas" w:hAnsi="Consolas"/>
          <w:color w:val="D4D4D4"/>
          <w:sz w:val="21"/>
          <w:szCs w:val="21"/>
        </w:rPr>
      </w:pPr>
      <w:ins w:id="820" w:author="Areej Turky Sahu Alotaibi" w:date="2022-01-24T20:06:00Z">
        <w:r w:rsidRPr="00C7100F">
          <w:rPr>
            <w:rFonts w:ascii="Consolas" w:hAnsi="Consolas"/>
            <w:color w:val="D4D4D4"/>
            <w:sz w:val="21"/>
            <w:szCs w:val="21"/>
          </w:rPr>
          <w:t> </w:t>
        </w:r>
      </w:ins>
    </w:p>
    <w:p w14:paraId="3A2A453D" w14:textId="77777777" w:rsidR="00C7100F" w:rsidRPr="00C7100F" w:rsidRDefault="00C7100F" w:rsidP="00C7100F">
      <w:pPr>
        <w:shd w:val="clear" w:color="auto" w:fill="1E1E1E"/>
        <w:spacing w:line="285" w:lineRule="atLeast"/>
        <w:rPr>
          <w:ins w:id="821" w:author="Areej Turky Sahu Alotaibi" w:date="2022-01-24T20:06:00Z"/>
          <w:rFonts w:ascii="Consolas" w:hAnsi="Consolas"/>
          <w:color w:val="D4D4D4"/>
          <w:sz w:val="21"/>
          <w:szCs w:val="21"/>
        </w:rPr>
      </w:pPr>
      <w:ins w:id="822" w:author="Areej Turky Sahu Alotaibi" w:date="2022-01-24T20:06:00Z">
        <w:r w:rsidRPr="00C7100F">
          <w:rPr>
            <w:rFonts w:ascii="Consolas" w:hAnsi="Consolas"/>
            <w:color w:val="9CDCFE"/>
            <w:sz w:val="21"/>
            <w:szCs w:val="21"/>
          </w:rPr>
          <w:t>tsp2</w:t>
        </w:r>
        <w:r w:rsidRPr="00C7100F">
          <w:rPr>
            <w:rFonts w:ascii="Consolas" w:hAnsi="Consolas"/>
            <w:color w:val="D4D4D4"/>
            <w:sz w:val="21"/>
            <w:szCs w:val="21"/>
          </w:rPr>
          <w:t xml:space="preserve">= </w:t>
        </w:r>
        <w:r w:rsidRPr="00C7100F">
          <w:rPr>
            <w:rFonts w:ascii="Consolas" w:hAnsi="Consolas"/>
            <w:color w:val="4EC9B0"/>
            <w:sz w:val="21"/>
            <w:szCs w:val="21"/>
          </w:rPr>
          <w:t>TSP</w:t>
        </w:r>
        <w:r w:rsidRPr="00C7100F">
          <w:rPr>
            <w:rFonts w:ascii="Consolas" w:hAnsi="Consolas"/>
            <w:color w:val="D4D4D4"/>
            <w:sz w:val="21"/>
            <w:szCs w:val="21"/>
          </w:rPr>
          <w:t>(</w:t>
        </w:r>
        <w:proofErr w:type="spellStart"/>
        <w:r w:rsidRPr="00C7100F">
          <w:rPr>
            <w:rFonts w:ascii="Consolas" w:hAnsi="Consolas"/>
            <w:color w:val="9CDCFE"/>
            <w:sz w:val="21"/>
            <w:szCs w:val="21"/>
          </w:rPr>
          <w:t>EculideanDistances</w:t>
        </w:r>
        <w:proofErr w:type="spellEnd"/>
        <w:r w:rsidRPr="00C7100F">
          <w:rPr>
            <w:rFonts w:ascii="Consolas" w:hAnsi="Consolas"/>
            <w:color w:val="D4D4D4"/>
            <w:sz w:val="21"/>
            <w:szCs w:val="21"/>
          </w:rPr>
          <w:t xml:space="preserve"> , </w:t>
        </w:r>
        <w:r w:rsidRPr="00C7100F">
          <w:rPr>
            <w:rFonts w:ascii="Consolas" w:hAnsi="Consolas"/>
            <w:color w:val="CE9178"/>
            <w:sz w:val="21"/>
            <w:szCs w:val="21"/>
          </w:rPr>
          <w:t>"W"</w:t>
        </w:r>
        <w:r w:rsidRPr="00C7100F">
          <w:rPr>
            <w:rFonts w:ascii="Consolas" w:hAnsi="Consolas"/>
            <w:color w:val="D4D4D4"/>
            <w:sz w:val="21"/>
            <w:szCs w:val="21"/>
          </w:rPr>
          <w:t>)</w:t>
        </w:r>
      </w:ins>
    </w:p>
    <w:p w14:paraId="02AF0590" w14:textId="77777777" w:rsidR="00C7100F" w:rsidRPr="00C7100F" w:rsidRDefault="00C7100F" w:rsidP="00C7100F">
      <w:pPr>
        <w:shd w:val="clear" w:color="auto" w:fill="1E1E1E"/>
        <w:spacing w:line="285" w:lineRule="atLeast"/>
        <w:rPr>
          <w:ins w:id="823" w:author="Areej Turky Sahu Alotaibi" w:date="2022-01-24T20:06:00Z"/>
          <w:rFonts w:ascii="Consolas" w:hAnsi="Consolas"/>
          <w:color w:val="D4D4D4"/>
          <w:sz w:val="21"/>
          <w:szCs w:val="21"/>
        </w:rPr>
      </w:pPr>
      <w:ins w:id="824" w:author="Areej Turky Sahu Alotaibi" w:date="2022-01-24T20:06:00Z">
        <w:r w:rsidRPr="00C7100F">
          <w:rPr>
            <w:rFonts w:ascii="Consolas" w:hAnsi="Consolas"/>
            <w:color w:val="9CDCFE"/>
            <w:sz w:val="21"/>
            <w:szCs w:val="21"/>
          </w:rPr>
          <w:t>shortestPath2</w:t>
        </w:r>
        <w:r w:rsidRPr="00C7100F">
          <w:rPr>
            <w:rFonts w:ascii="Consolas" w:hAnsi="Consolas"/>
            <w:color w:val="D4D4D4"/>
            <w:sz w:val="21"/>
            <w:szCs w:val="21"/>
          </w:rPr>
          <w:t xml:space="preserve"> = </w:t>
        </w:r>
        <w:r w:rsidRPr="00C7100F">
          <w:rPr>
            <w:rFonts w:ascii="Consolas" w:hAnsi="Consolas"/>
            <w:color w:val="9CDCFE"/>
            <w:sz w:val="21"/>
            <w:szCs w:val="21"/>
          </w:rPr>
          <w:t>tsp2</w:t>
        </w:r>
        <w:r w:rsidRPr="00C7100F">
          <w:rPr>
            <w:rFonts w:ascii="Consolas" w:hAnsi="Consolas"/>
            <w:color w:val="D4D4D4"/>
            <w:sz w:val="21"/>
            <w:szCs w:val="21"/>
          </w:rPr>
          <w:t>.</w:t>
        </w:r>
        <w:r w:rsidRPr="00C7100F">
          <w:rPr>
            <w:rFonts w:ascii="Consolas" w:hAnsi="Consolas"/>
            <w:color w:val="DCDCAA"/>
            <w:sz w:val="21"/>
            <w:szCs w:val="21"/>
          </w:rPr>
          <w:t>findShortestPath</w:t>
        </w:r>
        <w:r w:rsidRPr="00C7100F">
          <w:rPr>
            <w:rFonts w:ascii="Consolas" w:hAnsi="Consolas"/>
            <w:color w:val="D4D4D4"/>
            <w:sz w:val="21"/>
            <w:szCs w:val="21"/>
          </w:rPr>
          <w:t>()</w:t>
        </w:r>
      </w:ins>
    </w:p>
    <w:p w14:paraId="0F7514F8" w14:textId="77777777" w:rsidR="00C7100F" w:rsidRPr="00C7100F" w:rsidRDefault="00C7100F" w:rsidP="00C7100F">
      <w:pPr>
        <w:shd w:val="clear" w:color="auto" w:fill="1E1E1E"/>
        <w:spacing w:line="285" w:lineRule="atLeast"/>
        <w:rPr>
          <w:ins w:id="825" w:author="Areej Turky Sahu Alotaibi" w:date="2022-01-24T20:06:00Z"/>
          <w:rFonts w:ascii="Consolas" w:hAnsi="Consolas"/>
          <w:color w:val="D4D4D4"/>
          <w:sz w:val="21"/>
          <w:szCs w:val="21"/>
        </w:rPr>
      </w:pPr>
      <w:ins w:id="826" w:author="Areej Turky Sahu Alotaibi" w:date="2022-01-24T20:06:00Z">
        <w:r w:rsidRPr="00C7100F">
          <w:rPr>
            <w:rFonts w:ascii="Consolas" w:hAnsi="Consolas"/>
            <w:color w:val="9CDCFE"/>
            <w:sz w:val="21"/>
            <w:szCs w:val="21"/>
          </w:rPr>
          <w:t>LastHouse2</w:t>
        </w:r>
        <w:r w:rsidRPr="00C7100F">
          <w:rPr>
            <w:rFonts w:ascii="Consolas" w:hAnsi="Consolas"/>
            <w:color w:val="D4D4D4"/>
            <w:sz w:val="21"/>
            <w:szCs w:val="21"/>
          </w:rPr>
          <w:t>=</w:t>
        </w:r>
        <w:r w:rsidRPr="00C7100F">
          <w:rPr>
            <w:rFonts w:ascii="Consolas" w:hAnsi="Consolas"/>
            <w:color w:val="9CDCFE"/>
            <w:sz w:val="21"/>
            <w:szCs w:val="21"/>
          </w:rPr>
          <w:t>tsp2</w:t>
        </w:r>
        <w:r w:rsidRPr="00C7100F">
          <w:rPr>
            <w:rFonts w:ascii="Consolas" w:hAnsi="Consolas"/>
            <w:color w:val="D4D4D4"/>
            <w:sz w:val="21"/>
            <w:szCs w:val="21"/>
          </w:rPr>
          <w:t>.</w:t>
        </w:r>
        <w:r w:rsidRPr="00C7100F">
          <w:rPr>
            <w:rFonts w:ascii="Consolas" w:hAnsi="Consolas"/>
            <w:color w:val="DCDCAA"/>
            <w:sz w:val="21"/>
            <w:szCs w:val="21"/>
          </w:rPr>
          <w:t>GoToDepote</w:t>
        </w:r>
        <w:r w:rsidRPr="00C7100F">
          <w:rPr>
            <w:rFonts w:ascii="Consolas" w:hAnsi="Consolas"/>
            <w:color w:val="D4D4D4"/>
            <w:sz w:val="21"/>
            <w:szCs w:val="21"/>
          </w:rPr>
          <w:t>(</w:t>
        </w:r>
        <w:r w:rsidRPr="00C7100F">
          <w:rPr>
            <w:rFonts w:ascii="Consolas" w:hAnsi="Consolas"/>
            <w:color w:val="9CDCFE"/>
            <w:sz w:val="21"/>
            <w:szCs w:val="21"/>
          </w:rPr>
          <w:t>shortestPath2</w:t>
        </w:r>
        <w:r w:rsidRPr="00C7100F">
          <w:rPr>
            <w:rFonts w:ascii="Consolas" w:hAnsi="Consolas"/>
            <w:color w:val="D4D4D4"/>
            <w:sz w:val="21"/>
            <w:szCs w:val="21"/>
          </w:rPr>
          <w:t>)</w:t>
        </w:r>
      </w:ins>
    </w:p>
    <w:p w14:paraId="19B235A8" w14:textId="77777777" w:rsidR="00C7100F" w:rsidRPr="00C7100F" w:rsidRDefault="00C7100F" w:rsidP="00C7100F">
      <w:pPr>
        <w:shd w:val="clear" w:color="auto" w:fill="1E1E1E"/>
        <w:spacing w:line="285" w:lineRule="atLeast"/>
        <w:rPr>
          <w:ins w:id="827" w:author="Areej Turky Sahu Alotaibi" w:date="2022-01-24T20:06:00Z"/>
          <w:rFonts w:ascii="Consolas" w:hAnsi="Consolas"/>
          <w:color w:val="D4D4D4"/>
          <w:sz w:val="21"/>
          <w:szCs w:val="21"/>
        </w:rPr>
      </w:pPr>
      <w:ins w:id="828" w:author="Areej Turky Sahu Alotaibi" w:date="2022-01-24T20:06:00Z">
        <w:r w:rsidRPr="00C7100F">
          <w:rPr>
            <w:rFonts w:ascii="Consolas" w:hAnsi="Consolas"/>
            <w:color w:val="9CDCFE"/>
            <w:sz w:val="21"/>
            <w:szCs w:val="21"/>
          </w:rPr>
          <w:t>distance2</w:t>
        </w:r>
        <w:r w:rsidRPr="00C7100F">
          <w:rPr>
            <w:rFonts w:ascii="Consolas" w:hAnsi="Consolas"/>
            <w:color w:val="D4D4D4"/>
            <w:sz w:val="21"/>
            <w:szCs w:val="21"/>
          </w:rPr>
          <w:t xml:space="preserve"> =</w:t>
        </w:r>
        <w:r w:rsidRPr="00C7100F">
          <w:rPr>
            <w:rFonts w:ascii="Consolas" w:hAnsi="Consolas"/>
            <w:color w:val="4EC9B0"/>
            <w:sz w:val="21"/>
            <w:szCs w:val="21"/>
          </w:rPr>
          <w:t>int</w:t>
        </w:r>
        <w:r w:rsidRPr="00C7100F">
          <w:rPr>
            <w:rFonts w:ascii="Consolas" w:hAnsi="Consolas"/>
            <w:color w:val="D4D4D4"/>
            <w:sz w:val="21"/>
            <w:szCs w:val="21"/>
          </w:rPr>
          <w:t>(</w:t>
        </w:r>
        <w:r w:rsidRPr="00C7100F">
          <w:rPr>
            <w:rFonts w:ascii="Consolas" w:hAnsi="Consolas"/>
            <w:color w:val="9CDCFE"/>
            <w:sz w:val="21"/>
            <w:szCs w:val="21"/>
          </w:rPr>
          <w:t>tsp2</w:t>
        </w:r>
        <w:r w:rsidRPr="00C7100F">
          <w:rPr>
            <w:rFonts w:ascii="Consolas" w:hAnsi="Consolas"/>
            <w:color w:val="D4D4D4"/>
            <w:sz w:val="21"/>
            <w:szCs w:val="21"/>
          </w:rPr>
          <w:t>.</w:t>
        </w:r>
        <w:r w:rsidRPr="00C7100F">
          <w:rPr>
            <w:rFonts w:ascii="Consolas" w:hAnsi="Consolas"/>
            <w:color w:val="DCDCAA"/>
            <w:sz w:val="21"/>
            <w:szCs w:val="21"/>
          </w:rPr>
          <w:t>pathDistance</w:t>
        </w:r>
        <w:r w:rsidRPr="00C7100F">
          <w:rPr>
            <w:rFonts w:ascii="Consolas" w:hAnsi="Consolas"/>
            <w:color w:val="D4D4D4"/>
            <w:sz w:val="21"/>
            <w:szCs w:val="21"/>
          </w:rPr>
          <w:t>(</w:t>
        </w:r>
        <w:r w:rsidRPr="00C7100F">
          <w:rPr>
            <w:rFonts w:ascii="Consolas" w:hAnsi="Consolas"/>
            <w:color w:val="9CDCFE"/>
            <w:sz w:val="21"/>
            <w:szCs w:val="21"/>
          </w:rPr>
          <w:t>shortestPath2</w:t>
        </w:r>
        <w:r w:rsidRPr="00C7100F">
          <w:rPr>
            <w:rFonts w:ascii="Consolas" w:hAnsi="Consolas"/>
            <w:color w:val="D4D4D4"/>
            <w:sz w:val="21"/>
            <w:szCs w:val="21"/>
          </w:rPr>
          <w:t>)+</w:t>
        </w:r>
        <w:r w:rsidRPr="00C7100F">
          <w:rPr>
            <w:rFonts w:ascii="Consolas" w:hAnsi="Consolas"/>
            <w:color w:val="4EC9B0"/>
            <w:sz w:val="21"/>
            <w:szCs w:val="21"/>
          </w:rPr>
          <w:t>int</w:t>
        </w:r>
        <w:r w:rsidRPr="00C7100F">
          <w:rPr>
            <w:rFonts w:ascii="Consolas" w:hAnsi="Consolas"/>
            <w:color w:val="D4D4D4"/>
            <w:sz w:val="21"/>
            <w:szCs w:val="21"/>
          </w:rPr>
          <w:t>(</w:t>
        </w:r>
        <w:r w:rsidRPr="00C7100F">
          <w:rPr>
            <w:rFonts w:ascii="Consolas" w:hAnsi="Consolas"/>
            <w:color w:val="4FC1FF"/>
            <w:sz w:val="21"/>
            <w:szCs w:val="21"/>
          </w:rPr>
          <w:t>D</w:t>
        </w:r>
        <w:r w:rsidRPr="00C7100F">
          <w:rPr>
            <w:rFonts w:ascii="Consolas" w:hAnsi="Consolas"/>
            <w:color w:val="D4D4D4"/>
            <w:sz w:val="21"/>
            <w:szCs w:val="21"/>
          </w:rPr>
          <w:t>.</w:t>
        </w:r>
        <w:r w:rsidRPr="00C7100F">
          <w:rPr>
            <w:rFonts w:ascii="Consolas" w:hAnsi="Consolas"/>
            <w:color w:val="DCDCAA"/>
            <w:sz w:val="21"/>
            <w:szCs w:val="21"/>
          </w:rPr>
          <w:t>getNeighbor</w:t>
        </w:r>
        <w:r w:rsidRPr="00C7100F">
          <w:rPr>
            <w:rFonts w:ascii="Consolas" w:hAnsi="Consolas"/>
            <w:color w:val="D4D4D4"/>
            <w:sz w:val="21"/>
            <w:szCs w:val="21"/>
          </w:rPr>
          <w:t>()[(</w:t>
        </w:r>
        <w:r w:rsidRPr="00C7100F">
          <w:rPr>
            <w:rFonts w:ascii="Consolas" w:hAnsi="Consolas"/>
            <w:color w:val="9CDCFE"/>
            <w:sz w:val="21"/>
            <w:szCs w:val="21"/>
          </w:rPr>
          <w:t>LastHouse2</w:t>
        </w:r>
        <w:r w:rsidRPr="00C7100F">
          <w:rPr>
            <w:rFonts w:ascii="Consolas" w:hAnsi="Consolas"/>
            <w:color w:val="D4D4D4"/>
            <w:sz w:val="21"/>
            <w:szCs w:val="21"/>
          </w:rPr>
          <w:t>)].g) )</w:t>
        </w:r>
      </w:ins>
    </w:p>
    <w:p w14:paraId="64C1240D" w14:textId="77777777" w:rsidR="00C7100F" w:rsidRPr="00C7100F" w:rsidRDefault="00C7100F" w:rsidP="00C7100F">
      <w:pPr>
        <w:shd w:val="clear" w:color="auto" w:fill="1E1E1E"/>
        <w:spacing w:line="285" w:lineRule="atLeast"/>
        <w:rPr>
          <w:ins w:id="829" w:author="Areej Turky Sahu Alotaibi" w:date="2022-01-24T20:06:00Z"/>
          <w:rFonts w:ascii="Consolas" w:hAnsi="Consolas"/>
          <w:color w:val="D4D4D4"/>
          <w:sz w:val="21"/>
          <w:szCs w:val="21"/>
        </w:rPr>
      </w:pPr>
      <w:ins w:id="830" w:author="Areej Turky Sahu Alotaibi" w:date="2022-01-24T20:06:00Z">
        <w:r w:rsidRPr="00C7100F">
          <w:rPr>
            <w:rFonts w:ascii="Consolas" w:hAnsi="Consolas"/>
            <w:color w:val="DCDCAA"/>
            <w:sz w:val="21"/>
            <w:szCs w:val="21"/>
          </w:rPr>
          <w:t>print</w:t>
        </w:r>
        <w:r w:rsidRPr="00C7100F">
          <w:rPr>
            <w:rFonts w:ascii="Consolas" w:hAnsi="Consolas"/>
            <w:color w:val="D4D4D4"/>
            <w:sz w:val="21"/>
            <w:szCs w:val="21"/>
          </w:rPr>
          <w:t>(</w:t>
        </w:r>
        <w:r w:rsidRPr="00C7100F">
          <w:rPr>
            <w:rFonts w:ascii="Consolas" w:hAnsi="Consolas"/>
            <w:color w:val="CE9178"/>
            <w:sz w:val="21"/>
            <w:szCs w:val="21"/>
          </w:rPr>
          <w:t>"The path is "</w:t>
        </w:r>
        <w:r w:rsidRPr="00C7100F">
          <w:rPr>
            <w:rFonts w:ascii="Consolas" w:hAnsi="Consolas"/>
            <w:color w:val="D4D4D4"/>
            <w:sz w:val="21"/>
            <w:szCs w:val="21"/>
          </w:rPr>
          <w:t xml:space="preserve"> + </w:t>
        </w:r>
        <w:r w:rsidRPr="00C7100F">
          <w:rPr>
            <w:rFonts w:ascii="Consolas" w:hAnsi="Consolas"/>
            <w:color w:val="4EC9B0"/>
            <w:sz w:val="21"/>
            <w:szCs w:val="21"/>
          </w:rPr>
          <w:t>str</w:t>
        </w:r>
        <w:r w:rsidRPr="00C7100F">
          <w:rPr>
            <w:rFonts w:ascii="Consolas" w:hAnsi="Consolas"/>
            <w:color w:val="D4D4D4"/>
            <w:sz w:val="21"/>
            <w:szCs w:val="21"/>
          </w:rPr>
          <w:t>(</w:t>
        </w:r>
        <w:r w:rsidRPr="00C7100F">
          <w:rPr>
            <w:rFonts w:ascii="Consolas" w:hAnsi="Consolas"/>
            <w:color w:val="9CDCFE"/>
            <w:sz w:val="21"/>
            <w:szCs w:val="21"/>
          </w:rPr>
          <w:t>tsp2</w:t>
        </w:r>
        <w:r w:rsidRPr="00C7100F">
          <w:rPr>
            <w:rFonts w:ascii="Consolas" w:hAnsi="Consolas"/>
            <w:color w:val="D4D4D4"/>
            <w:sz w:val="21"/>
            <w:szCs w:val="21"/>
          </w:rPr>
          <w:t>.</w:t>
        </w:r>
        <w:r w:rsidRPr="00C7100F">
          <w:rPr>
            <w:rFonts w:ascii="Consolas" w:hAnsi="Consolas"/>
            <w:color w:val="DCDCAA"/>
            <w:sz w:val="21"/>
            <w:szCs w:val="21"/>
          </w:rPr>
          <w:t>NewPath</w:t>
        </w:r>
        <w:r w:rsidRPr="00C7100F">
          <w:rPr>
            <w:rFonts w:ascii="Consolas" w:hAnsi="Consolas"/>
            <w:color w:val="D4D4D4"/>
            <w:sz w:val="21"/>
            <w:szCs w:val="21"/>
          </w:rPr>
          <w:t>(</w:t>
        </w:r>
        <w:r w:rsidRPr="00C7100F">
          <w:rPr>
            <w:rFonts w:ascii="Consolas" w:hAnsi="Consolas"/>
            <w:color w:val="9CDCFE"/>
            <w:sz w:val="21"/>
            <w:szCs w:val="21"/>
          </w:rPr>
          <w:t>shortestPath2</w:t>
        </w:r>
        <w:r w:rsidRPr="00C7100F">
          <w:rPr>
            <w:rFonts w:ascii="Consolas" w:hAnsi="Consolas"/>
            <w:color w:val="D4D4D4"/>
            <w:sz w:val="21"/>
            <w:szCs w:val="21"/>
          </w:rPr>
          <w:t xml:space="preserve">)) + </w:t>
        </w:r>
        <w:r w:rsidRPr="00C7100F">
          <w:rPr>
            <w:rFonts w:ascii="Consolas" w:hAnsi="Consolas"/>
            <w:color w:val="CE9178"/>
            <w:sz w:val="21"/>
            <w:szCs w:val="21"/>
          </w:rPr>
          <w:t>" in "</w:t>
        </w:r>
        <w:r w:rsidRPr="00C7100F">
          <w:rPr>
            <w:rFonts w:ascii="Consolas" w:hAnsi="Consolas"/>
            <w:color w:val="D4D4D4"/>
            <w:sz w:val="21"/>
            <w:szCs w:val="21"/>
          </w:rPr>
          <w:t xml:space="preserve"> +</w:t>
        </w:r>
        <w:r w:rsidRPr="00C7100F">
          <w:rPr>
            <w:rFonts w:ascii="Consolas" w:hAnsi="Consolas"/>
            <w:color w:val="4EC9B0"/>
            <w:sz w:val="21"/>
            <w:szCs w:val="21"/>
          </w:rPr>
          <w:t>str</w:t>
        </w:r>
        <w:r w:rsidRPr="00C7100F">
          <w:rPr>
            <w:rFonts w:ascii="Consolas" w:hAnsi="Consolas"/>
            <w:color w:val="D4D4D4"/>
            <w:sz w:val="21"/>
            <w:szCs w:val="21"/>
          </w:rPr>
          <w:t>(</w:t>
        </w:r>
        <w:r w:rsidRPr="00C7100F">
          <w:rPr>
            <w:rFonts w:ascii="Consolas" w:hAnsi="Consolas"/>
            <w:color w:val="9CDCFE"/>
            <w:sz w:val="21"/>
            <w:szCs w:val="21"/>
          </w:rPr>
          <w:t>distance2</w:t>
        </w:r>
        <w:r w:rsidRPr="00C7100F">
          <w:rPr>
            <w:rFonts w:ascii="Consolas" w:hAnsi="Consolas"/>
            <w:color w:val="D4D4D4"/>
            <w:sz w:val="21"/>
            <w:szCs w:val="21"/>
          </w:rPr>
          <w:t xml:space="preserve">) + </w:t>
        </w:r>
        <w:r w:rsidRPr="00C7100F">
          <w:rPr>
            <w:rFonts w:ascii="Consolas" w:hAnsi="Consolas"/>
            <w:color w:val="CE9178"/>
            <w:sz w:val="21"/>
            <w:szCs w:val="21"/>
          </w:rPr>
          <w:t>" miles."</w:t>
        </w:r>
        <w:r w:rsidRPr="00C7100F">
          <w:rPr>
            <w:rFonts w:ascii="Consolas" w:hAnsi="Consolas"/>
            <w:color w:val="D4D4D4"/>
            <w:sz w:val="21"/>
            <w:szCs w:val="21"/>
          </w:rPr>
          <w:t xml:space="preserve"> + </w:t>
        </w:r>
        <w:r w:rsidRPr="00C7100F">
          <w:rPr>
            <w:rFonts w:ascii="Consolas" w:hAnsi="Consolas"/>
            <w:color w:val="CE9178"/>
            <w:sz w:val="21"/>
            <w:szCs w:val="21"/>
          </w:rPr>
          <w:t xml:space="preserve">" With </w:t>
        </w:r>
        <w:proofErr w:type="spellStart"/>
        <w:r w:rsidRPr="00C7100F">
          <w:rPr>
            <w:rFonts w:ascii="Consolas" w:hAnsi="Consolas"/>
            <w:color w:val="CE9178"/>
            <w:sz w:val="21"/>
            <w:szCs w:val="21"/>
          </w:rPr>
          <w:t>Eculidean</w:t>
        </w:r>
        <w:proofErr w:type="spellEnd"/>
        <w:r w:rsidRPr="00C7100F">
          <w:rPr>
            <w:rFonts w:ascii="Consolas" w:hAnsi="Consolas"/>
            <w:color w:val="CE9178"/>
            <w:sz w:val="21"/>
            <w:szCs w:val="21"/>
          </w:rPr>
          <w:t xml:space="preserve"> Heuristic (optimal </w:t>
        </w:r>
        <w:proofErr w:type="spellStart"/>
        <w:r w:rsidRPr="00C7100F">
          <w:rPr>
            <w:rFonts w:ascii="Consolas" w:hAnsi="Consolas"/>
            <w:color w:val="CE9178"/>
            <w:sz w:val="21"/>
            <w:szCs w:val="21"/>
          </w:rPr>
          <w:t>resut</w:t>
        </w:r>
        <w:proofErr w:type="spellEnd"/>
        <w:r w:rsidRPr="00C7100F">
          <w:rPr>
            <w:rFonts w:ascii="Consolas" w:hAnsi="Consolas"/>
            <w:color w:val="CE9178"/>
            <w:sz w:val="21"/>
            <w:szCs w:val="21"/>
          </w:rPr>
          <w:t>)"</w:t>
        </w:r>
        <w:r w:rsidRPr="00C7100F">
          <w:rPr>
            <w:rFonts w:ascii="Consolas" w:hAnsi="Consolas"/>
            <w:color w:val="D4D4D4"/>
            <w:sz w:val="21"/>
            <w:szCs w:val="21"/>
          </w:rPr>
          <w:t>)</w:t>
        </w:r>
      </w:ins>
    </w:p>
    <w:p w14:paraId="60910580" w14:textId="77777777" w:rsidR="00C7100F" w:rsidRPr="00C7100F" w:rsidRDefault="00C7100F" w:rsidP="00C7100F">
      <w:pPr>
        <w:shd w:val="clear" w:color="auto" w:fill="1E1E1E"/>
        <w:spacing w:line="285" w:lineRule="atLeast"/>
        <w:rPr>
          <w:ins w:id="831" w:author="Areej Turky Sahu Alotaibi" w:date="2022-01-24T20:06:00Z"/>
          <w:rFonts w:ascii="Consolas" w:hAnsi="Consolas"/>
          <w:color w:val="D4D4D4"/>
          <w:sz w:val="21"/>
          <w:szCs w:val="21"/>
        </w:rPr>
      </w:pPr>
      <w:ins w:id="832" w:author="Areej Turky Sahu Alotaibi" w:date="2022-01-24T20:06:00Z">
        <w:r w:rsidRPr="00C7100F">
          <w:rPr>
            <w:rFonts w:ascii="Consolas" w:hAnsi="Consolas"/>
            <w:color w:val="D4D4D4"/>
            <w:sz w:val="21"/>
            <w:szCs w:val="21"/>
          </w:rPr>
          <w:t> </w:t>
        </w:r>
      </w:ins>
    </w:p>
    <w:p w14:paraId="368CE63A" w14:textId="77777777" w:rsidR="00C7100F" w:rsidRPr="00C7100F" w:rsidRDefault="00C7100F" w:rsidP="00C7100F">
      <w:pPr>
        <w:shd w:val="clear" w:color="auto" w:fill="1E1E1E"/>
        <w:spacing w:line="285" w:lineRule="atLeast"/>
        <w:rPr>
          <w:ins w:id="833" w:author="Areej Turky Sahu Alotaibi" w:date="2022-01-24T20:06:00Z"/>
          <w:rFonts w:ascii="Consolas" w:hAnsi="Consolas"/>
          <w:color w:val="D4D4D4"/>
          <w:sz w:val="21"/>
          <w:szCs w:val="21"/>
        </w:rPr>
      </w:pPr>
      <w:ins w:id="834" w:author="Areej Turky Sahu Alotaibi" w:date="2022-01-24T20:06:00Z">
        <w:r w:rsidRPr="00C7100F">
          <w:rPr>
            <w:rFonts w:ascii="Consolas" w:hAnsi="Consolas"/>
            <w:color w:val="9CDCFE"/>
            <w:sz w:val="21"/>
            <w:szCs w:val="21"/>
          </w:rPr>
          <w:t>tsp3</w:t>
        </w:r>
        <w:r w:rsidRPr="00C7100F">
          <w:rPr>
            <w:rFonts w:ascii="Consolas" w:hAnsi="Consolas"/>
            <w:color w:val="D4D4D4"/>
            <w:sz w:val="21"/>
            <w:szCs w:val="21"/>
          </w:rPr>
          <w:t xml:space="preserve">= </w:t>
        </w:r>
        <w:r w:rsidRPr="00C7100F">
          <w:rPr>
            <w:rFonts w:ascii="Consolas" w:hAnsi="Consolas"/>
            <w:color w:val="4EC9B0"/>
            <w:sz w:val="21"/>
            <w:szCs w:val="21"/>
          </w:rPr>
          <w:t>TSP</w:t>
        </w:r>
        <w:r w:rsidRPr="00C7100F">
          <w:rPr>
            <w:rFonts w:ascii="Consolas" w:hAnsi="Consolas"/>
            <w:color w:val="D4D4D4"/>
            <w:sz w:val="21"/>
            <w:szCs w:val="21"/>
          </w:rPr>
          <w:t>(</w:t>
        </w:r>
        <w:proofErr w:type="spellStart"/>
        <w:r w:rsidRPr="00C7100F">
          <w:rPr>
            <w:rFonts w:ascii="Consolas" w:hAnsi="Consolas"/>
            <w:color w:val="9CDCFE"/>
            <w:sz w:val="21"/>
            <w:szCs w:val="21"/>
          </w:rPr>
          <w:t>DiagonalDistances</w:t>
        </w:r>
        <w:proofErr w:type="spellEnd"/>
        <w:r w:rsidRPr="00C7100F">
          <w:rPr>
            <w:rFonts w:ascii="Consolas" w:hAnsi="Consolas"/>
            <w:color w:val="D4D4D4"/>
            <w:sz w:val="21"/>
            <w:szCs w:val="21"/>
          </w:rPr>
          <w:t xml:space="preserve"> , </w:t>
        </w:r>
        <w:r w:rsidRPr="00C7100F">
          <w:rPr>
            <w:rFonts w:ascii="Consolas" w:hAnsi="Consolas"/>
            <w:color w:val="CE9178"/>
            <w:sz w:val="21"/>
            <w:szCs w:val="21"/>
          </w:rPr>
          <w:t>"W"</w:t>
        </w:r>
        <w:r w:rsidRPr="00C7100F">
          <w:rPr>
            <w:rFonts w:ascii="Consolas" w:hAnsi="Consolas"/>
            <w:color w:val="D4D4D4"/>
            <w:sz w:val="21"/>
            <w:szCs w:val="21"/>
          </w:rPr>
          <w:t>)</w:t>
        </w:r>
      </w:ins>
    </w:p>
    <w:p w14:paraId="56691A08" w14:textId="77777777" w:rsidR="00C7100F" w:rsidRPr="00C7100F" w:rsidRDefault="00C7100F" w:rsidP="00C7100F">
      <w:pPr>
        <w:shd w:val="clear" w:color="auto" w:fill="1E1E1E"/>
        <w:spacing w:line="285" w:lineRule="atLeast"/>
        <w:rPr>
          <w:ins w:id="835" w:author="Areej Turky Sahu Alotaibi" w:date="2022-01-24T20:06:00Z"/>
          <w:rFonts w:ascii="Consolas" w:hAnsi="Consolas"/>
          <w:color w:val="D4D4D4"/>
          <w:sz w:val="21"/>
          <w:szCs w:val="21"/>
        </w:rPr>
      </w:pPr>
      <w:ins w:id="836" w:author="Areej Turky Sahu Alotaibi" w:date="2022-01-24T20:06:00Z">
        <w:r w:rsidRPr="00C7100F">
          <w:rPr>
            <w:rFonts w:ascii="Consolas" w:hAnsi="Consolas"/>
            <w:color w:val="9CDCFE"/>
            <w:sz w:val="21"/>
            <w:szCs w:val="21"/>
          </w:rPr>
          <w:t>shortestPath3</w:t>
        </w:r>
        <w:r w:rsidRPr="00C7100F">
          <w:rPr>
            <w:rFonts w:ascii="Consolas" w:hAnsi="Consolas"/>
            <w:color w:val="D4D4D4"/>
            <w:sz w:val="21"/>
            <w:szCs w:val="21"/>
          </w:rPr>
          <w:t xml:space="preserve"> = </w:t>
        </w:r>
        <w:r w:rsidRPr="00C7100F">
          <w:rPr>
            <w:rFonts w:ascii="Consolas" w:hAnsi="Consolas"/>
            <w:color w:val="9CDCFE"/>
            <w:sz w:val="21"/>
            <w:szCs w:val="21"/>
          </w:rPr>
          <w:t>tsp3</w:t>
        </w:r>
        <w:r w:rsidRPr="00C7100F">
          <w:rPr>
            <w:rFonts w:ascii="Consolas" w:hAnsi="Consolas"/>
            <w:color w:val="D4D4D4"/>
            <w:sz w:val="21"/>
            <w:szCs w:val="21"/>
          </w:rPr>
          <w:t>.</w:t>
        </w:r>
        <w:r w:rsidRPr="00C7100F">
          <w:rPr>
            <w:rFonts w:ascii="Consolas" w:hAnsi="Consolas"/>
            <w:color w:val="DCDCAA"/>
            <w:sz w:val="21"/>
            <w:szCs w:val="21"/>
          </w:rPr>
          <w:t>findShortestPath</w:t>
        </w:r>
        <w:r w:rsidRPr="00C7100F">
          <w:rPr>
            <w:rFonts w:ascii="Consolas" w:hAnsi="Consolas"/>
            <w:color w:val="D4D4D4"/>
            <w:sz w:val="21"/>
            <w:szCs w:val="21"/>
          </w:rPr>
          <w:t>()</w:t>
        </w:r>
      </w:ins>
    </w:p>
    <w:p w14:paraId="19189261" w14:textId="77777777" w:rsidR="00C7100F" w:rsidRPr="00C7100F" w:rsidRDefault="00C7100F" w:rsidP="00C7100F">
      <w:pPr>
        <w:shd w:val="clear" w:color="auto" w:fill="1E1E1E"/>
        <w:spacing w:line="285" w:lineRule="atLeast"/>
        <w:rPr>
          <w:ins w:id="837" w:author="Areej Turky Sahu Alotaibi" w:date="2022-01-24T20:06:00Z"/>
          <w:rFonts w:ascii="Consolas" w:hAnsi="Consolas"/>
          <w:color w:val="D4D4D4"/>
          <w:sz w:val="21"/>
          <w:szCs w:val="21"/>
        </w:rPr>
      </w:pPr>
      <w:ins w:id="838" w:author="Areej Turky Sahu Alotaibi" w:date="2022-01-24T20:06:00Z">
        <w:r w:rsidRPr="00C7100F">
          <w:rPr>
            <w:rFonts w:ascii="Consolas" w:hAnsi="Consolas"/>
            <w:color w:val="9CDCFE"/>
            <w:sz w:val="21"/>
            <w:szCs w:val="21"/>
          </w:rPr>
          <w:t>LastHouse3</w:t>
        </w:r>
        <w:r w:rsidRPr="00C7100F">
          <w:rPr>
            <w:rFonts w:ascii="Consolas" w:hAnsi="Consolas"/>
            <w:color w:val="D4D4D4"/>
            <w:sz w:val="21"/>
            <w:szCs w:val="21"/>
          </w:rPr>
          <w:t>=</w:t>
        </w:r>
        <w:r w:rsidRPr="00C7100F">
          <w:rPr>
            <w:rFonts w:ascii="Consolas" w:hAnsi="Consolas"/>
            <w:color w:val="9CDCFE"/>
            <w:sz w:val="21"/>
            <w:szCs w:val="21"/>
          </w:rPr>
          <w:t>tsp3</w:t>
        </w:r>
        <w:r w:rsidRPr="00C7100F">
          <w:rPr>
            <w:rFonts w:ascii="Consolas" w:hAnsi="Consolas"/>
            <w:color w:val="D4D4D4"/>
            <w:sz w:val="21"/>
            <w:szCs w:val="21"/>
          </w:rPr>
          <w:t>.</w:t>
        </w:r>
        <w:r w:rsidRPr="00C7100F">
          <w:rPr>
            <w:rFonts w:ascii="Consolas" w:hAnsi="Consolas"/>
            <w:color w:val="DCDCAA"/>
            <w:sz w:val="21"/>
            <w:szCs w:val="21"/>
          </w:rPr>
          <w:t>GoToDepote</w:t>
        </w:r>
        <w:r w:rsidRPr="00C7100F">
          <w:rPr>
            <w:rFonts w:ascii="Consolas" w:hAnsi="Consolas"/>
            <w:color w:val="D4D4D4"/>
            <w:sz w:val="21"/>
            <w:szCs w:val="21"/>
          </w:rPr>
          <w:t>(</w:t>
        </w:r>
        <w:r w:rsidRPr="00C7100F">
          <w:rPr>
            <w:rFonts w:ascii="Consolas" w:hAnsi="Consolas"/>
            <w:color w:val="9CDCFE"/>
            <w:sz w:val="21"/>
            <w:szCs w:val="21"/>
          </w:rPr>
          <w:t>shortestPath3</w:t>
        </w:r>
        <w:r w:rsidRPr="00C7100F">
          <w:rPr>
            <w:rFonts w:ascii="Consolas" w:hAnsi="Consolas"/>
            <w:color w:val="D4D4D4"/>
            <w:sz w:val="21"/>
            <w:szCs w:val="21"/>
          </w:rPr>
          <w:t>)</w:t>
        </w:r>
      </w:ins>
    </w:p>
    <w:p w14:paraId="5EB4552C" w14:textId="77777777" w:rsidR="00C7100F" w:rsidRPr="00C7100F" w:rsidRDefault="00C7100F" w:rsidP="00C7100F">
      <w:pPr>
        <w:shd w:val="clear" w:color="auto" w:fill="1E1E1E"/>
        <w:spacing w:line="285" w:lineRule="atLeast"/>
        <w:rPr>
          <w:ins w:id="839" w:author="Areej Turky Sahu Alotaibi" w:date="2022-01-24T20:06:00Z"/>
          <w:rFonts w:ascii="Consolas" w:hAnsi="Consolas"/>
          <w:color w:val="D4D4D4"/>
          <w:sz w:val="21"/>
          <w:szCs w:val="21"/>
        </w:rPr>
      </w:pPr>
      <w:ins w:id="840" w:author="Areej Turky Sahu Alotaibi" w:date="2022-01-24T20:06:00Z">
        <w:r w:rsidRPr="00C7100F">
          <w:rPr>
            <w:rFonts w:ascii="Consolas" w:hAnsi="Consolas"/>
            <w:color w:val="9CDCFE"/>
            <w:sz w:val="21"/>
            <w:szCs w:val="21"/>
          </w:rPr>
          <w:t>distance3</w:t>
        </w:r>
        <w:r w:rsidRPr="00C7100F">
          <w:rPr>
            <w:rFonts w:ascii="Consolas" w:hAnsi="Consolas"/>
            <w:color w:val="D4D4D4"/>
            <w:sz w:val="21"/>
            <w:szCs w:val="21"/>
          </w:rPr>
          <w:t xml:space="preserve"> =</w:t>
        </w:r>
        <w:r w:rsidRPr="00C7100F">
          <w:rPr>
            <w:rFonts w:ascii="Consolas" w:hAnsi="Consolas"/>
            <w:color w:val="4EC9B0"/>
            <w:sz w:val="21"/>
            <w:szCs w:val="21"/>
          </w:rPr>
          <w:t>int</w:t>
        </w:r>
        <w:r w:rsidRPr="00C7100F">
          <w:rPr>
            <w:rFonts w:ascii="Consolas" w:hAnsi="Consolas"/>
            <w:color w:val="D4D4D4"/>
            <w:sz w:val="21"/>
            <w:szCs w:val="21"/>
          </w:rPr>
          <w:t>(</w:t>
        </w:r>
        <w:r w:rsidRPr="00C7100F">
          <w:rPr>
            <w:rFonts w:ascii="Consolas" w:hAnsi="Consolas"/>
            <w:color w:val="9CDCFE"/>
            <w:sz w:val="21"/>
            <w:szCs w:val="21"/>
          </w:rPr>
          <w:t>tsp3</w:t>
        </w:r>
        <w:r w:rsidRPr="00C7100F">
          <w:rPr>
            <w:rFonts w:ascii="Consolas" w:hAnsi="Consolas"/>
            <w:color w:val="D4D4D4"/>
            <w:sz w:val="21"/>
            <w:szCs w:val="21"/>
          </w:rPr>
          <w:t>.</w:t>
        </w:r>
        <w:r w:rsidRPr="00C7100F">
          <w:rPr>
            <w:rFonts w:ascii="Consolas" w:hAnsi="Consolas"/>
            <w:color w:val="DCDCAA"/>
            <w:sz w:val="21"/>
            <w:szCs w:val="21"/>
          </w:rPr>
          <w:t>pathDistance</w:t>
        </w:r>
        <w:r w:rsidRPr="00C7100F">
          <w:rPr>
            <w:rFonts w:ascii="Consolas" w:hAnsi="Consolas"/>
            <w:color w:val="D4D4D4"/>
            <w:sz w:val="21"/>
            <w:szCs w:val="21"/>
          </w:rPr>
          <w:t>(</w:t>
        </w:r>
        <w:r w:rsidRPr="00C7100F">
          <w:rPr>
            <w:rFonts w:ascii="Consolas" w:hAnsi="Consolas"/>
            <w:color w:val="9CDCFE"/>
            <w:sz w:val="21"/>
            <w:szCs w:val="21"/>
          </w:rPr>
          <w:t>shortestPath3</w:t>
        </w:r>
        <w:r w:rsidRPr="00C7100F">
          <w:rPr>
            <w:rFonts w:ascii="Consolas" w:hAnsi="Consolas"/>
            <w:color w:val="D4D4D4"/>
            <w:sz w:val="21"/>
            <w:szCs w:val="21"/>
          </w:rPr>
          <w:t>)+</w:t>
        </w:r>
        <w:r w:rsidRPr="00C7100F">
          <w:rPr>
            <w:rFonts w:ascii="Consolas" w:hAnsi="Consolas"/>
            <w:color w:val="4EC9B0"/>
            <w:sz w:val="21"/>
            <w:szCs w:val="21"/>
          </w:rPr>
          <w:t>int</w:t>
        </w:r>
        <w:r w:rsidRPr="00C7100F">
          <w:rPr>
            <w:rFonts w:ascii="Consolas" w:hAnsi="Consolas"/>
            <w:color w:val="D4D4D4"/>
            <w:sz w:val="21"/>
            <w:szCs w:val="21"/>
          </w:rPr>
          <w:t>(</w:t>
        </w:r>
        <w:r w:rsidRPr="00C7100F">
          <w:rPr>
            <w:rFonts w:ascii="Consolas" w:hAnsi="Consolas"/>
            <w:color w:val="4FC1FF"/>
            <w:sz w:val="21"/>
            <w:szCs w:val="21"/>
          </w:rPr>
          <w:t>D</w:t>
        </w:r>
        <w:r w:rsidRPr="00C7100F">
          <w:rPr>
            <w:rFonts w:ascii="Consolas" w:hAnsi="Consolas"/>
            <w:color w:val="D4D4D4"/>
            <w:sz w:val="21"/>
            <w:szCs w:val="21"/>
          </w:rPr>
          <w:t>.</w:t>
        </w:r>
        <w:r w:rsidRPr="00C7100F">
          <w:rPr>
            <w:rFonts w:ascii="Consolas" w:hAnsi="Consolas"/>
            <w:color w:val="DCDCAA"/>
            <w:sz w:val="21"/>
            <w:szCs w:val="21"/>
          </w:rPr>
          <w:t>getNeighbor</w:t>
        </w:r>
        <w:r w:rsidRPr="00C7100F">
          <w:rPr>
            <w:rFonts w:ascii="Consolas" w:hAnsi="Consolas"/>
            <w:color w:val="D4D4D4"/>
            <w:sz w:val="21"/>
            <w:szCs w:val="21"/>
          </w:rPr>
          <w:t>()[(</w:t>
        </w:r>
        <w:r w:rsidRPr="00C7100F">
          <w:rPr>
            <w:rFonts w:ascii="Consolas" w:hAnsi="Consolas"/>
            <w:color w:val="9CDCFE"/>
            <w:sz w:val="21"/>
            <w:szCs w:val="21"/>
          </w:rPr>
          <w:t>LastHouse3</w:t>
        </w:r>
        <w:r w:rsidRPr="00C7100F">
          <w:rPr>
            <w:rFonts w:ascii="Consolas" w:hAnsi="Consolas"/>
            <w:color w:val="D4D4D4"/>
            <w:sz w:val="21"/>
            <w:szCs w:val="21"/>
          </w:rPr>
          <w:t>)].g) )</w:t>
        </w:r>
      </w:ins>
    </w:p>
    <w:p w14:paraId="47347331" w14:textId="77777777" w:rsidR="00C7100F" w:rsidRPr="00C7100F" w:rsidRDefault="00C7100F" w:rsidP="00C7100F">
      <w:pPr>
        <w:shd w:val="clear" w:color="auto" w:fill="1E1E1E"/>
        <w:spacing w:line="285" w:lineRule="atLeast"/>
        <w:rPr>
          <w:ins w:id="841" w:author="Areej Turky Sahu Alotaibi" w:date="2022-01-24T20:06:00Z"/>
          <w:rFonts w:ascii="Consolas" w:hAnsi="Consolas"/>
          <w:color w:val="D4D4D4"/>
          <w:sz w:val="21"/>
          <w:szCs w:val="21"/>
        </w:rPr>
      </w:pPr>
      <w:ins w:id="842" w:author="Areej Turky Sahu Alotaibi" w:date="2022-01-24T20:06:00Z">
        <w:r w:rsidRPr="00C7100F">
          <w:rPr>
            <w:rFonts w:ascii="Consolas" w:hAnsi="Consolas"/>
            <w:color w:val="DCDCAA"/>
            <w:sz w:val="21"/>
            <w:szCs w:val="21"/>
          </w:rPr>
          <w:t>print</w:t>
        </w:r>
        <w:r w:rsidRPr="00C7100F">
          <w:rPr>
            <w:rFonts w:ascii="Consolas" w:hAnsi="Consolas"/>
            <w:color w:val="D4D4D4"/>
            <w:sz w:val="21"/>
            <w:szCs w:val="21"/>
          </w:rPr>
          <w:t>(</w:t>
        </w:r>
        <w:r w:rsidRPr="00C7100F">
          <w:rPr>
            <w:rFonts w:ascii="Consolas" w:hAnsi="Consolas"/>
            <w:color w:val="CE9178"/>
            <w:sz w:val="21"/>
            <w:szCs w:val="21"/>
          </w:rPr>
          <w:t>"The path is "</w:t>
        </w:r>
        <w:r w:rsidRPr="00C7100F">
          <w:rPr>
            <w:rFonts w:ascii="Consolas" w:hAnsi="Consolas"/>
            <w:color w:val="D4D4D4"/>
            <w:sz w:val="21"/>
            <w:szCs w:val="21"/>
          </w:rPr>
          <w:t xml:space="preserve"> + </w:t>
        </w:r>
        <w:r w:rsidRPr="00C7100F">
          <w:rPr>
            <w:rFonts w:ascii="Consolas" w:hAnsi="Consolas"/>
            <w:color w:val="4EC9B0"/>
            <w:sz w:val="21"/>
            <w:szCs w:val="21"/>
          </w:rPr>
          <w:t>str</w:t>
        </w:r>
        <w:r w:rsidRPr="00C7100F">
          <w:rPr>
            <w:rFonts w:ascii="Consolas" w:hAnsi="Consolas"/>
            <w:color w:val="D4D4D4"/>
            <w:sz w:val="21"/>
            <w:szCs w:val="21"/>
          </w:rPr>
          <w:t>(</w:t>
        </w:r>
        <w:r w:rsidRPr="00C7100F">
          <w:rPr>
            <w:rFonts w:ascii="Consolas" w:hAnsi="Consolas"/>
            <w:color w:val="9CDCFE"/>
            <w:sz w:val="21"/>
            <w:szCs w:val="21"/>
          </w:rPr>
          <w:t>tsp3</w:t>
        </w:r>
        <w:r w:rsidRPr="00C7100F">
          <w:rPr>
            <w:rFonts w:ascii="Consolas" w:hAnsi="Consolas"/>
            <w:color w:val="D4D4D4"/>
            <w:sz w:val="21"/>
            <w:szCs w:val="21"/>
          </w:rPr>
          <w:t>.</w:t>
        </w:r>
        <w:r w:rsidRPr="00C7100F">
          <w:rPr>
            <w:rFonts w:ascii="Consolas" w:hAnsi="Consolas"/>
            <w:color w:val="DCDCAA"/>
            <w:sz w:val="21"/>
            <w:szCs w:val="21"/>
          </w:rPr>
          <w:t>NewPath</w:t>
        </w:r>
        <w:r w:rsidRPr="00C7100F">
          <w:rPr>
            <w:rFonts w:ascii="Consolas" w:hAnsi="Consolas"/>
            <w:color w:val="D4D4D4"/>
            <w:sz w:val="21"/>
            <w:szCs w:val="21"/>
          </w:rPr>
          <w:t>(</w:t>
        </w:r>
        <w:r w:rsidRPr="00C7100F">
          <w:rPr>
            <w:rFonts w:ascii="Consolas" w:hAnsi="Consolas"/>
            <w:color w:val="9CDCFE"/>
            <w:sz w:val="21"/>
            <w:szCs w:val="21"/>
          </w:rPr>
          <w:t>shortestPath3</w:t>
        </w:r>
        <w:r w:rsidRPr="00C7100F">
          <w:rPr>
            <w:rFonts w:ascii="Consolas" w:hAnsi="Consolas"/>
            <w:color w:val="D4D4D4"/>
            <w:sz w:val="21"/>
            <w:szCs w:val="21"/>
          </w:rPr>
          <w:t xml:space="preserve">)) + </w:t>
        </w:r>
        <w:r w:rsidRPr="00C7100F">
          <w:rPr>
            <w:rFonts w:ascii="Consolas" w:hAnsi="Consolas"/>
            <w:color w:val="CE9178"/>
            <w:sz w:val="21"/>
            <w:szCs w:val="21"/>
          </w:rPr>
          <w:t>" in "</w:t>
        </w:r>
        <w:r w:rsidRPr="00C7100F">
          <w:rPr>
            <w:rFonts w:ascii="Consolas" w:hAnsi="Consolas"/>
            <w:color w:val="D4D4D4"/>
            <w:sz w:val="21"/>
            <w:szCs w:val="21"/>
          </w:rPr>
          <w:t xml:space="preserve"> +</w:t>
        </w:r>
        <w:r w:rsidRPr="00C7100F">
          <w:rPr>
            <w:rFonts w:ascii="Consolas" w:hAnsi="Consolas"/>
            <w:color w:val="4EC9B0"/>
            <w:sz w:val="21"/>
            <w:szCs w:val="21"/>
          </w:rPr>
          <w:t>str</w:t>
        </w:r>
        <w:r w:rsidRPr="00C7100F">
          <w:rPr>
            <w:rFonts w:ascii="Consolas" w:hAnsi="Consolas"/>
            <w:color w:val="D4D4D4"/>
            <w:sz w:val="21"/>
            <w:szCs w:val="21"/>
          </w:rPr>
          <w:t>(</w:t>
        </w:r>
        <w:r w:rsidRPr="00C7100F">
          <w:rPr>
            <w:rFonts w:ascii="Consolas" w:hAnsi="Consolas"/>
            <w:color w:val="9CDCFE"/>
            <w:sz w:val="21"/>
            <w:szCs w:val="21"/>
          </w:rPr>
          <w:t>distance3</w:t>
        </w:r>
        <w:r w:rsidRPr="00C7100F">
          <w:rPr>
            <w:rFonts w:ascii="Consolas" w:hAnsi="Consolas"/>
            <w:color w:val="D4D4D4"/>
            <w:sz w:val="21"/>
            <w:szCs w:val="21"/>
          </w:rPr>
          <w:t xml:space="preserve">) + </w:t>
        </w:r>
        <w:r w:rsidRPr="00C7100F">
          <w:rPr>
            <w:rFonts w:ascii="Consolas" w:hAnsi="Consolas"/>
            <w:color w:val="CE9178"/>
            <w:sz w:val="21"/>
            <w:szCs w:val="21"/>
          </w:rPr>
          <w:t>" miles."</w:t>
        </w:r>
        <w:r w:rsidRPr="00C7100F">
          <w:rPr>
            <w:rFonts w:ascii="Consolas" w:hAnsi="Consolas"/>
            <w:color w:val="D4D4D4"/>
            <w:sz w:val="21"/>
            <w:szCs w:val="21"/>
          </w:rPr>
          <w:t xml:space="preserve"> + </w:t>
        </w:r>
        <w:r w:rsidRPr="00C7100F">
          <w:rPr>
            <w:rFonts w:ascii="Consolas" w:hAnsi="Consolas"/>
            <w:color w:val="CE9178"/>
            <w:sz w:val="21"/>
            <w:szCs w:val="21"/>
          </w:rPr>
          <w:t>" With Diagonal Heuristic"</w:t>
        </w:r>
        <w:r w:rsidRPr="00C7100F">
          <w:rPr>
            <w:rFonts w:ascii="Consolas" w:hAnsi="Consolas"/>
            <w:color w:val="D4D4D4"/>
            <w:sz w:val="21"/>
            <w:szCs w:val="21"/>
          </w:rPr>
          <w:t>)</w:t>
        </w:r>
      </w:ins>
    </w:p>
    <w:p w14:paraId="42340275" w14:textId="77777777" w:rsidR="00C7100F" w:rsidRPr="00C7100F" w:rsidRDefault="00C7100F" w:rsidP="00C7100F">
      <w:pPr>
        <w:shd w:val="clear" w:color="auto" w:fill="1E1E1E"/>
        <w:spacing w:after="240" w:line="285" w:lineRule="atLeast"/>
        <w:rPr>
          <w:ins w:id="843" w:author="Areej Turky Sahu Alotaibi" w:date="2022-01-24T20:06:00Z"/>
          <w:rFonts w:ascii="Consolas" w:hAnsi="Consolas"/>
          <w:color w:val="D4D4D4"/>
          <w:sz w:val="21"/>
          <w:szCs w:val="21"/>
        </w:rPr>
      </w:pPr>
    </w:p>
    <w:p w14:paraId="6060B05B" w14:textId="2593C2C8" w:rsidR="00946892" w:rsidDel="00C7100F" w:rsidRDefault="1FFB2972" w:rsidP="00946892">
      <w:pPr>
        <w:rPr>
          <w:del w:id="844" w:author="Areej Turky Sahu Alotaibi" w:date="2022-01-24T20:06:00Z"/>
        </w:rPr>
      </w:pPr>
      <w:del w:id="845" w:author="Areej Turky Sahu Alotaibi" w:date="2022-01-24T20:06:00Z">
        <w:r w:rsidDel="00C7100F">
          <w:lastRenderedPageBreak/>
          <w:delText>class TSP:</w:delText>
        </w:r>
      </w:del>
    </w:p>
    <w:p w14:paraId="5B800E26" w14:textId="28EC8343" w:rsidR="00946892" w:rsidDel="00C7100F" w:rsidRDefault="1FFB2972" w:rsidP="2747FAE4">
      <w:pPr>
        <w:rPr>
          <w:del w:id="846" w:author="Areej Turky Sahu Alotaibi" w:date="2022-01-24T20:06:00Z"/>
        </w:rPr>
      </w:pPr>
      <w:del w:id="847" w:author="Areej Turky Sahu Alotaibi" w:date="2022-01-24T20:06:00Z">
        <w:r w:rsidDel="00C7100F">
          <w:delText xml:space="preserve">    distances={}</w:delText>
        </w:r>
      </w:del>
    </w:p>
    <w:p w14:paraId="24BE9BFE" w14:textId="4ED25CFE" w:rsidR="00946892" w:rsidDel="00C7100F" w:rsidRDefault="1FFB2972" w:rsidP="2747FAE4">
      <w:pPr>
        <w:rPr>
          <w:del w:id="848" w:author="Areej Turky Sahu Alotaibi" w:date="2022-01-24T20:06:00Z"/>
        </w:rPr>
      </w:pPr>
      <w:del w:id="849" w:author="Areej Turky Sahu Alotaibi" w:date="2022-01-24T20:06:00Z">
        <w:r w:rsidDel="00C7100F">
          <w:delText xml:space="preserve">    initalNode=""</w:delText>
        </w:r>
      </w:del>
    </w:p>
    <w:p w14:paraId="521BC876" w14:textId="616ADC4F" w:rsidR="00946892" w:rsidDel="00C7100F" w:rsidRDefault="1FFB2972" w:rsidP="2747FAE4">
      <w:pPr>
        <w:rPr>
          <w:del w:id="850" w:author="Areej Turky Sahu Alotaibi" w:date="2022-01-24T20:06:00Z"/>
        </w:rPr>
      </w:pPr>
      <w:del w:id="851" w:author="Areej Turky Sahu Alotaibi" w:date="2022-01-24T20:06:00Z">
        <w:r w:rsidDel="00C7100F">
          <w:delText xml:space="preserve">    def __init__(self,distances,initalNode):</w:delText>
        </w:r>
      </w:del>
    </w:p>
    <w:p w14:paraId="44F91678" w14:textId="232D2491" w:rsidR="00946892" w:rsidDel="00C7100F" w:rsidRDefault="1FFB2972" w:rsidP="2747FAE4">
      <w:pPr>
        <w:rPr>
          <w:del w:id="852" w:author="Areej Turky Sahu Alotaibi" w:date="2022-01-24T20:06:00Z"/>
        </w:rPr>
      </w:pPr>
      <w:del w:id="853" w:author="Areej Turky Sahu Alotaibi" w:date="2022-01-24T20:06:00Z">
        <w:r w:rsidDel="00C7100F">
          <w:delText xml:space="preserve">        self.distances=distances</w:delText>
        </w:r>
      </w:del>
    </w:p>
    <w:p w14:paraId="1BFE2F6B" w14:textId="60C5A5A6" w:rsidR="00946892" w:rsidDel="00C7100F" w:rsidRDefault="1FFB2972" w:rsidP="2747FAE4">
      <w:pPr>
        <w:rPr>
          <w:del w:id="854" w:author="Areej Turky Sahu Alotaibi" w:date="2022-01-24T20:06:00Z"/>
        </w:rPr>
      </w:pPr>
      <w:del w:id="855" w:author="Areej Turky Sahu Alotaibi" w:date="2022-01-24T20:06:00Z">
        <w:r w:rsidDel="00C7100F">
          <w:delText xml:space="preserve">        self.initalNode=initalNode</w:delText>
        </w:r>
      </w:del>
    </w:p>
    <w:p w14:paraId="3ADE9D82" w14:textId="1536DB87" w:rsidR="00946892" w:rsidDel="00C7100F" w:rsidRDefault="1FFB2972" w:rsidP="2747FAE4">
      <w:pPr>
        <w:rPr>
          <w:del w:id="856" w:author="Areej Turky Sahu Alotaibi" w:date="2022-01-24T20:06:00Z"/>
        </w:rPr>
      </w:pPr>
      <w:del w:id="857" w:author="Areej Turky Sahu Alotaibi" w:date="2022-01-24T20:06:00Z">
        <w:r w:rsidDel="00C7100F">
          <w:delText xml:space="preserve">    def swap(self,arr,first,second):</w:delText>
        </w:r>
      </w:del>
    </w:p>
    <w:p w14:paraId="67BC5A42" w14:textId="2F9FEBE5" w:rsidR="00946892" w:rsidDel="00C7100F" w:rsidRDefault="1FFB2972" w:rsidP="2747FAE4">
      <w:pPr>
        <w:rPr>
          <w:del w:id="858" w:author="Areej Turky Sahu Alotaibi" w:date="2022-01-24T20:06:00Z"/>
        </w:rPr>
      </w:pPr>
      <w:del w:id="859" w:author="Areej Turky Sahu Alotaibi" w:date="2022-01-24T20:06:00Z">
        <w:r w:rsidDel="00C7100F">
          <w:delText xml:space="preserve">        temp=arr[first]</w:delText>
        </w:r>
      </w:del>
    </w:p>
    <w:p w14:paraId="2480EEA3" w14:textId="4187F5C8" w:rsidR="00946892" w:rsidDel="00C7100F" w:rsidRDefault="1FFB2972" w:rsidP="2747FAE4">
      <w:pPr>
        <w:rPr>
          <w:del w:id="860" w:author="Areej Turky Sahu Alotaibi" w:date="2022-01-24T20:06:00Z"/>
        </w:rPr>
      </w:pPr>
      <w:del w:id="861" w:author="Areej Turky Sahu Alotaibi" w:date="2022-01-24T20:06:00Z">
        <w:r w:rsidDel="00C7100F">
          <w:delText xml:space="preserve">        arr[first]=arr[second]</w:delText>
        </w:r>
      </w:del>
    </w:p>
    <w:p w14:paraId="78B4AFF4" w14:textId="749CD3BE" w:rsidR="00946892" w:rsidDel="00C7100F" w:rsidRDefault="1FFB2972" w:rsidP="2747FAE4">
      <w:pPr>
        <w:rPr>
          <w:del w:id="862" w:author="Areej Turky Sahu Alotaibi" w:date="2022-01-24T20:06:00Z"/>
        </w:rPr>
      </w:pPr>
      <w:del w:id="863" w:author="Areej Turky Sahu Alotaibi" w:date="2022-01-24T20:06:00Z">
        <w:r w:rsidDel="00C7100F">
          <w:delText xml:space="preserve">        arr[second]=temp</w:delText>
        </w:r>
      </w:del>
    </w:p>
    <w:p w14:paraId="1B2B9F9F" w14:textId="65D139B5" w:rsidR="00946892" w:rsidDel="00C7100F" w:rsidRDefault="1FFB2972" w:rsidP="2747FAE4">
      <w:pPr>
        <w:rPr>
          <w:del w:id="864" w:author="Areej Turky Sahu Alotaibi" w:date="2022-01-24T20:06:00Z"/>
        </w:rPr>
      </w:pPr>
      <w:del w:id="865" w:author="Areej Turky Sahu Alotaibi" w:date="2022-01-24T20:06:00Z">
        <w:r w:rsidDel="00C7100F">
          <w:delText xml:space="preserve">    def allPermutationsHelper(self,permutation,permutations,n):</w:delText>
        </w:r>
      </w:del>
    </w:p>
    <w:p w14:paraId="44376AA0" w14:textId="5B243EE9" w:rsidR="00946892" w:rsidDel="00C7100F" w:rsidRDefault="1FFB2972" w:rsidP="2747FAE4">
      <w:pPr>
        <w:rPr>
          <w:del w:id="866" w:author="Areej Turky Sahu Alotaibi" w:date="2022-01-24T20:06:00Z"/>
        </w:rPr>
      </w:pPr>
      <w:del w:id="867" w:author="Areej Turky Sahu Alotaibi" w:date="2022-01-24T20:06:00Z">
        <w:r w:rsidDel="00C7100F">
          <w:delText xml:space="preserve">        if(n&lt;=0):</w:delText>
        </w:r>
      </w:del>
    </w:p>
    <w:p w14:paraId="316A771B" w14:textId="26929FCC" w:rsidR="00946892" w:rsidDel="00C7100F" w:rsidRDefault="1FFB2972" w:rsidP="2747FAE4">
      <w:pPr>
        <w:rPr>
          <w:del w:id="868" w:author="Areej Turky Sahu Alotaibi" w:date="2022-01-24T20:06:00Z"/>
        </w:rPr>
      </w:pPr>
      <w:del w:id="869" w:author="Areej Turky Sahu Alotaibi" w:date="2022-01-24T20:06:00Z">
        <w:r w:rsidDel="00C7100F">
          <w:delText xml:space="preserve">            if(permutation[0] == self.initalNode):</w:delText>
        </w:r>
      </w:del>
    </w:p>
    <w:p w14:paraId="3D34A0A7" w14:textId="12EB2E04" w:rsidR="00946892" w:rsidDel="00C7100F" w:rsidRDefault="1FFB2972" w:rsidP="2747FAE4">
      <w:pPr>
        <w:rPr>
          <w:del w:id="870" w:author="Areej Turky Sahu Alotaibi" w:date="2022-01-24T20:06:00Z"/>
        </w:rPr>
      </w:pPr>
      <w:del w:id="871" w:author="Areej Turky Sahu Alotaibi" w:date="2022-01-24T20:06:00Z">
        <w:r w:rsidDel="00C7100F">
          <w:delText xml:space="preserve">                permutations.append(permutation)</w:delText>
        </w:r>
      </w:del>
    </w:p>
    <w:p w14:paraId="7347FD7C" w14:textId="5D40D903" w:rsidR="00946892" w:rsidDel="00C7100F" w:rsidRDefault="1FFB2972" w:rsidP="2747FAE4">
      <w:pPr>
        <w:rPr>
          <w:del w:id="872" w:author="Areej Turky Sahu Alotaibi" w:date="2022-01-24T20:06:00Z"/>
        </w:rPr>
      </w:pPr>
      <w:del w:id="873" w:author="Areej Turky Sahu Alotaibi" w:date="2022-01-24T20:06:00Z">
        <w:r w:rsidDel="00C7100F">
          <w:delText xml:space="preserve">                return</w:delText>
        </w:r>
      </w:del>
    </w:p>
    <w:p w14:paraId="3201FAEB" w14:textId="68862C75" w:rsidR="00946892" w:rsidDel="00C7100F" w:rsidRDefault="1FFB2972" w:rsidP="2747FAE4">
      <w:pPr>
        <w:rPr>
          <w:del w:id="874" w:author="Areej Turky Sahu Alotaibi" w:date="2022-01-24T20:06:00Z"/>
        </w:rPr>
      </w:pPr>
      <w:del w:id="875" w:author="Areej Turky Sahu Alotaibi" w:date="2022-01-24T20:06:00Z">
        <w:r w:rsidDel="00C7100F">
          <w:delText xml:space="preserve">        tempPermutation=permutation+[]</w:delText>
        </w:r>
      </w:del>
    </w:p>
    <w:p w14:paraId="6D4AD137" w14:textId="6E2A891E" w:rsidR="00946892" w:rsidDel="00C7100F" w:rsidRDefault="1FFB2972" w:rsidP="2747FAE4">
      <w:pPr>
        <w:rPr>
          <w:del w:id="876" w:author="Areej Turky Sahu Alotaibi" w:date="2022-01-24T20:06:00Z"/>
        </w:rPr>
      </w:pPr>
      <w:del w:id="877" w:author="Areej Turky Sahu Alotaibi" w:date="2022-01-24T20:06:00Z">
        <w:r w:rsidDel="00C7100F">
          <w:delText xml:space="preserve">        </w:delText>
        </w:r>
      </w:del>
    </w:p>
    <w:p w14:paraId="4D3C4E22" w14:textId="24BF82FD" w:rsidR="00946892" w:rsidDel="00C7100F" w:rsidRDefault="1FFB2972" w:rsidP="2747FAE4">
      <w:pPr>
        <w:rPr>
          <w:del w:id="878" w:author="Areej Turky Sahu Alotaibi" w:date="2022-01-24T20:06:00Z"/>
        </w:rPr>
      </w:pPr>
      <w:del w:id="879" w:author="Areej Turky Sahu Alotaibi" w:date="2022-01-24T20:06:00Z">
        <w:r w:rsidDel="00C7100F">
          <w:delText xml:space="preserve">        for i in range(n):</w:delText>
        </w:r>
      </w:del>
    </w:p>
    <w:p w14:paraId="2F99BA2A" w14:textId="40878490" w:rsidR="00946892" w:rsidDel="00C7100F" w:rsidRDefault="1FFB2972" w:rsidP="2747FAE4">
      <w:pPr>
        <w:rPr>
          <w:del w:id="880" w:author="Areej Turky Sahu Alotaibi" w:date="2022-01-24T20:06:00Z"/>
        </w:rPr>
      </w:pPr>
      <w:del w:id="881" w:author="Areej Turky Sahu Alotaibi" w:date="2022-01-24T20:06:00Z">
        <w:r w:rsidDel="00C7100F">
          <w:delText xml:space="preserve">            self.swap(tempPermutation, i , n-1)</w:delText>
        </w:r>
      </w:del>
    </w:p>
    <w:p w14:paraId="2D9EFBE4" w14:textId="427629DD" w:rsidR="00946892" w:rsidDel="00C7100F" w:rsidRDefault="1FFB2972" w:rsidP="2747FAE4">
      <w:pPr>
        <w:rPr>
          <w:del w:id="882" w:author="Areej Turky Sahu Alotaibi" w:date="2022-01-24T20:06:00Z"/>
        </w:rPr>
      </w:pPr>
      <w:del w:id="883" w:author="Areej Turky Sahu Alotaibi" w:date="2022-01-24T20:06:00Z">
        <w:r w:rsidDel="00C7100F">
          <w:delText xml:space="preserve">            </w:delText>
        </w:r>
      </w:del>
    </w:p>
    <w:p w14:paraId="68876A39" w14:textId="7FCFCB0D" w:rsidR="00946892" w:rsidDel="00C7100F" w:rsidRDefault="1FFB2972" w:rsidP="2747FAE4">
      <w:pPr>
        <w:rPr>
          <w:del w:id="884" w:author="Areej Turky Sahu Alotaibi" w:date="2022-01-24T20:06:00Z"/>
        </w:rPr>
      </w:pPr>
      <w:del w:id="885" w:author="Areej Turky Sahu Alotaibi" w:date="2022-01-24T20:06:00Z">
        <w:r w:rsidDel="00C7100F">
          <w:delText xml:space="preserve">            self.allPermutationsHelper(tempPermutation,permutations,n-1)</w:delText>
        </w:r>
      </w:del>
    </w:p>
    <w:p w14:paraId="6DB36FD2" w14:textId="5CF7A0A4" w:rsidR="00946892" w:rsidDel="00C7100F" w:rsidRDefault="1FFB2972" w:rsidP="2747FAE4">
      <w:pPr>
        <w:rPr>
          <w:del w:id="886" w:author="Areej Turky Sahu Alotaibi" w:date="2022-01-24T20:06:00Z"/>
        </w:rPr>
      </w:pPr>
      <w:del w:id="887" w:author="Areej Turky Sahu Alotaibi" w:date="2022-01-24T20:06:00Z">
        <w:r w:rsidDel="00C7100F">
          <w:delText xml:space="preserve">            </w:delText>
        </w:r>
      </w:del>
    </w:p>
    <w:p w14:paraId="5C360D92" w14:textId="3A0D7E64" w:rsidR="00946892" w:rsidDel="00C7100F" w:rsidRDefault="1FFB2972" w:rsidP="2747FAE4">
      <w:pPr>
        <w:rPr>
          <w:del w:id="888" w:author="Areej Turky Sahu Alotaibi" w:date="2022-01-24T20:06:00Z"/>
        </w:rPr>
      </w:pPr>
      <w:del w:id="889" w:author="Areej Turky Sahu Alotaibi" w:date="2022-01-24T20:06:00Z">
        <w:r w:rsidDel="00C7100F">
          <w:delText xml:space="preserve">            self.swap(tempPermutation,i,n-1)</w:delText>
        </w:r>
      </w:del>
    </w:p>
    <w:p w14:paraId="284070D7" w14:textId="21A35A07" w:rsidR="00946892" w:rsidDel="00C7100F" w:rsidRDefault="1FFB2972" w:rsidP="2747FAE4">
      <w:pPr>
        <w:rPr>
          <w:del w:id="890" w:author="Areej Turky Sahu Alotaibi" w:date="2022-01-24T20:06:00Z"/>
        </w:rPr>
      </w:pPr>
      <w:del w:id="891" w:author="Areej Turky Sahu Alotaibi" w:date="2022-01-24T20:06:00Z">
        <w:r w:rsidDel="00C7100F">
          <w:delText xml:space="preserve">    def permutations(self, original):</w:delText>
        </w:r>
      </w:del>
    </w:p>
    <w:p w14:paraId="432B6D6D" w14:textId="2772DF9D" w:rsidR="00946892" w:rsidDel="00C7100F" w:rsidRDefault="1FFB2972" w:rsidP="2747FAE4">
      <w:pPr>
        <w:rPr>
          <w:del w:id="892" w:author="Areej Turky Sahu Alotaibi" w:date="2022-01-24T20:06:00Z"/>
        </w:rPr>
      </w:pPr>
      <w:del w:id="893" w:author="Areej Turky Sahu Alotaibi" w:date="2022-01-24T20:06:00Z">
        <w:r w:rsidDel="00C7100F">
          <w:delText xml:space="preserve">        permutations=[]</w:delText>
        </w:r>
      </w:del>
    </w:p>
    <w:p w14:paraId="727AAE02" w14:textId="022C6B95" w:rsidR="00946892" w:rsidDel="00C7100F" w:rsidRDefault="1FFB2972" w:rsidP="2747FAE4">
      <w:pPr>
        <w:rPr>
          <w:del w:id="894" w:author="Areej Turky Sahu Alotaibi" w:date="2022-01-24T20:06:00Z"/>
        </w:rPr>
      </w:pPr>
      <w:del w:id="895" w:author="Areej Turky Sahu Alotaibi" w:date="2022-01-24T20:06:00Z">
        <w:r w:rsidDel="00C7100F">
          <w:delText xml:space="preserve">        </w:delText>
        </w:r>
      </w:del>
    </w:p>
    <w:p w14:paraId="491BD4B4" w14:textId="7F8A112F" w:rsidR="00946892" w:rsidDel="00C7100F" w:rsidRDefault="1FFB2972" w:rsidP="2747FAE4">
      <w:pPr>
        <w:rPr>
          <w:del w:id="896" w:author="Areej Turky Sahu Alotaibi" w:date="2022-01-24T20:06:00Z"/>
        </w:rPr>
      </w:pPr>
      <w:del w:id="897" w:author="Areej Turky Sahu Alotaibi" w:date="2022-01-24T20:06:00Z">
        <w:r w:rsidDel="00C7100F">
          <w:delText xml:space="preserve">        self.allPermutationsHelper(original,permutations, len(original))</w:delText>
        </w:r>
      </w:del>
    </w:p>
    <w:p w14:paraId="46972799" w14:textId="2D997AA9" w:rsidR="00946892" w:rsidDel="00C7100F" w:rsidRDefault="1FFB2972" w:rsidP="2747FAE4">
      <w:pPr>
        <w:rPr>
          <w:del w:id="898" w:author="Areej Turky Sahu Alotaibi" w:date="2022-01-24T20:06:00Z"/>
        </w:rPr>
      </w:pPr>
      <w:del w:id="899" w:author="Areej Turky Sahu Alotaibi" w:date="2022-01-24T20:06:00Z">
        <w:r w:rsidDel="00C7100F">
          <w:delText xml:space="preserve">        </w:delText>
        </w:r>
      </w:del>
    </w:p>
    <w:p w14:paraId="37EE8734" w14:textId="3F365FA1" w:rsidR="00946892" w:rsidDel="00C7100F" w:rsidRDefault="1FFB2972" w:rsidP="2747FAE4">
      <w:pPr>
        <w:rPr>
          <w:del w:id="900" w:author="Areej Turky Sahu Alotaibi" w:date="2022-01-24T20:06:00Z"/>
        </w:rPr>
      </w:pPr>
      <w:del w:id="901" w:author="Areej Turky Sahu Alotaibi" w:date="2022-01-24T20:06:00Z">
        <w:r w:rsidDel="00C7100F">
          <w:delText xml:space="preserve">        return permutations</w:delText>
        </w:r>
      </w:del>
    </w:p>
    <w:p w14:paraId="3E571EFC" w14:textId="1C43E802" w:rsidR="00946892" w:rsidDel="00C7100F" w:rsidRDefault="1FFB2972" w:rsidP="2747FAE4">
      <w:pPr>
        <w:rPr>
          <w:del w:id="902" w:author="Areej Turky Sahu Alotaibi" w:date="2022-01-24T20:06:00Z"/>
        </w:rPr>
      </w:pPr>
      <w:del w:id="903" w:author="Areej Turky Sahu Alotaibi" w:date="2022-01-24T20:06:00Z">
        <w:r w:rsidDel="00C7100F">
          <w:delText xml:space="preserve">    </w:delText>
        </w:r>
      </w:del>
    </w:p>
    <w:p w14:paraId="0598AFB1" w14:textId="4A7A8CA3" w:rsidR="00946892" w:rsidDel="00C7100F" w:rsidRDefault="1FFB2972" w:rsidP="2747FAE4">
      <w:pPr>
        <w:rPr>
          <w:del w:id="904" w:author="Areej Turky Sahu Alotaibi" w:date="2022-01-24T20:06:00Z"/>
        </w:rPr>
      </w:pPr>
      <w:del w:id="905" w:author="Areej Turky Sahu Alotaibi" w:date="2022-01-24T20:06:00Z">
        <w:r w:rsidDel="00C7100F">
          <w:delText xml:space="preserve">    def pathDistance(self, path):</w:delText>
        </w:r>
      </w:del>
    </w:p>
    <w:p w14:paraId="6252F7E8" w14:textId="686419FF" w:rsidR="00946892" w:rsidDel="00C7100F" w:rsidRDefault="1FFB2972" w:rsidP="2747FAE4">
      <w:pPr>
        <w:rPr>
          <w:del w:id="906" w:author="Areej Turky Sahu Alotaibi" w:date="2022-01-24T20:06:00Z"/>
        </w:rPr>
      </w:pPr>
      <w:del w:id="907" w:author="Areej Turky Sahu Alotaibi" w:date="2022-01-24T20:06:00Z">
        <w:r w:rsidDel="00C7100F">
          <w:delText xml:space="preserve">        last=path[0]</w:delText>
        </w:r>
      </w:del>
    </w:p>
    <w:p w14:paraId="633FD8F6" w14:textId="1837A70B" w:rsidR="00946892" w:rsidDel="00C7100F" w:rsidRDefault="1FFB2972" w:rsidP="2747FAE4">
      <w:pPr>
        <w:rPr>
          <w:del w:id="908" w:author="Areej Turky Sahu Alotaibi" w:date="2022-01-24T20:06:00Z"/>
        </w:rPr>
      </w:pPr>
      <w:del w:id="909" w:author="Areej Turky Sahu Alotaibi" w:date="2022-01-24T20:06:00Z">
        <w:r w:rsidDel="00C7100F">
          <w:delText xml:space="preserve">        distance = 0</w:delText>
        </w:r>
      </w:del>
    </w:p>
    <w:p w14:paraId="17076555" w14:textId="44405F5A" w:rsidR="00946892" w:rsidDel="00C7100F" w:rsidRDefault="1FFB2972" w:rsidP="2747FAE4">
      <w:pPr>
        <w:rPr>
          <w:del w:id="910" w:author="Areej Turky Sahu Alotaibi" w:date="2022-01-24T20:06:00Z"/>
        </w:rPr>
      </w:pPr>
      <w:del w:id="911" w:author="Areej Turky Sahu Alotaibi" w:date="2022-01-24T20:06:00Z">
        <w:r w:rsidDel="00C7100F">
          <w:delText xml:space="preserve">        </w:delText>
        </w:r>
      </w:del>
    </w:p>
    <w:p w14:paraId="7AAD6F96" w14:textId="5ACAE6F0" w:rsidR="00946892" w:rsidDel="00C7100F" w:rsidRDefault="1FFB2972" w:rsidP="2747FAE4">
      <w:pPr>
        <w:rPr>
          <w:del w:id="912" w:author="Areej Turky Sahu Alotaibi" w:date="2022-01-24T20:06:00Z"/>
        </w:rPr>
      </w:pPr>
      <w:del w:id="913" w:author="Areej Turky Sahu Alotaibi" w:date="2022-01-24T20:06:00Z">
        <w:r w:rsidDel="00C7100F">
          <w:delText xml:space="preserve">        for i in path[1:]:</w:delText>
        </w:r>
      </w:del>
    </w:p>
    <w:p w14:paraId="538D8BEA" w14:textId="6E47AF09" w:rsidR="00946892" w:rsidDel="00C7100F" w:rsidRDefault="1FFB2972" w:rsidP="2747FAE4">
      <w:pPr>
        <w:rPr>
          <w:del w:id="914" w:author="Areej Turky Sahu Alotaibi" w:date="2022-01-24T20:06:00Z"/>
        </w:rPr>
      </w:pPr>
      <w:del w:id="915" w:author="Areej Turky Sahu Alotaibi" w:date="2022-01-24T20:06:00Z">
        <w:r w:rsidDel="00C7100F">
          <w:delText xml:space="preserve">           </w:delText>
        </w:r>
      </w:del>
    </w:p>
    <w:p w14:paraId="46952F18" w14:textId="200D1D7D" w:rsidR="00946892" w:rsidDel="00C7100F" w:rsidRDefault="1FFB2972" w:rsidP="2747FAE4">
      <w:pPr>
        <w:rPr>
          <w:del w:id="916" w:author="Areej Turky Sahu Alotaibi" w:date="2022-01-24T20:06:00Z"/>
        </w:rPr>
      </w:pPr>
      <w:del w:id="917" w:author="Areej Turky Sahu Alotaibi" w:date="2022-01-24T20:06:00Z">
        <w:r w:rsidDel="00C7100F">
          <w:delText xml:space="preserve">            distance+=self.distances[last][i]</w:delText>
        </w:r>
      </w:del>
    </w:p>
    <w:p w14:paraId="039E7D94" w14:textId="1CC4E414" w:rsidR="00946892" w:rsidDel="00C7100F" w:rsidRDefault="1FFB2972" w:rsidP="2747FAE4">
      <w:pPr>
        <w:rPr>
          <w:del w:id="918" w:author="Areej Turky Sahu Alotaibi" w:date="2022-01-24T20:06:00Z"/>
        </w:rPr>
      </w:pPr>
      <w:del w:id="919" w:author="Areej Turky Sahu Alotaibi" w:date="2022-01-24T20:06:00Z">
        <w:r w:rsidDel="00C7100F">
          <w:delText xml:space="preserve">            last = i </w:delText>
        </w:r>
      </w:del>
    </w:p>
    <w:p w14:paraId="5DD7D638" w14:textId="54000F83" w:rsidR="00946892" w:rsidDel="00C7100F" w:rsidRDefault="1FFB2972" w:rsidP="2747FAE4">
      <w:pPr>
        <w:rPr>
          <w:del w:id="920" w:author="Areej Turky Sahu Alotaibi" w:date="2022-01-24T20:06:00Z"/>
        </w:rPr>
      </w:pPr>
      <w:del w:id="921" w:author="Areej Turky Sahu Alotaibi" w:date="2022-01-24T20:06:00Z">
        <w:r w:rsidDel="00C7100F">
          <w:delText xml:space="preserve">        return distance</w:delText>
        </w:r>
      </w:del>
    </w:p>
    <w:p w14:paraId="79EE76DD" w14:textId="18227D04" w:rsidR="00946892" w:rsidDel="00C7100F" w:rsidRDefault="1FFB2972" w:rsidP="2747FAE4">
      <w:pPr>
        <w:rPr>
          <w:del w:id="922" w:author="Areej Turky Sahu Alotaibi" w:date="2022-01-24T20:06:00Z"/>
        </w:rPr>
      </w:pPr>
      <w:del w:id="923" w:author="Areej Turky Sahu Alotaibi" w:date="2022-01-24T20:06:00Z">
        <w:r w:rsidDel="00C7100F">
          <w:delText xml:space="preserve">    def findShortestPath(self):</w:delText>
        </w:r>
      </w:del>
    </w:p>
    <w:p w14:paraId="4AB3ECAE" w14:textId="17959B83" w:rsidR="00946892" w:rsidDel="00C7100F" w:rsidRDefault="1FFB2972" w:rsidP="2747FAE4">
      <w:pPr>
        <w:rPr>
          <w:del w:id="924" w:author="Areej Turky Sahu Alotaibi" w:date="2022-01-24T20:06:00Z"/>
        </w:rPr>
      </w:pPr>
      <w:del w:id="925" w:author="Areej Turky Sahu Alotaibi" w:date="2022-01-24T20:06:00Z">
        <w:r w:rsidDel="00C7100F">
          <w:delText xml:space="preserve">        cities=list(self.distances.keys())</w:delText>
        </w:r>
      </w:del>
    </w:p>
    <w:p w14:paraId="74E0395D" w14:textId="5FADEDB5" w:rsidR="00946892" w:rsidDel="00C7100F" w:rsidRDefault="1FFB2972" w:rsidP="2747FAE4">
      <w:pPr>
        <w:rPr>
          <w:del w:id="926" w:author="Areej Turky Sahu Alotaibi" w:date="2022-01-24T20:06:00Z"/>
        </w:rPr>
      </w:pPr>
      <w:del w:id="927" w:author="Areej Turky Sahu Alotaibi" w:date="2022-01-24T20:06:00Z">
        <w:r w:rsidDel="00C7100F">
          <w:delText xml:space="preserve">        paths=self.permutations(cities)</w:delText>
        </w:r>
      </w:del>
    </w:p>
    <w:p w14:paraId="3B6FF597" w14:textId="4551BE6C" w:rsidR="00946892" w:rsidDel="00C7100F" w:rsidRDefault="1FFB2972" w:rsidP="2747FAE4">
      <w:pPr>
        <w:rPr>
          <w:del w:id="928" w:author="Areej Turky Sahu Alotaibi" w:date="2022-01-24T20:06:00Z"/>
        </w:rPr>
      </w:pPr>
      <w:del w:id="929" w:author="Areej Turky Sahu Alotaibi" w:date="2022-01-24T20:06:00Z">
        <w:r w:rsidDel="00C7100F">
          <w:delText xml:space="preserve">        shortestpath=None</w:delText>
        </w:r>
      </w:del>
    </w:p>
    <w:p w14:paraId="7865CAB3" w14:textId="4AA5B1C0" w:rsidR="00946892" w:rsidDel="00C7100F" w:rsidRDefault="1FFB2972" w:rsidP="2747FAE4">
      <w:pPr>
        <w:rPr>
          <w:del w:id="930" w:author="Areej Turky Sahu Alotaibi" w:date="2022-01-24T20:06:00Z"/>
        </w:rPr>
      </w:pPr>
      <w:del w:id="931" w:author="Areej Turky Sahu Alotaibi" w:date="2022-01-24T20:06:00Z">
        <w:r w:rsidDel="00C7100F">
          <w:delText xml:space="preserve">        miniDistance=float ('inf')</w:delText>
        </w:r>
      </w:del>
    </w:p>
    <w:p w14:paraId="6523D8E7" w14:textId="24313F15" w:rsidR="00946892" w:rsidDel="00C7100F" w:rsidRDefault="1FFB2972" w:rsidP="2747FAE4">
      <w:pPr>
        <w:rPr>
          <w:del w:id="932" w:author="Areej Turky Sahu Alotaibi" w:date="2022-01-24T20:06:00Z"/>
        </w:rPr>
      </w:pPr>
      <w:del w:id="933" w:author="Areej Turky Sahu Alotaibi" w:date="2022-01-24T20:06:00Z">
        <w:r w:rsidDel="00C7100F">
          <w:delText xml:space="preserve">        </w:delText>
        </w:r>
      </w:del>
    </w:p>
    <w:p w14:paraId="5C155E76" w14:textId="1574B899" w:rsidR="00946892" w:rsidDel="00C7100F" w:rsidRDefault="1FFB2972" w:rsidP="2747FAE4">
      <w:pPr>
        <w:rPr>
          <w:del w:id="934" w:author="Areej Turky Sahu Alotaibi" w:date="2022-01-24T20:06:00Z"/>
        </w:rPr>
      </w:pPr>
      <w:del w:id="935" w:author="Areej Turky Sahu Alotaibi" w:date="2022-01-24T20:06:00Z">
        <w:r w:rsidDel="00C7100F">
          <w:delText xml:space="preserve">        </w:delText>
        </w:r>
      </w:del>
    </w:p>
    <w:p w14:paraId="420FC088" w14:textId="0F966CC7" w:rsidR="00946892" w:rsidDel="00C7100F" w:rsidRDefault="1FFB2972" w:rsidP="2747FAE4">
      <w:pPr>
        <w:rPr>
          <w:del w:id="936" w:author="Areej Turky Sahu Alotaibi" w:date="2022-01-24T20:06:00Z"/>
        </w:rPr>
      </w:pPr>
      <w:del w:id="937" w:author="Areej Turky Sahu Alotaibi" w:date="2022-01-24T20:06:00Z">
        <w:r w:rsidDel="00C7100F">
          <w:delText xml:space="preserve">        for path in paths:</w:delText>
        </w:r>
      </w:del>
    </w:p>
    <w:p w14:paraId="1F08EC7F" w14:textId="66EB1144" w:rsidR="00946892" w:rsidDel="00C7100F" w:rsidRDefault="1FFB2972" w:rsidP="2747FAE4">
      <w:pPr>
        <w:rPr>
          <w:del w:id="938" w:author="Areej Turky Sahu Alotaibi" w:date="2022-01-24T20:06:00Z"/>
        </w:rPr>
      </w:pPr>
      <w:del w:id="939" w:author="Areej Turky Sahu Alotaibi" w:date="2022-01-24T20:06:00Z">
        <w:r w:rsidDel="00C7100F">
          <w:delText xml:space="preserve">            distance=self.pathDistance(path)</w:delText>
        </w:r>
      </w:del>
    </w:p>
    <w:p w14:paraId="79882AFF" w14:textId="693328FB" w:rsidR="00946892" w:rsidDel="00C7100F" w:rsidRDefault="1FFB2972" w:rsidP="2747FAE4">
      <w:pPr>
        <w:rPr>
          <w:del w:id="940" w:author="Areej Turky Sahu Alotaibi" w:date="2022-01-24T20:06:00Z"/>
        </w:rPr>
      </w:pPr>
      <w:del w:id="941" w:author="Areej Turky Sahu Alotaibi" w:date="2022-01-24T20:06:00Z">
        <w:r w:rsidDel="00C7100F">
          <w:delText xml:space="preserve">            distance+=self.distances[path[len(path)-1]][path[0]]</w:delText>
        </w:r>
      </w:del>
    </w:p>
    <w:p w14:paraId="62BD433A" w14:textId="34EC7F3C" w:rsidR="00946892" w:rsidDel="00C7100F" w:rsidRDefault="1FFB2972" w:rsidP="2747FAE4">
      <w:pPr>
        <w:rPr>
          <w:del w:id="942" w:author="Areej Turky Sahu Alotaibi" w:date="2022-01-24T20:06:00Z"/>
        </w:rPr>
      </w:pPr>
      <w:del w:id="943" w:author="Areej Turky Sahu Alotaibi" w:date="2022-01-24T20:06:00Z">
        <w:r w:rsidDel="00C7100F">
          <w:delText xml:space="preserve">            if(distance&lt;miniDistance):</w:delText>
        </w:r>
      </w:del>
    </w:p>
    <w:p w14:paraId="264652E9" w14:textId="15605432" w:rsidR="00946892" w:rsidDel="00C7100F" w:rsidRDefault="1FFB2972" w:rsidP="2747FAE4">
      <w:pPr>
        <w:rPr>
          <w:del w:id="944" w:author="Areej Turky Sahu Alotaibi" w:date="2022-01-24T20:06:00Z"/>
        </w:rPr>
      </w:pPr>
      <w:del w:id="945" w:author="Areej Turky Sahu Alotaibi" w:date="2022-01-24T20:06:00Z">
        <w:r w:rsidDel="00C7100F">
          <w:delText xml:space="preserve">                miniDistance=distance</w:delText>
        </w:r>
      </w:del>
    </w:p>
    <w:p w14:paraId="7A1032F4" w14:textId="0538D14E" w:rsidR="00946892" w:rsidDel="00C7100F" w:rsidRDefault="1FFB2972" w:rsidP="2747FAE4">
      <w:pPr>
        <w:rPr>
          <w:del w:id="946" w:author="Areej Turky Sahu Alotaibi" w:date="2022-01-24T20:06:00Z"/>
        </w:rPr>
      </w:pPr>
      <w:del w:id="947" w:author="Areej Turky Sahu Alotaibi" w:date="2022-01-24T20:06:00Z">
        <w:r w:rsidDel="00C7100F">
          <w:delText xml:space="preserve">                shortestpath=path</w:delText>
        </w:r>
      </w:del>
    </w:p>
    <w:p w14:paraId="65B03DBF" w14:textId="0A41A8A8" w:rsidR="00946892" w:rsidDel="00C7100F" w:rsidRDefault="1FFB2972" w:rsidP="2747FAE4">
      <w:pPr>
        <w:rPr>
          <w:del w:id="948" w:author="Areej Turky Sahu Alotaibi" w:date="2022-01-24T20:06:00Z"/>
        </w:rPr>
      </w:pPr>
      <w:del w:id="949" w:author="Areej Turky Sahu Alotaibi" w:date="2022-01-24T20:06:00Z">
        <w:r w:rsidDel="00C7100F">
          <w:delText xml:space="preserve">        return shortestpath</w:delText>
        </w:r>
      </w:del>
    </w:p>
    <w:p w14:paraId="1640E724" w14:textId="6DD67210" w:rsidR="00946892" w:rsidDel="00C7100F" w:rsidRDefault="1FFB2972" w:rsidP="2747FAE4">
      <w:pPr>
        <w:rPr>
          <w:del w:id="950" w:author="Areej Turky Sahu Alotaibi" w:date="2022-01-24T20:06:00Z"/>
        </w:rPr>
      </w:pPr>
      <w:del w:id="951" w:author="Areej Turky Sahu Alotaibi" w:date="2022-01-24T20:06:00Z">
        <w:r w:rsidDel="00C7100F">
          <w:delText xml:space="preserve">    def GoToDepote(self,path):</w:delText>
        </w:r>
      </w:del>
    </w:p>
    <w:p w14:paraId="0FFEDFA1" w14:textId="539B5A7F" w:rsidR="00946892" w:rsidDel="00C7100F" w:rsidRDefault="1FFB2972" w:rsidP="2747FAE4">
      <w:pPr>
        <w:rPr>
          <w:del w:id="952" w:author="Areej Turky Sahu Alotaibi" w:date="2022-01-24T20:06:00Z"/>
        </w:rPr>
      </w:pPr>
      <w:del w:id="953" w:author="Areej Turky Sahu Alotaibi" w:date="2022-01-24T20:06:00Z">
        <w:r w:rsidDel="00C7100F">
          <w:delText xml:space="preserve">        LastHouse=path[len(path)-1] #path[len(path)-1:len(path)]</w:delText>
        </w:r>
      </w:del>
    </w:p>
    <w:p w14:paraId="1B32A195" w14:textId="2E8D0480" w:rsidR="00946892" w:rsidDel="00C7100F" w:rsidRDefault="1FFB2972" w:rsidP="2747FAE4">
      <w:pPr>
        <w:rPr>
          <w:del w:id="954" w:author="Areej Turky Sahu Alotaibi" w:date="2022-01-24T20:06:00Z"/>
        </w:rPr>
      </w:pPr>
      <w:del w:id="955" w:author="Areej Turky Sahu Alotaibi" w:date="2022-01-24T20:06:00Z">
        <w:r w:rsidDel="00C7100F">
          <w:delText xml:space="preserve">        if(LastHouse == "H1"):</w:delText>
        </w:r>
      </w:del>
    </w:p>
    <w:p w14:paraId="317079B6" w14:textId="5AC710B7" w:rsidR="00946892" w:rsidDel="00C7100F" w:rsidRDefault="1FFB2972" w:rsidP="2747FAE4">
      <w:pPr>
        <w:rPr>
          <w:del w:id="956" w:author="Areej Turky Sahu Alotaibi" w:date="2022-01-24T20:06:00Z"/>
        </w:rPr>
      </w:pPr>
      <w:del w:id="957" w:author="Areej Turky Sahu Alotaibi" w:date="2022-01-24T20:06:00Z">
        <w:r w:rsidDel="00C7100F">
          <w:delText xml:space="preserve">            return 1</w:delText>
        </w:r>
      </w:del>
    </w:p>
    <w:p w14:paraId="0F065CA8" w14:textId="2502A25F" w:rsidR="00946892" w:rsidDel="00C7100F" w:rsidRDefault="1FFB2972" w:rsidP="2747FAE4">
      <w:pPr>
        <w:rPr>
          <w:del w:id="958" w:author="Areej Turky Sahu Alotaibi" w:date="2022-01-24T20:06:00Z"/>
        </w:rPr>
      </w:pPr>
      <w:del w:id="959" w:author="Areej Turky Sahu Alotaibi" w:date="2022-01-24T20:06:00Z">
        <w:r w:rsidDel="00C7100F">
          <w:delText xml:space="preserve">        if(LastHouse == "H2"):</w:delText>
        </w:r>
      </w:del>
    </w:p>
    <w:p w14:paraId="122A6B09" w14:textId="536E3194" w:rsidR="00946892" w:rsidDel="00C7100F" w:rsidRDefault="1FFB2972" w:rsidP="2747FAE4">
      <w:pPr>
        <w:rPr>
          <w:del w:id="960" w:author="Areej Turky Sahu Alotaibi" w:date="2022-01-24T20:06:00Z"/>
        </w:rPr>
      </w:pPr>
      <w:del w:id="961" w:author="Areej Turky Sahu Alotaibi" w:date="2022-01-24T20:06:00Z">
        <w:r w:rsidDel="00C7100F">
          <w:delText xml:space="preserve">            return 2</w:delText>
        </w:r>
      </w:del>
    </w:p>
    <w:p w14:paraId="059BECEC" w14:textId="17A6ECCE" w:rsidR="00946892" w:rsidDel="00C7100F" w:rsidRDefault="1FFB2972" w:rsidP="2747FAE4">
      <w:pPr>
        <w:rPr>
          <w:del w:id="962" w:author="Areej Turky Sahu Alotaibi" w:date="2022-01-24T20:06:00Z"/>
        </w:rPr>
      </w:pPr>
      <w:del w:id="963" w:author="Areej Turky Sahu Alotaibi" w:date="2022-01-24T20:06:00Z">
        <w:r w:rsidDel="00C7100F">
          <w:delText xml:space="preserve">        if(LastHouse == "H3"):</w:delText>
        </w:r>
      </w:del>
    </w:p>
    <w:p w14:paraId="338CA5E4" w14:textId="5850B1C7" w:rsidR="00946892" w:rsidDel="00C7100F" w:rsidRDefault="1FFB2972" w:rsidP="2747FAE4">
      <w:pPr>
        <w:rPr>
          <w:del w:id="964" w:author="Areej Turky Sahu Alotaibi" w:date="2022-01-24T20:06:00Z"/>
        </w:rPr>
      </w:pPr>
      <w:del w:id="965" w:author="Areej Turky Sahu Alotaibi" w:date="2022-01-24T20:06:00Z">
        <w:r w:rsidDel="00C7100F">
          <w:delText xml:space="preserve">            return 3</w:delText>
        </w:r>
      </w:del>
    </w:p>
    <w:p w14:paraId="5047935A" w14:textId="4BF3B30D" w:rsidR="00946892" w:rsidDel="00C7100F" w:rsidRDefault="1FFB2972" w:rsidP="2747FAE4">
      <w:pPr>
        <w:rPr>
          <w:del w:id="966" w:author="Areej Turky Sahu Alotaibi" w:date="2022-01-24T20:06:00Z"/>
        </w:rPr>
      </w:pPr>
      <w:del w:id="967" w:author="Areej Turky Sahu Alotaibi" w:date="2022-01-24T20:06:00Z">
        <w:r w:rsidDel="00C7100F">
          <w:delText xml:space="preserve">        if(LastHouse == "H4"):</w:delText>
        </w:r>
      </w:del>
    </w:p>
    <w:p w14:paraId="4C954CD1" w14:textId="5EFA6AEA" w:rsidR="00946892" w:rsidDel="00C7100F" w:rsidRDefault="1FFB2972" w:rsidP="2747FAE4">
      <w:pPr>
        <w:rPr>
          <w:del w:id="968" w:author="Areej Turky Sahu Alotaibi" w:date="2022-01-24T20:06:00Z"/>
        </w:rPr>
      </w:pPr>
      <w:del w:id="969" w:author="Areej Turky Sahu Alotaibi" w:date="2022-01-24T20:06:00Z">
        <w:r w:rsidDel="00C7100F">
          <w:delText xml:space="preserve">            return 4</w:delText>
        </w:r>
      </w:del>
    </w:p>
    <w:p w14:paraId="66A9BBE1" w14:textId="21503115" w:rsidR="00946892" w:rsidDel="00C7100F" w:rsidRDefault="1FFB2972" w:rsidP="2747FAE4">
      <w:pPr>
        <w:rPr>
          <w:del w:id="970" w:author="Areej Turky Sahu Alotaibi" w:date="2022-01-24T20:06:00Z"/>
        </w:rPr>
      </w:pPr>
      <w:del w:id="971" w:author="Areej Turky Sahu Alotaibi" w:date="2022-01-24T20:06:00Z">
        <w:r w:rsidDel="00C7100F">
          <w:delText xml:space="preserve">    </w:delText>
        </w:r>
      </w:del>
    </w:p>
    <w:p w14:paraId="0C6C8AB3" w14:textId="39CF5612" w:rsidR="00946892" w:rsidDel="00C7100F" w:rsidRDefault="1FFB2972" w:rsidP="2747FAE4">
      <w:pPr>
        <w:rPr>
          <w:del w:id="972" w:author="Areej Turky Sahu Alotaibi" w:date="2022-01-24T20:06:00Z"/>
        </w:rPr>
      </w:pPr>
      <w:del w:id="973" w:author="Areej Turky Sahu Alotaibi" w:date="2022-01-24T20:06:00Z">
        <w:r w:rsidDel="00C7100F">
          <w:delText xml:space="preserve">    def NewPath(self,path):</w:delText>
        </w:r>
      </w:del>
    </w:p>
    <w:p w14:paraId="4192FC2A" w14:textId="5CA6F5DE" w:rsidR="00946892" w:rsidDel="00C7100F" w:rsidRDefault="1FFB2972" w:rsidP="2747FAE4">
      <w:pPr>
        <w:rPr>
          <w:del w:id="974" w:author="Areej Turky Sahu Alotaibi" w:date="2022-01-24T20:06:00Z"/>
        </w:rPr>
      </w:pPr>
      <w:del w:id="975" w:author="Areej Turky Sahu Alotaibi" w:date="2022-01-24T20:06:00Z">
        <w:r w:rsidDel="00C7100F">
          <w:delText xml:space="preserve">        path.append("D")</w:delText>
        </w:r>
      </w:del>
    </w:p>
    <w:p w14:paraId="24FB97F0" w14:textId="2470805D" w:rsidR="00946892" w:rsidDel="00C7100F" w:rsidRDefault="1FFB2972" w:rsidP="2747FAE4">
      <w:pPr>
        <w:rPr>
          <w:del w:id="976" w:author="Areej Turky Sahu Alotaibi" w:date="2022-01-24T20:06:00Z"/>
        </w:rPr>
      </w:pPr>
      <w:del w:id="977" w:author="Areej Turky Sahu Alotaibi" w:date="2022-01-24T20:06:00Z">
        <w:r w:rsidDel="00C7100F">
          <w:delText xml:space="preserve">        return path</w:delText>
        </w:r>
      </w:del>
    </w:p>
    <w:p w14:paraId="1CE1A789" w14:textId="14CD1BDE" w:rsidR="00946892" w:rsidDel="00C7100F" w:rsidRDefault="1FFB2972" w:rsidP="00946892">
      <w:pPr>
        <w:rPr>
          <w:del w:id="978" w:author="Areej Turky Sahu Alotaibi" w:date="2022-01-24T20:06:00Z"/>
        </w:rPr>
      </w:pPr>
      <w:del w:id="979" w:author="Areej Turky Sahu Alotaibi" w:date="2022-01-24T20:06:00Z">
        <w:r w:rsidDel="00C7100F">
          <w:delText xml:space="preserve">        </w:delText>
        </w:r>
      </w:del>
    </w:p>
    <w:p w14:paraId="055D5C3C" w14:textId="1BB2BDE9" w:rsidR="00946892" w:rsidDel="00C7100F" w:rsidRDefault="00946892" w:rsidP="00946892">
      <w:pPr>
        <w:rPr>
          <w:del w:id="980" w:author="Areej Turky Sahu Alotaibi" w:date="2022-01-24T20:06:00Z"/>
        </w:rPr>
      </w:pPr>
    </w:p>
    <w:p w14:paraId="4D6F07D0" w14:textId="332C5834" w:rsidR="00946892" w:rsidDel="00C7100F" w:rsidRDefault="00946892" w:rsidP="00946892">
      <w:pPr>
        <w:rPr>
          <w:del w:id="981" w:author="Areej Turky Sahu Alotaibi" w:date="2022-01-24T20:06:00Z"/>
        </w:rPr>
      </w:pPr>
    </w:p>
    <w:p w14:paraId="35B300A0" w14:textId="15F1964A" w:rsidR="00946892" w:rsidDel="00C7100F" w:rsidRDefault="1FFB2972" w:rsidP="00946892">
      <w:pPr>
        <w:rPr>
          <w:del w:id="982" w:author="Areej Turky Sahu Alotaibi" w:date="2022-01-24T20:06:00Z"/>
        </w:rPr>
      </w:pPr>
      <w:del w:id="983" w:author="Areej Turky Sahu Alotaibi" w:date="2022-01-24T20:06:00Z">
        <w:r w:rsidDel="00C7100F">
          <w:delText>import math</w:delText>
        </w:r>
      </w:del>
    </w:p>
    <w:p w14:paraId="645050CE" w14:textId="7AB7A822" w:rsidR="00946892" w:rsidDel="00C7100F" w:rsidRDefault="1FFB2972" w:rsidP="2747FAE4">
      <w:pPr>
        <w:rPr>
          <w:del w:id="984" w:author="Areej Turky Sahu Alotaibi" w:date="2022-01-24T20:06:00Z"/>
        </w:rPr>
      </w:pPr>
      <w:del w:id="985" w:author="Areej Turky Sahu Alotaibi" w:date="2022-01-24T20:06:00Z">
        <w:r w:rsidDel="00C7100F">
          <w:delText xml:space="preserve">class Node: </w:delText>
        </w:r>
      </w:del>
    </w:p>
    <w:p w14:paraId="2E0BB1FB" w14:textId="6A882D6F" w:rsidR="00946892" w:rsidDel="00C7100F" w:rsidRDefault="1FFB2972" w:rsidP="2747FAE4">
      <w:pPr>
        <w:rPr>
          <w:del w:id="986" w:author="Areej Turky Sahu Alotaibi" w:date="2022-01-24T20:06:00Z"/>
        </w:rPr>
      </w:pPr>
      <w:del w:id="987" w:author="Areej Turky Sahu Alotaibi" w:date="2022-01-24T20:06:00Z">
        <w:r w:rsidDel="00C7100F">
          <w:delText xml:space="preserve">    def __init__(self, row, col): </w:delText>
        </w:r>
      </w:del>
    </w:p>
    <w:p w14:paraId="4F32947C" w14:textId="17FEEACB" w:rsidR="00946892" w:rsidDel="00C7100F" w:rsidRDefault="1FFB2972" w:rsidP="2747FAE4">
      <w:pPr>
        <w:rPr>
          <w:del w:id="988" w:author="Areej Turky Sahu Alotaibi" w:date="2022-01-24T20:06:00Z"/>
        </w:rPr>
      </w:pPr>
      <w:del w:id="989" w:author="Areej Turky Sahu Alotaibi" w:date="2022-01-24T20:06:00Z">
        <w:r w:rsidDel="00C7100F">
          <w:delText xml:space="preserve">        self.row = row</w:delText>
        </w:r>
      </w:del>
    </w:p>
    <w:p w14:paraId="59FF1670" w14:textId="00C5936F" w:rsidR="00946892" w:rsidDel="00C7100F" w:rsidRDefault="1FFB2972" w:rsidP="2747FAE4">
      <w:pPr>
        <w:rPr>
          <w:del w:id="990" w:author="Areej Turky Sahu Alotaibi" w:date="2022-01-24T20:06:00Z"/>
        </w:rPr>
      </w:pPr>
      <w:del w:id="991" w:author="Areej Turky Sahu Alotaibi" w:date="2022-01-24T20:06:00Z">
        <w:r w:rsidDel="00C7100F">
          <w:delText xml:space="preserve">        self.col = col</w:delText>
        </w:r>
      </w:del>
    </w:p>
    <w:p w14:paraId="5E38BB49" w14:textId="755DD30A" w:rsidR="00946892" w:rsidDel="00C7100F" w:rsidRDefault="1FFB2972" w:rsidP="2747FAE4">
      <w:pPr>
        <w:rPr>
          <w:del w:id="992" w:author="Areej Turky Sahu Alotaibi" w:date="2022-01-24T20:06:00Z"/>
        </w:rPr>
      </w:pPr>
      <w:del w:id="993" w:author="Areej Turky Sahu Alotaibi" w:date="2022-01-24T20:06:00Z">
        <w:r w:rsidDel="00C7100F">
          <w:delText xml:space="preserve">        self.neighbors = []</w:delText>
        </w:r>
      </w:del>
    </w:p>
    <w:p w14:paraId="36B22E7B" w14:textId="6D1064D5" w:rsidR="00946892" w:rsidDel="00C7100F" w:rsidRDefault="1FFB2972" w:rsidP="2747FAE4">
      <w:pPr>
        <w:rPr>
          <w:del w:id="994" w:author="Areej Turky Sahu Alotaibi" w:date="2022-01-24T20:06:00Z"/>
        </w:rPr>
      </w:pPr>
      <w:del w:id="995" w:author="Areej Turky Sahu Alotaibi" w:date="2022-01-24T20:06:00Z">
        <w:r w:rsidDel="00C7100F">
          <w:delText xml:space="preserve">   </w:delText>
        </w:r>
      </w:del>
    </w:p>
    <w:p w14:paraId="026CF8FF" w14:textId="7957537F" w:rsidR="00946892" w:rsidDel="00C7100F" w:rsidRDefault="1FFB2972" w:rsidP="2747FAE4">
      <w:pPr>
        <w:rPr>
          <w:del w:id="996" w:author="Areej Turky Sahu Alotaibi" w:date="2022-01-24T20:06:00Z"/>
        </w:rPr>
      </w:pPr>
      <w:del w:id="997" w:author="Areej Turky Sahu Alotaibi" w:date="2022-01-24T20:06:00Z">
        <w:r w:rsidDel="00C7100F">
          <w:delText xml:space="preserve">    def addBranch(self, weight, node): </w:delText>
        </w:r>
      </w:del>
    </w:p>
    <w:p w14:paraId="008B2BA9" w14:textId="6000A2BB" w:rsidR="00946892" w:rsidDel="00C7100F" w:rsidRDefault="1FFB2972" w:rsidP="2747FAE4">
      <w:pPr>
        <w:rPr>
          <w:del w:id="998" w:author="Areej Turky Sahu Alotaibi" w:date="2022-01-24T20:06:00Z"/>
        </w:rPr>
      </w:pPr>
      <w:del w:id="999" w:author="Areej Turky Sahu Alotaibi" w:date="2022-01-24T20:06:00Z">
        <w:r w:rsidDel="00C7100F">
          <w:delText xml:space="preserve">        newEdge = Edge(self,node, weight)</w:delText>
        </w:r>
      </w:del>
    </w:p>
    <w:p w14:paraId="2F57AA27" w14:textId="4175C43F" w:rsidR="00946892" w:rsidDel="00C7100F" w:rsidRDefault="1FFB2972" w:rsidP="2747FAE4">
      <w:pPr>
        <w:rPr>
          <w:del w:id="1000" w:author="Areej Turky Sahu Alotaibi" w:date="2022-01-24T20:06:00Z"/>
        </w:rPr>
      </w:pPr>
      <w:del w:id="1001" w:author="Areej Turky Sahu Alotaibi" w:date="2022-01-24T20:06:00Z">
        <w:r w:rsidDel="00C7100F">
          <w:delText xml:space="preserve">        self.neighbors.append(newEdge)</w:delText>
        </w:r>
      </w:del>
    </w:p>
    <w:p w14:paraId="526954EF" w14:textId="54C752F9" w:rsidR="00946892" w:rsidDel="00C7100F" w:rsidRDefault="1FFB2972" w:rsidP="2747FAE4">
      <w:pPr>
        <w:rPr>
          <w:del w:id="1002" w:author="Areej Turky Sahu Alotaibi" w:date="2022-01-24T20:06:00Z"/>
        </w:rPr>
      </w:pPr>
      <w:del w:id="1003" w:author="Areej Turky Sahu Alotaibi" w:date="2022-01-24T20:06:00Z">
        <w:r w:rsidDel="00C7100F">
          <w:delText xml:space="preserve">    def toString(self):</w:delText>
        </w:r>
      </w:del>
    </w:p>
    <w:p w14:paraId="51941661" w14:textId="028A5DCE" w:rsidR="00946892" w:rsidDel="00C7100F" w:rsidRDefault="1FFB2972" w:rsidP="2747FAE4">
      <w:pPr>
        <w:rPr>
          <w:del w:id="1004" w:author="Areej Turky Sahu Alotaibi" w:date="2022-01-24T20:06:00Z"/>
        </w:rPr>
      </w:pPr>
      <w:del w:id="1005" w:author="Areej Turky Sahu Alotaibi" w:date="2022-01-24T20:06:00Z">
        <w:r w:rsidDel="00C7100F">
          <w:delText xml:space="preserve">        return "Node{" + "row=" + str(self.row) + ", col=" + str(self.col) + " neighbors: " + str(self.neighbors)</w:delText>
        </w:r>
      </w:del>
    </w:p>
    <w:p w14:paraId="13DFA20F" w14:textId="7A71B765" w:rsidR="00946892" w:rsidDel="00C7100F" w:rsidRDefault="1FFB2972" w:rsidP="2747FAE4">
      <w:pPr>
        <w:rPr>
          <w:del w:id="1006" w:author="Areej Turky Sahu Alotaibi" w:date="2022-01-24T20:06:00Z"/>
        </w:rPr>
      </w:pPr>
      <w:del w:id="1007" w:author="Areej Turky Sahu Alotaibi" w:date="2022-01-24T20:06:00Z">
        <w:r w:rsidDel="00C7100F">
          <w:delText xml:space="preserve">    def getRow(self): </w:delText>
        </w:r>
      </w:del>
    </w:p>
    <w:p w14:paraId="0452121F" w14:textId="43B45678" w:rsidR="00946892" w:rsidDel="00C7100F" w:rsidRDefault="1FFB2972" w:rsidP="2747FAE4">
      <w:pPr>
        <w:rPr>
          <w:del w:id="1008" w:author="Areej Turky Sahu Alotaibi" w:date="2022-01-24T20:06:00Z"/>
        </w:rPr>
      </w:pPr>
      <w:del w:id="1009" w:author="Areej Turky Sahu Alotaibi" w:date="2022-01-24T20:06:00Z">
        <w:r w:rsidDel="00C7100F">
          <w:delText xml:space="preserve">        return self.row</w:delText>
        </w:r>
      </w:del>
    </w:p>
    <w:p w14:paraId="42DBB3CA" w14:textId="00F8847F" w:rsidR="00946892" w:rsidDel="00C7100F" w:rsidRDefault="1FFB2972" w:rsidP="2747FAE4">
      <w:pPr>
        <w:rPr>
          <w:del w:id="1010" w:author="Areej Turky Sahu Alotaibi" w:date="2022-01-24T20:06:00Z"/>
        </w:rPr>
      </w:pPr>
      <w:del w:id="1011" w:author="Areej Turky Sahu Alotaibi" w:date="2022-01-24T20:06:00Z">
        <w:r w:rsidDel="00C7100F">
          <w:delText xml:space="preserve">    def setRow(self, row): </w:delText>
        </w:r>
      </w:del>
    </w:p>
    <w:p w14:paraId="6A4D0DE7" w14:textId="65B5D80C" w:rsidR="00946892" w:rsidDel="00C7100F" w:rsidRDefault="1FFB2972" w:rsidP="2747FAE4">
      <w:pPr>
        <w:rPr>
          <w:del w:id="1012" w:author="Areej Turky Sahu Alotaibi" w:date="2022-01-24T20:06:00Z"/>
        </w:rPr>
      </w:pPr>
      <w:del w:id="1013" w:author="Areej Turky Sahu Alotaibi" w:date="2022-01-24T20:06:00Z">
        <w:r w:rsidDel="00C7100F">
          <w:delText xml:space="preserve">        self.row = row</w:delText>
        </w:r>
      </w:del>
    </w:p>
    <w:p w14:paraId="61FEE72B" w14:textId="65CCBCB3" w:rsidR="00946892" w:rsidDel="00C7100F" w:rsidRDefault="1FFB2972" w:rsidP="2747FAE4">
      <w:pPr>
        <w:rPr>
          <w:del w:id="1014" w:author="Areej Turky Sahu Alotaibi" w:date="2022-01-24T20:06:00Z"/>
        </w:rPr>
      </w:pPr>
      <w:del w:id="1015" w:author="Areej Turky Sahu Alotaibi" w:date="2022-01-24T20:06:00Z">
        <w:r w:rsidDel="00C7100F">
          <w:delText xml:space="preserve">    def getCol(self): </w:delText>
        </w:r>
      </w:del>
    </w:p>
    <w:p w14:paraId="636A15E6" w14:textId="36127E28" w:rsidR="00946892" w:rsidDel="00C7100F" w:rsidRDefault="1FFB2972" w:rsidP="2747FAE4">
      <w:pPr>
        <w:rPr>
          <w:del w:id="1016" w:author="Areej Turky Sahu Alotaibi" w:date="2022-01-24T20:06:00Z"/>
        </w:rPr>
      </w:pPr>
      <w:del w:id="1017" w:author="Areej Turky Sahu Alotaibi" w:date="2022-01-24T20:06:00Z">
        <w:r w:rsidDel="00C7100F">
          <w:delText xml:space="preserve">        return self.col</w:delText>
        </w:r>
      </w:del>
    </w:p>
    <w:p w14:paraId="0FAB10B8" w14:textId="580A9127" w:rsidR="00946892" w:rsidDel="00C7100F" w:rsidRDefault="1FFB2972" w:rsidP="2747FAE4">
      <w:pPr>
        <w:rPr>
          <w:del w:id="1018" w:author="Areej Turky Sahu Alotaibi" w:date="2022-01-24T20:06:00Z"/>
        </w:rPr>
      </w:pPr>
      <w:del w:id="1019" w:author="Areej Turky Sahu Alotaibi" w:date="2022-01-24T20:06:00Z">
        <w:r w:rsidDel="00C7100F">
          <w:delText xml:space="preserve">    def setCol(self, col): </w:delText>
        </w:r>
      </w:del>
    </w:p>
    <w:p w14:paraId="3E266ED9" w14:textId="53ED1DC7" w:rsidR="00946892" w:rsidDel="00C7100F" w:rsidRDefault="1FFB2972" w:rsidP="2747FAE4">
      <w:pPr>
        <w:rPr>
          <w:del w:id="1020" w:author="Areej Turky Sahu Alotaibi" w:date="2022-01-24T20:06:00Z"/>
        </w:rPr>
      </w:pPr>
      <w:del w:id="1021" w:author="Areej Turky Sahu Alotaibi" w:date="2022-01-24T20:06:00Z">
        <w:r w:rsidDel="00C7100F">
          <w:delText xml:space="preserve">        self.col = col</w:delText>
        </w:r>
      </w:del>
    </w:p>
    <w:p w14:paraId="0CBFB055" w14:textId="65926C51" w:rsidR="00946892" w:rsidDel="00C7100F" w:rsidRDefault="1FFB2972" w:rsidP="2747FAE4">
      <w:pPr>
        <w:rPr>
          <w:del w:id="1022" w:author="Areej Turky Sahu Alotaibi" w:date="2022-01-24T20:06:00Z"/>
        </w:rPr>
      </w:pPr>
      <w:del w:id="1023" w:author="Areej Turky Sahu Alotaibi" w:date="2022-01-24T20:06:00Z">
        <w:r w:rsidDel="00C7100F">
          <w:delText xml:space="preserve">    def getNeighbor(self): </w:delText>
        </w:r>
      </w:del>
    </w:p>
    <w:p w14:paraId="3F959F80" w14:textId="16C7B33D" w:rsidR="00946892" w:rsidDel="00C7100F" w:rsidRDefault="1FFB2972" w:rsidP="2747FAE4">
      <w:pPr>
        <w:rPr>
          <w:del w:id="1024" w:author="Areej Turky Sahu Alotaibi" w:date="2022-01-24T20:06:00Z"/>
        </w:rPr>
      </w:pPr>
      <w:del w:id="1025" w:author="Areej Turky Sahu Alotaibi" w:date="2022-01-24T20:06:00Z">
        <w:r w:rsidDel="00C7100F">
          <w:delText xml:space="preserve">        return self.neighbors</w:delText>
        </w:r>
      </w:del>
    </w:p>
    <w:p w14:paraId="3382E058" w14:textId="121B806B" w:rsidR="00946892" w:rsidDel="00C7100F" w:rsidRDefault="1FFB2972" w:rsidP="2747FAE4">
      <w:pPr>
        <w:rPr>
          <w:del w:id="1026" w:author="Areej Turky Sahu Alotaibi" w:date="2022-01-24T20:06:00Z"/>
        </w:rPr>
      </w:pPr>
      <w:del w:id="1027" w:author="Areej Turky Sahu Alotaibi" w:date="2022-01-24T20:06:00Z">
        <w:r w:rsidDel="00C7100F">
          <w:delText xml:space="preserve">    #//////////////////////////////////////////////////////////</w:delText>
        </w:r>
      </w:del>
    </w:p>
    <w:p w14:paraId="459BC543" w14:textId="418945F7" w:rsidR="00946892" w:rsidDel="00C7100F" w:rsidRDefault="1FFB2972" w:rsidP="2747FAE4">
      <w:pPr>
        <w:rPr>
          <w:del w:id="1028" w:author="Areej Turky Sahu Alotaibi" w:date="2022-01-24T20:06:00Z"/>
        </w:rPr>
      </w:pPr>
      <w:del w:id="1029" w:author="Areej Turky Sahu Alotaibi" w:date="2022-01-24T20:06:00Z">
        <w:r w:rsidDel="00C7100F">
          <w:delText xml:space="preserve">class Edge(Node): </w:delText>
        </w:r>
      </w:del>
    </w:p>
    <w:p w14:paraId="3C49F54E" w14:textId="29507986" w:rsidR="00946892" w:rsidDel="00C7100F" w:rsidRDefault="1FFB2972" w:rsidP="2747FAE4">
      <w:pPr>
        <w:rPr>
          <w:del w:id="1030" w:author="Areej Turky Sahu Alotaibi" w:date="2022-01-24T20:06:00Z"/>
        </w:rPr>
      </w:pPr>
      <w:del w:id="1031" w:author="Areej Turky Sahu Alotaibi" w:date="2022-01-24T20:06:00Z">
        <w:r w:rsidDel="00C7100F">
          <w:delText xml:space="preserve">        DigonalCost = 2</w:delText>
        </w:r>
      </w:del>
    </w:p>
    <w:p w14:paraId="200DA156" w14:textId="79AA3A17" w:rsidR="00946892" w:rsidDel="00C7100F" w:rsidRDefault="1FFB2972" w:rsidP="2747FAE4">
      <w:pPr>
        <w:rPr>
          <w:del w:id="1032" w:author="Areej Turky Sahu Alotaibi" w:date="2022-01-24T20:06:00Z"/>
        </w:rPr>
      </w:pPr>
      <w:del w:id="1033" w:author="Areej Turky Sahu Alotaibi" w:date="2022-01-24T20:06:00Z">
        <w:r w:rsidDel="00C7100F">
          <w:delText xml:space="preserve">        EculedianCost = 1</w:delText>
        </w:r>
      </w:del>
    </w:p>
    <w:p w14:paraId="262922CC" w14:textId="58031068" w:rsidR="00946892" w:rsidDel="00C7100F" w:rsidRDefault="1FFB2972" w:rsidP="2747FAE4">
      <w:pPr>
        <w:rPr>
          <w:del w:id="1034" w:author="Areej Turky Sahu Alotaibi" w:date="2022-01-24T20:06:00Z"/>
        </w:rPr>
      </w:pPr>
      <w:del w:id="1035" w:author="Areej Turky Sahu Alotaibi" w:date="2022-01-24T20:06:00Z">
        <w:r w:rsidDel="00C7100F">
          <w:delText xml:space="preserve">        def __init__(self, node1,node, g): </w:delText>
        </w:r>
      </w:del>
    </w:p>
    <w:p w14:paraId="41F6962D" w14:textId="7A446744" w:rsidR="00946892" w:rsidDel="00C7100F" w:rsidRDefault="1FFB2972" w:rsidP="2747FAE4">
      <w:pPr>
        <w:rPr>
          <w:del w:id="1036" w:author="Areej Turky Sahu Alotaibi" w:date="2022-01-24T20:06:00Z"/>
        </w:rPr>
      </w:pPr>
      <w:del w:id="1037" w:author="Areej Turky Sahu Alotaibi" w:date="2022-01-24T20:06:00Z">
        <w:r w:rsidDel="00C7100F">
          <w:delText xml:space="preserve">            self.node = node</w:delText>
        </w:r>
      </w:del>
    </w:p>
    <w:p w14:paraId="490D3234" w14:textId="3C9B83AE" w:rsidR="00946892" w:rsidDel="00C7100F" w:rsidRDefault="1FFB2972" w:rsidP="2747FAE4">
      <w:pPr>
        <w:rPr>
          <w:del w:id="1038" w:author="Areej Turky Sahu Alotaibi" w:date="2022-01-24T20:06:00Z"/>
        </w:rPr>
      </w:pPr>
      <w:del w:id="1039" w:author="Areej Turky Sahu Alotaibi" w:date="2022-01-24T20:06:00Z">
        <w:r w:rsidDel="00C7100F">
          <w:delText xml:space="preserve">            self.g = g</w:delText>
        </w:r>
      </w:del>
    </w:p>
    <w:p w14:paraId="640F94CE" w14:textId="2269D092" w:rsidR="00946892" w:rsidDel="00C7100F" w:rsidRDefault="1FFB2972" w:rsidP="2747FAE4">
      <w:pPr>
        <w:rPr>
          <w:del w:id="1040" w:author="Areej Turky Sahu Alotaibi" w:date="2022-01-24T20:06:00Z"/>
        </w:rPr>
      </w:pPr>
      <w:del w:id="1041" w:author="Areej Turky Sahu Alotaibi" w:date="2022-01-24T20:06:00Z">
        <w:r w:rsidDel="00C7100F">
          <w:delText xml:space="preserve">            self.node1=node1</w:delText>
        </w:r>
      </w:del>
    </w:p>
    <w:p w14:paraId="38A5161A" w14:textId="6F718969" w:rsidR="00946892" w:rsidDel="00C7100F" w:rsidRDefault="1FFB2972" w:rsidP="2747FAE4">
      <w:pPr>
        <w:rPr>
          <w:del w:id="1042" w:author="Areej Turky Sahu Alotaibi" w:date="2022-01-24T20:06:00Z"/>
        </w:rPr>
      </w:pPr>
      <w:del w:id="1043" w:author="Areej Turky Sahu Alotaibi" w:date="2022-01-24T20:06:00Z">
        <w:r w:rsidDel="00C7100F">
          <w:delText xml:space="preserve">            self.Dh = self.calculate_Digonal_Heuristic(node1)</w:delText>
        </w:r>
      </w:del>
    </w:p>
    <w:p w14:paraId="5DC74199" w14:textId="4137CB07" w:rsidR="00946892" w:rsidDel="00C7100F" w:rsidRDefault="1FFB2972" w:rsidP="2747FAE4">
      <w:pPr>
        <w:rPr>
          <w:del w:id="1044" w:author="Areej Turky Sahu Alotaibi" w:date="2022-01-24T20:06:00Z"/>
        </w:rPr>
      </w:pPr>
      <w:del w:id="1045" w:author="Areej Turky Sahu Alotaibi" w:date="2022-01-24T20:06:00Z">
        <w:r w:rsidDel="00C7100F">
          <w:delText xml:space="preserve">            self.setDf(self.Dh)</w:delText>
        </w:r>
      </w:del>
    </w:p>
    <w:p w14:paraId="429593FC" w14:textId="5AA02AC5" w:rsidR="00946892" w:rsidDel="00C7100F" w:rsidRDefault="1FFB2972" w:rsidP="2747FAE4">
      <w:pPr>
        <w:rPr>
          <w:del w:id="1046" w:author="Areej Turky Sahu Alotaibi" w:date="2022-01-24T20:06:00Z"/>
        </w:rPr>
      </w:pPr>
      <w:del w:id="1047" w:author="Areej Turky Sahu Alotaibi" w:date="2022-01-24T20:06:00Z">
        <w:r w:rsidDel="00C7100F">
          <w:delText xml:space="preserve">            self.Eh = self.calculate_Euclidean_Heuristic(node1)</w:delText>
        </w:r>
      </w:del>
    </w:p>
    <w:p w14:paraId="46707983" w14:textId="04B93247" w:rsidR="00946892" w:rsidDel="00C7100F" w:rsidRDefault="1FFB2972" w:rsidP="2747FAE4">
      <w:pPr>
        <w:rPr>
          <w:del w:id="1048" w:author="Areej Turky Sahu Alotaibi" w:date="2022-01-24T20:06:00Z"/>
        </w:rPr>
      </w:pPr>
      <w:del w:id="1049" w:author="Areej Turky Sahu Alotaibi" w:date="2022-01-24T20:06:00Z">
        <w:r w:rsidDel="00C7100F">
          <w:delText xml:space="preserve">            self.setEf(self.Eh)</w:delText>
        </w:r>
      </w:del>
    </w:p>
    <w:p w14:paraId="1AF20142" w14:textId="583457C6" w:rsidR="00946892" w:rsidDel="00C7100F" w:rsidRDefault="1FFB2972" w:rsidP="2747FAE4">
      <w:pPr>
        <w:rPr>
          <w:del w:id="1050" w:author="Areej Turky Sahu Alotaibi" w:date="2022-01-24T20:06:00Z"/>
        </w:rPr>
      </w:pPr>
      <w:del w:id="1051" w:author="Areej Turky Sahu Alotaibi" w:date="2022-01-24T20:06:00Z">
        <w:r w:rsidDel="00C7100F">
          <w:delText xml:space="preserve">            self.Mh = self.calculate_Manhattan_Heuristic(node1)</w:delText>
        </w:r>
      </w:del>
    </w:p>
    <w:p w14:paraId="56737884" w14:textId="190F8755" w:rsidR="00946892" w:rsidDel="00C7100F" w:rsidRDefault="1FFB2972" w:rsidP="2747FAE4">
      <w:pPr>
        <w:rPr>
          <w:del w:id="1052" w:author="Areej Turky Sahu Alotaibi" w:date="2022-01-24T20:06:00Z"/>
        </w:rPr>
      </w:pPr>
      <w:del w:id="1053" w:author="Areej Turky Sahu Alotaibi" w:date="2022-01-24T20:06:00Z">
        <w:r w:rsidDel="00C7100F">
          <w:delText xml:space="preserve">            self.setMf(self.Mh)</w:delText>
        </w:r>
      </w:del>
    </w:p>
    <w:p w14:paraId="1458F8E8" w14:textId="1B4C3043" w:rsidR="00946892" w:rsidDel="00C7100F" w:rsidRDefault="1FFB2972" w:rsidP="2747FAE4">
      <w:pPr>
        <w:rPr>
          <w:del w:id="1054" w:author="Areej Turky Sahu Alotaibi" w:date="2022-01-24T20:06:00Z"/>
        </w:rPr>
      </w:pPr>
      <w:del w:id="1055" w:author="Areej Turky Sahu Alotaibi" w:date="2022-01-24T20:06:00Z">
        <w:r w:rsidDel="00C7100F">
          <w:delText xml:space="preserve">        def setMf(self, Mh): </w:delText>
        </w:r>
      </w:del>
    </w:p>
    <w:p w14:paraId="0F1D4479" w14:textId="52176D14" w:rsidR="00946892" w:rsidDel="00C7100F" w:rsidRDefault="1FFB2972" w:rsidP="2747FAE4">
      <w:pPr>
        <w:rPr>
          <w:del w:id="1056" w:author="Areej Turky Sahu Alotaibi" w:date="2022-01-24T20:06:00Z"/>
        </w:rPr>
      </w:pPr>
      <w:del w:id="1057" w:author="Areej Turky Sahu Alotaibi" w:date="2022-01-24T20:06:00Z">
        <w:r w:rsidDel="00C7100F">
          <w:delText xml:space="preserve">            self.Mf = self.Mh + self.g</w:delText>
        </w:r>
      </w:del>
    </w:p>
    <w:p w14:paraId="09D4E402" w14:textId="5D760103" w:rsidR="00946892" w:rsidDel="00C7100F" w:rsidRDefault="1FFB2972" w:rsidP="2747FAE4">
      <w:pPr>
        <w:rPr>
          <w:del w:id="1058" w:author="Areej Turky Sahu Alotaibi" w:date="2022-01-24T20:06:00Z"/>
        </w:rPr>
      </w:pPr>
      <w:del w:id="1059" w:author="Areej Turky Sahu Alotaibi" w:date="2022-01-24T20:06:00Z">
        <w:r w:rsidDel="00C7100F">
          <w:delText xml:space="preserve">        def setEf(self, Eh): </w:delText>
        </w:r>
      </w:del>
    </w:p>
    <w:p w14:paraId="2BDA0DE7" w14:textId="2B3D3844" w:rsidR="00946892" w:rsidDel="00C7100F" w:rsidRDefault="1FFB2972" w:rsidP="2747FAE4">
      <w:pPr>
        <w:rPr>
          <w:del w:id="1060" w:author="Areej Turky Sahu Alotaibi" w:date="2022-01-24T20:06:00Z"/>
        </w:rPr>
      </w:pPr>
      <w:del w:id="1061" w:author="Areej Turky Sahu Alotaibi" w:date="2022-01-24T20:06:00Z">
        <w:r w:rsidDel="00C7100F">
          <w:delText xml:space="preserve">            self.Ef = self.Eh + self.g</w:delText>
        </w:r>
      </w:del>
    </w:p>
    <w:p w14:paraId="70F299AE" w14:textId="4BA47D53" w:rsidR="00946892" w:rsidDel="00C7100F" w:rsidRDefault="1FFB2972" w:rsidP="2747FAE4">
      <w:pPr>
        <w:rPr>
          <w:del w:id="1062" w:author="Areej Turky Sahu Alotaibi" w:date="2022-01-24T20:06:00Z"/>
        </w:rPr>
      </w:pPr>
      <w:del w:id="1063" w:author="Areej Turky Sahu Alotaibi" w:date="2022-01-24T20:06:00Z">
        <w:r w:rsidDel="00C7100F">
          <w:delText xml:space="preserve">        def setDf(self, Dh): </w:delText>
        </w:r>
      </w:del>
    </w:p>
    <w:p w14:paraId="0A8701E2" w14:textId="40E1314C" w:rsidR="00946892" w:rsidDel="00C7100F" w:rsidRDefault="1FFB2972" w:rsidP="2747FAE4">
      <w:pPr>
        <w:rPr>
          <w:del w:id="1064" w:author="Areej Turky Sahu Alotaibi" w:date="2022-01-24T20:06:00Z"/>
        </w:rPr>
      </w:pPr>
      <w:del w:id="1065" w:author="Areej Turky Sahu Alotaibi" w:date="2022-01-24T20:06:00Z">
        <w:r w:rsidDel="00C7100F">
          <w:delText xml:space="preserve">            self.Df = self.Dh + self.g</w:delText>
        </w:r>
      </w:del>
    </w:p>
    <w:p w14:paraId="6F25AAF8" w14:textId="4E190263" w:rsidR="00946892" w:rsidDel="00C7100F" w:rsidRDefault="1FFB2972" w:rsidP="2747FAE4">
      <w:pPr>
        <w:rPr>
          <w:del w:id="1066" w:author="Areej Turky Sahu Alotaibi" w:date="2022-01-24T20:06:00Z"/>
        </w:rPr>
      </w:pPr>
      <w:del w:id="1067" w:author="Areej Turky Sahu Alotaibi" w:date="2022-01-24T20:06:00Z">
        <w:r w:rsidDel="00C7100F">
          <w:delText xml:space="preserve">        def calculate_Manhattan_Heuristic(self,node1): </w:delText>
        </w:r>
      </w:del>
    </w:p>
    <w:p w14:paraId="16D187C4" w14:textId="571CEC53" w:rsidR="00946892" w:rsidDel="00C7100F" w:rsidRDefault="1FFB2972" w:rsidP="2747FAE4">
      <w:pPr>
        <w:rPr>
          <w:del w:id="1068" w:author="Areej Turky Sahu Alotaibi" w:date="2022-01-24T20:06:00Z"/>
        </w:rPr>
      </w:pPr>
      <w:del w:id="1069" w:author="Areej Turky Sahu Alotaibi" w:date="2022-01-24T20:06:00Z">
        <w:r w:rsidDel="00C7100F">
          <w:delText xml:space="preserve">            self.Mh = abs(self.node.getRow() - self.node1.getRow()) + abs(self.node.getCol() - self.node1.getCol())</w:delText>
        </w:r>
      </w:del>
    </w:p>
    <w:p w14:paraId="74F4A83D" w14:textId="0A3D7B06" w:rsidR="00946892" w:rsidDel="00C7100F" w:rsidRDefault="1FFB2972" w:rsidP="2747FAE4">
      <w:pPr>
        <w:rPr>
          <w:del w:id="1070" w:author="Areej Turky Sahu Alotaibi" w:date="2022-01-24T20:06:00Z"/>
        </w:rPr>
      </w:pPr>
      <w:del w:id="1071" w:author="Areej Turky Sahu Alotaibi" w:date="2022-01-24T20:06:00Z">
        <w:r w:rsidDel="00C7100F">
          <w:delText xml:space="preserve">            return self.Mh</w:delText>
        </w:r>
      </w:del>
    </w:p>
    <w:p w14:paraId="7848BD3D" w14:textId="10D10868" w:rsidR="00946892" w:rsidDel="00C7100F" w:rsidRDefault="1FFB2972" w:rsidP="2747FAE4">
      <w:pPr>
        <w:rPr>
          <w:del w:id="1072" w:author="Areej Turky Sahu Alotaibi" w:date="2022-01-24T20:06:00Z"/>
        </w:rPr>
      </w:pPr>
      <w:del w:id="1073" w:author="Areej Turky Sahu Alotaibi" w:date="2022-01-24T20:06:00Z">
        <w:r w:rsidDel="00C7100F">
          <w:delText xml:space="preserve">        def calculate_Euclidean_Heuristic(self,node1): </w:delText>
        </w:r>
      </w:del>
    </w:p>
    <w:p w14:paraId="75557E02" w14:textId="28D84484" w:rsidR="00946892" w:rsidDel="00C7100F" w:rsidRDefault="1FFB2972" w:rsidP="2747FAE4">
      <w:pPr>
        <w:rPr>
          <w:del w:id="1074" w:author="Areej Turky Sahu Alotaibi" w:date="2022-01-24T20:06:00Z"/>
        </w:rPr>
      </w:pPr>
      <w:del w:id="1075" w:author="Areej Turky Sahu Alotaibi" w:date="2022-01-24T20:06:00Z">
        <w:r w:rsidDel="00C7100F">
          <w:delText xml:space="preserve">            x = math.pow(abs(self.node1.getRow() - self.node.getRow()), 2)</w:delText>
        </w:r>
      </w:del>
    </w:p>
    <w:p w14:paraId="2896FE74" w14:textId="45B0C122" w:rsidR="00946892" w:rsidDel="00C7100F" w:rsidRDefault="1FFB2972" w:rsidP="2747FAE4">
      <w:pPr>
        <w:rPr>
          <w:del w:id="1076" w:author="Areej Turky Sahu Alotaibi" w:date="2022-01-24T20:06:00Z"/>
        </w:rPr>
      </w:pPr>
      <w:del w:id="1077" w:author="Areej Turky Sahu Alotaibi" w:date="2022-01-24T20:06:00Z">
        <w:r w:rsidDel="00C7100F">
          <w:delText xml:space="preserve">            y = math.pow(abs(self.node1.getCol() - self.node.getCol()), 2)</w:delText>
        </w:r>
      </w:del>
    </w:p>
    <w:p w14:paraId="18A3EBE9" w14:textId="5130EC4E" w:rsidR="00946892" w:rsidDel="00C7100F" w:rsidRDefault="1FFB2972" w:rsidP="2747FAE4">
      <w:pPr>
        <w:rPr>
          <w:del w:id="1078" w:author="Areej Turky Sahu Alotaibi" w:date="2022-01-24T20:06:00Z"/>
        </w:rPr>
      </w:pPr>
      <w:del w:id="1079" w:author="Areej Turky Sahu Alotaibi" w:date="2022-01-24T20:06:00Z">
        <w:r w:rsidDel="00C7100F">
          <w:delText xml:space="preserve">            self.Eh = self.EculedianCost * math.sqrt(x + y)</w:delText>
        </w:r>
      </w:del>
    </w:p>
    <w:p w14:paraId="0ED75088" w14:textId="25F495D4" w:rsidR="00946892" w:rsidDel="00C7100F" w:rsidRDefault="1FFB2972" w:rsidP="2747FAE4">
      <w:pPr>
        <w:rPr>
          <w:del w:id="1080" w:author="Areej Turky Sahu Alotaibi" w:date="2022-01-24T20:06:00Z"/>
        </w:rPr>
      </w:pPr>
      <w:del w:id="1081" w:author="Areej Turky Sahu Alotaibi" w:date="2022-01-24T20:06:00Z">
        <w:r w:rsidDel="00C7100F">
          <w:delText xml:space="preserve">            return self.Eh</w:delText>
        </w:r>
      </w:del>
    </w:p>
    <w:p w14:paraId="72E4FD48" w14:textId="21012757" w:rsidR="00946892" w:rsidDel="00C7100F" w:rsidRDefault="1FFB2972" w:rsidP="2747FAE4">
      <w:pPr>
        <w:rPr>
          <w:del w:id="1082" w:author="Areej Turky Sahu Alotaibi" w:date="2022-01-24T20:06:00Z"/>
        </w:rPr>
      </w:pPr>
      <w:del w:id="1083" w:author="Areej Turky Sahu Alotaibi" w:date="2022-01-24T20:06:00Z">
        <w:r w:rsidDel="00C7100F">
          <w:delText xml:space="preserve">        def calculate_Digonal_Heuristic(self,node1): </w:delText>
        </w:r>
      </w:del>
    </w:p>
    <w:p w14:paraId="3EBDB991" w14:textId="24F8DEF9" w:rsidR="00946892" w:rsidDel="00C7100F" w:rsidRDefault="1FFB2972" w:rsidP="2747FAE4">
      <w:pPr>
        <w:rPr>
          <w:del w:id="1084" w:author="Areej Turky Sahu Alotaibi" w:date="2022-01-24T20:06:00Z"/>
        </w:rPr>
      </w:pPr>
      <w:del w:id="1085" w:author="Areej Turky Sahu Alotaibi" w:date="2022-01-24T20:06:00Z">
        <w:r w:rsidDel="00C7100F">
          <w:delText xml:space="preserve">            dx = abs(self.node1.getRow() - self.node.getRow())</w:delText>
        </w:r>
      </w:del>
    </w:p>
    <w:p w14:paraId="5C4756EB" w14:textId="4EDD7EB4" w:rsidR="00946892" w:rsidDel="00C7100F" w:rsidRDefault="1FFB2972" w:rsidP="2747FAE4">
      <w:pPr>
        <w:rPr>
          <w:del w:id="1086" w:author="Areej Turky Sahu Alotaibi" w:date="2022-01-24T20:06:00Z"/>
        </w:rPr>
      </w:pPr>
      <w:del w:id="1087" w:author="Areej Turky Sahu Alotaibi" w:date="2022-01-24T20:06:00Z">
        <w:r w:rsidDel="00C7100F">
          <w:delText xml:space="preserve">            dy = abs(self.node1.getCol() - self.node.getCol())</w:delText>
        </w:r>
      </w:del>
    </w:p>
    <w:p w14:paraId="034A2800" w14:textId="540152CC" w:rsidR="00946892" w:rsidDel="00C7100F" w:rsidRDefault="1FFB2972" w:rsidP="2747FAE4">
      <w:pPr>
        <w:rPr>
          <w:del w:id="1088" w:author="Areej Turky Sahu Alotaibi" w:date="2022-01-24T20:06:00Z"/>
        </w:rPr>
      </w:pPr>
      <w:del w:id="1089" w:author="Areej Turky Sahu Alotaibi" w:date="2022-01-24T20:06:00Z">
        <w:r w:rsidDel="00C7100F">
          <w:delText xml:space="preserve">            self.Eh = self.DigonalCost * max(dx, dy)</w:delText>
        </w:r>
      </w:del>
    </w:p>
    <w:p w14:paraId="69040618" w14:textId="09C389D5" w:rsidR="00946892" w:rsidDel="00C7100F" w:rsidRDefault="1FFB2972" w:rsidP="00946892">
      <w:pPr>
        <w:rPr>
          <w:del w:id="1090" w:author="Areej Turky Sahu Alotaibi" w:date="2022-01-24T20:06:00Z"/>
        </w:rPr>
      </w:pPr>
      <w:del w:id="1091" w:author="Areej Turky Sahu Alotaibi" w:date="2022-01-24T20:06:00Z">
        <w:r w:rsidDel="00C7100F">
          <w:delText xml:space="preserve">            return self.Eh</w:delText>
        </w:r>
      </w:del>
    </w:p>
    <w:p w14:paraId="280988B3" w14:textId="2D8B5399" w:rsidR="00946892" w:rsidDel="00C7100F" w:rsidRDefault="00946892" w:rsidP="00946892">
      <w:pPr>
        <w:rPr>
          <w:del w:id="1092" w:author="Areej Turky Sahu Alotaibi" w:date="2022-01-24T20:06:00Z"/>
        </w:rPr>
      </w:pPr>
    </w:p>
    <w:p w14:paraId="3F0DAC32" w14:textId="5512D64B" w:rsidR="00946892" w:rsidDel="00C7100F" w:rsidRDefault="00946892" w:rsidP="00946892">
      <w:pPr>
        <w:rPr>
          <w:del w:id="1093" w:author="Areej Turky Sahu Alotaibi" w:date="2022-01-24T20:06:00Z"/>
        </w:rPr>
      </w:pPr>
    </w:p>
    <w:p w14:paraId="584800B0" w14:textId="4EB3E08C" w:rsidR="00946892" w:rsidDel="00C7100F" w:rsidRDefault="00946892" w:rsidP="00946892">
      <w:pPr>
        <w:rPr>
          <w:del w:id="1094" w:author="Areej Turky Sahu Alotaibi" w:date="2022-01-24T20:06:00Z"/>
        </w:rPr>
      </w:pPr>
    </w:p>
    <w:p w14:paraId="6AD97D94" w14:textId="36D7626B" w:rsidR="00946892" w:rsidDel="00C7100F" w:rsidRDefault="1FFB2972" w:rsidP="00946892">
      <w:pPr>
        <w:rPr>
          <w:del w:id="1095" w:author="Areej Turky Sahu Alotaibi" w:date="2022-01-24T20:06:00Z"/>
        </w:rPr>
      </w:pPr>
      <w:del w:id="1096" w:author="Areej Turky Sahu Alotaibi" w:date="2022-01-24T20:06:00Z">
        <w:r w:rsidRPr="2747FAE4" w:rsidDel="00C7100F">
          <w:delText>Demo:</w:delText>
        </w:r>
      </w:del>
    </w:p>
    <w:p w14:paraId="307ED9E2" w14:textId="7FE7840D" w:rsidR="00946892" w:rsidDel="00C7100F" w:rsidRDefault="00946892" w:rsidP="00946892">
      <w:pPr>
        <w:rPr>
          <w:del w:id="1097" w:author="Areej Turky Sahu Alotaibi" w:date="2022-01-24T20:06:00Z"/>
        </w:rPr>
      </w:pPr>
    </w:p>
    <w:p w14:paraId="787ACB96" w14:textId="6FC1D71D" w:rsidR="00946892" w:rsidDel="00C7100F" w:rsidRDefault="00946892" w:rsidP="00946892">
      <w:pPr>
        <w:rPr>
          <w:del w:id="1098" w:author="Areej Turky Sahu Alotaibi" w:date="2022-01-24T20:06:00Z"/>
        </w:rPr>
      </w:pPr>
    </w:p>
    <w:p w14:paraId="5ED7CA93" w14:textId="7A665F0E" w:rsidR="00946892" w:rsidDel="00C7100F" w:rsidRDefault="00946892" w:rsidP="00946892">
      <w:pPr>
        <w:rPr>
          <w:del w:id="1099" w:author="Areej Turky Sahu Alotaibi" w:date="2022-01-24T20:06:00Z"/>
        </w:rPr>
      </w:pPr>
    </w:p>
    <w:p w14:paraId="4E5FF20A" w14:textId="3AD3AB64" w:rsidR="00946892" w:rsidDel="00C7100F" w:rsidRDefault="1FFB2972" w:rsidP="2747FAE4">
      <w:pPr>
        <w:rPr>
          <w:del w:id="1100" w:author="Areej Turky Sahu Alotaibi" w:date="2022-01-24T20:06:00Z"/>
        </w:rPr>
      </w:pPr>
      <w:del w:id="1101" w:author="Areej Turky Sahu Alotaibi" w:date="2022-01-24T20:06:00Z">
        <w:r w:rsidRPr="2747FAE4" w:rsidDel="00C7100F">
          <w:delText>W=Node(0,0)</w:delText>
        </w:r>
      </w:del>
    </w:p>
    <w:p w14:paraId="6808ABA4" w14:textId="20D45F40" w:rsidR="00946892" w:rsidDel="00C7100F" w:rsidRDefault="1FFB2972" w:rsidP="2747FAE4">
      <w:pPr>
        <w:rPr>
          <w:del w:id="1102" w:author="Areej Turky Sahu Alotaibi" w:date="2022-01-24T20:06:00Z"/>
        </w:rPr>
      </w:pPr>
      <w:del w:id="1103" w:author="Areej Turky Sahu Alotaibi" w:date="2022-01-24T20:06:00Z">
        <w:r w:rsidRPr="2747FAE4" w:rsidDel="00C7100F">
          <w:delText>H1=Node(2,6)</w:delText>
        </w:r>
      </w:del>
    </w:p>
    <w:p w14:paraId="2CC7E9B6" w14:textId="37B6D559" w:rsidR="00946892" w:rsidDel="00C7100F" w:rsidRDefault="1FFB2972" w:rsidP="2747FAE4">
      <w:pPr>
        <w:rPr>
          <w:del w:id="1104" w:author="Areej Turky Sahu Alotaibi" w:date="2022-01-24T20:06:00Z"/>
        </w:rPr>
      </w:pPr>
      <w:del w:id="1105" w:author="Areej Turky Sahu Alotaibi" w:date="2022-01-24T20:06:00Z">
        <w:r w:rsidRPr="2747FAE4" w:rsidDel="00C7100F">
          <w:delText>H2=Node(1,3)</w:delText>
        </w:r>
      </w:del>
    </w:p>
    <w:p w14:paraId="0C868866" w14:textId="7BD2B329" w:rsidR="00946892" w:rsidDel="00C7100F" w:rsidRDefault="1FFB2972" w:rsidP="2747FAE4">
      <w:pPr>
        <w:rPr>
          <w:del w:id="1106" w:author="Areej Turky Sahu Alotaibi" w:date="2022-01-24T20:06:00Z"/>
        </w:rPr>
      </w:pPr>
      <w:del w:id="1107" w:author="Areej Turky Sahu Alotaibi" w:date="2022-01-24T20:06:00Z">
        <w:r w:rsidRPr="2747FAE4" w:rsidDel="00C7100F">
          <w:delText>H3=Node(3,5)</w:delText>
        </w:r>
      </w:del>
    </w:p>
    <w:p w14:paraId="0471852F" w14:textId="1C9CC6E2" w:rsidR="00946892" w:rsidDel="00C7100F" w:rsidRDefault="1FFB2972" w:rsidP="2747FAE4">
      <w:pPr>
        <w:rPr>
          <w:del w:id="1108" w:author="Areej Turky Sahu Alotaibi" w:date="2022-01-24T20:06:00Z"/>
        </w:rPr>
      </w:pPr>
      <w:del w:id="1109" w:author="Areej Turky Sahu Alotaibi" w:date="2022-01-24T20:06:00Z">
        <w:r w:rsidRPr="2747FAE4" w:rsidDel="00C7100F">
          <w:delText>H4=Node(4,2)</w:delText>
        </w:r>
      </w:del>
    </w:p>
    <w:p w14:paraId="07615909" w14:textId="5529734E" w:rsidR="00946892" w:rsidDel="00C7100F" w:rsidRDefault="1FFB2972" w:rsidP="00946892">
      <w:pPr>
        <w:rPr>
          <w:del w:id="1110" w:author="Areej Turky Sahu Alotaibi" w:date="2022-01-24T20:06:00Z"/>
        </w:rPr>
      </w:pPr>
      <w:del w:id="1111" w:author="Areej Turky Sahu Alotaibi" w:date="2022-01-24T20:06:00Z">
        <w:r w:rsidRPr="2747FAE4" w:rsidDel="00C7100F">
          <w:delText>D=Node(5,6)</w:delText>
        </w:r>
      </w:del>
    </w:p>
    <w:p w14:paraId="10C1E2DC" w14:textId="32396149" w:rsidR="00946892" w:rsidDel="00C7100F" w:rsidRDefault="00946892" w:rsidP="00946892">
      <w:pPr>
        <w:rPr>
          <w:del w:id="1112" w:author="Areej Turky Sahu Alotaibi" w:date="2022-01-24T20:06:00Z"/>
        </w:rPr>
      </w:pPr>
    </w:p>
    <w:p w14:paraId="4C797A77" w14:textId="5E560137" w:rsidR="00946892" w:rsidDel="00C7100F" w:rsidRDefault="00946892" w:rsidP="00946892">
      <w:pPr>
        <w:rPr>
          <w:del w:id="1113" w:author="Areej Turky Sahu Alotaibi" w:date="2022-01-24T20:06:00Z"/>
        </w:rPr>
      </w:pPr>
    </w:p>
    <w:p w14:paraId="2DDFD9E7" w14:textId="61E55512" w:rsidR="1FFB2972" w:rsidDel="00C7100F" w:rsidRDefault="1FFB2972" w:rsidP="2747FAE4">
      <w:pPr>
        <w:rPr>
          <w:del w:id="1114" w:author="Areej Turky Sahu Alotaibi" w:date="2022-01-24T20:06:00Z"/>
        </w:rPr>
      </w:pPr>
      <w:del w:id="1115" w:author="Areej Turky Sahu Alotaibi" w:date="2022-01-24T20:06:00Z">
        <w:r w:rsidRPr="2747FAE4" w:rsidDel="00C7100F">
          <w:delText>W.addBranch(110, H1);</w:delText>
        </w:r>
      </w:del>
    </w:p>
    <w:p w14:paraId="75A61BB2" w14:textId="5B81588C" w:rsidR="1FFB2972" w:rsidDel="00C7100F" w:rsidRDefault="1FFB2972" w:rsidP="2747FAE4">
      <w:pPr>
        <w:rPr>
          <w:del w:id="1116" w:author="Areej Turky Sahu Alotaibi" w:date="2022-01-24T20:06:00Z"/>
        </w:rPr>
      </w:pPr>
      <w:del w:id="1117" w:author="Areej Turky Sahu Alotaibi" w:date="2022-01-24T20:06:00Z">
        <w:r w:rsidRPr="2747FAE4" w:rsidDel="00C7100F">
          <w:delText>W.addBranch(80, H2);</w:delText>
        </w:r>
      </w:del>
    </w:p>
    <w:p w14:paraId="65F10029" w14:textId="7E5AF390" w:rsidR="1FFB2972" w:rsidDel="00C7100F" w:rsidRDefault="1FFB2972" w:rsidP="2747FAE4">
      <w:pPr>
        <w:rPr>
          <w:del w:id="1118" w:author="Areej Turky Sahu Alotaibi" w:date="2022-01-24T20:06:00Z"/>
        </w:rPr>
      </w:pPr>
      <w:del w:id="1119" w:author="Areej Turky Sahu Alotaibi" w:date="2022-01-24T20:06:00Z">
        <w:r w:rsidRPr="2747FAE4" w:rsidDel="00C7100F">
          <w:delText>W.addBranch(130, H3);</w:delText>
        </w:r>
      </w:del>
    </w:p>
    <w:p w14:paraId="3196998E" w14:textId="3D956A03" w:rsidR="1FFB2972" w:rsidDel="00C7100F" w:rsidRDefault="1FFB2972" w:rsidP="2747FAE4">
      <w:pPr>
        <w:rPr>
          <w:del w:id="1120" w:author="Areej Turky Sahu Alotaibi" w:date="2022-01-24T20:06:00Z"/>
        </w:rPr>
      </w:pPr>
      <w:del w:id="1121" w:author="Areej Turky Sahu Alotaibi" w:date="2022-01-24T20:06:00Z">
        <w:r w:rsidRPr="2747FAE4" w:rsidDel="00C7100F">
          <w:delText>W.addBranch(160, H4);</w:delText>
        </w:r>
      </w:del>
    </w:p>
    <w:p w14:paraId="006125F4" w14:textId="27A30BDA" w:rsidR="1FFB2972" w:rsidDel="00C7100F" w:rsidRDefault="1FFB2972" w:rsidP="2747FAE4">
      <w:pPr>
        <w:rPr>
          <w:del w:id="1122" w:author="Areej Turky Sahu Alotaibi" w:date="2022-01-24T20:06:00Z"/>
        </w:rPr>
      </w:pPr>
      <w:del w:id="1123" w:author="Areej Turky Sahu Alotaibi" w:date="2022-01-24T20:06:00Z">
        <w:r w:rsidRPr="2747FAE4" w:rsidDel="00C7100F">
          <w:delText xml:space="preserve">          </w:delText>
        </w:r>
      </w:del>
    </w:p>
    <w:p w14:paraId="3AA66A39" w14:textId="6F839E6C" w:rsidR="1FFB2972" w:rsidDel="00C7100F" w:rsidRDefault="1FFB2972" w:rsidP="2747FAE4">
      <w:pPr>
        <w:rPr>
          <w:del w:id="1124" w:author="Areej Turky Sahu Alotaibi" w:date="2022-01-24T20:06:00Z"/>
        </w:rPr>
      </w:pPr>
      <w:del w:id="1125" w:author="Areej Turky Sahu Alotaibi" w:date="2022-01-24T20:06:00Z">
        <w:r w:rsidRPr="2747FAE4" w:rsidDel="00C7100F">
          <w:delText>H1.addBranch(110, W);</w:delText>
        </w:r>
      </w:del>
    </w:p>
    <w:p w14:paraId="52D99BB8" w14:textId="632518A9" w:rsidR="1FFB2972" w:rsidDel="00C7100F" w:rsidRDefault="1FFB2972" w:rsidP="2747FAE4">
      <w:pPr>
        <w:rPr>
          <w:del w:id="1126" w:author="Areej Turky Sahu Alotaibi" w:date="2022-01-24T20:06:00Z"/>
        </w:rPr>
      </w:pPr>
      <w:del w:id="1127" w:author="Areej Turky Sahu Alotaibi" w:date="2022-01-24T20:06:00Z">
        <w:r w:rsidRPr="2747FAE4" w:rsidDel="00C7100F">
          <w:delText>H1.addBranch(40, H2);</w:delText>
        </w:r>
      </w:del>
    </w:p>
    <w:p w14:paraId="3D774F8A" w14:textId="480C42DA" w:rsidR="1FFB2972" w:rsidDel="00C7100F" w:rsidRDefault="1FFB2972" w:rsidP="2747FAE4">
      <w:pPr>
        <w:rPr>
          <w:del w:id="1128" w:author="Areej Turky Sahu Alotaibi" w:date="2022-01-24T20:06:00Z"/>
        </w:rPr>
      </w:pPr>
      <w:del w:id="1129" w:author="Areej Turky Sahu Alotaibi" w:date="2022-01-24T20:06:00Z">
        <w:r w:rsidRPr="2747FAE4" w:rsidDel="00C7100F">
          <w:delText>H1.addBranch(30, H3);</w:delText>
        </w:r>
      </w:del>
    </w:p>
    <w:p w14:paraId="66EB0516" w14:textId="1AEB5435" w:rsidR="1FFB2972" w:rsidDel="00C7100F" w:rsidRDefault="1FFB2972" w:rsidP="2747FAE4">
      <w:pPr>
        <w:rPr>
          <w:del w:id="1130" w:author="Areej Turky Sahu Alotaibi" w:date="2022-01-24T20:06:00Z"/>
        </w:rPr>
      </w:pPr>
      <w:del w:id="1131" w:author="Areej Turky Sahu Alotaibi" w:date="2022-01-24T20:06:00Z">
        <w:r w:rsidRPr="2747FAE4" w:rsidDel="00C7100F">
          <w:delText>H1.addBranch(80, H4);</w:delText>
        </w:r>
      </w:del>
    </w:p>
    <w:p w14:paraId="15EF4CFC" w14:textId="114D1721" w:rsidR="1FFB2972" w:rsidDel="00C7100F" w:rsidRDefault="1FFB2972" w:rsidP="2747FAE4">
      <w:pPr>
        <w:rPr>
          <w:del w:id="1132" w:author="Areej Turky Sahu Alotaibi" w:date="2022-01-24T20:06:00Z"/>
        </w:rPr>
      </w:pPr>
      <w:del w:id="1133" w:author="Areej Turky Sahu Alotaibi" w:date="2022-01-24T20:06:00Z">
        <w:r w:rsidRPr="2747FAE4" w:rsidDel="00C7100F">
          <w:delText xml:space="preserve">                </w:delText>
        </w:r>
      </w:del>
    </w:p>
    <w:p w14:paraId="52DEFD04" w14:textId="39A12EB8" w:rsidR="1FFB2972" w:rsidDel="00C7100F" w:rsidRDefault="1FFB2972" w:rsidP="2747FAE4">
      <w:pPr>
        <w:rPr>
          <w:del w:id="1134" w:author="Areej Turky Sahu Alotaibi" w:date="2022-01-24T20:06:00Z"/>
        </w:rPr>
      </w:pPr>
      <w:del w:id="1135" w:author="Areej Turky Sahu Alotaibi" w:date="2022-01-24T20:06:00Z">
        <w:r w:rsidRPr="2747FAE4" w:rsidDel="00C7100F">
          <w:delText>H2.addBranch(80, W);</w:delText>
        </w:r>
      </w:del>
    </w:p>
    <w:p w14:paraId="7780E559" w14:textId="08CECBD8" w:rsidR="1FFB2972" w:rsidDel="00C7100F" w:rsidRDefault="1FFB2972" w:rsidP="2747FAE4">
      <w:pPr>
        <w:rPr>
          <w:del w:id="1136" w:author="Areej Turky Sahu Alotaibi" w:date="2022-01-24T20:06:00Z"/>
        </w:rPr>
      </w:pPr>
      <w:del w:id="1137" w:author="Areej Turky Sahu Alotaibi" w:date="2022-01-24T20:06:00Z">
        <w:r w:rsidRPr="2747FAE4" w:rsidDel="00C7100F">
          <w:delText>H2.addBranch(40, H1);</w:delText>
        </w:r>
      </w:del>
    </w:p>
    <w:p w14:paraId="1AC0984A" w14:textId="3904868C" w:rsidR="1FFB2972" w:rsidDel="00C7100F" w:rsidRDefault="1FFB2972" w:rsidP="2747FAE4">
      <w:pPr>
        <w:rPr>
          <w:del w:id="1138" w:author="Areej Turky Sahu Alotaibi" w:date="2022-01-24T20:06:00Z"/>
        </w:rPr>
      </w:pPr>
      <w:del w:id="1139" w:author="Areej Turky Sahu Alotaibi" w:date="2022-01-24T20:06:00Z">
        <w:r w:rsidRPr="2747FAE4" w:rsidDel="00C7100F">
          <w:delText>H2.addBranch(60, H3);</w:delText>
        </w:r>
      </w:del>
    </w:p>
    <w:p w14:paraId="0E5D5699" w14:textId="12959C75" w:rsidR="1FFB2972" w:rsidDel="00C7100F" w:rsidRDefault="1FFB2972" w:rsidP="2747FAE4">
      <w:pPr>
        <w:rPr>
          <w:del w:id="1140" w:author="Areej Turky Sahu Alotaibi" w:date="2022-01-24T20:06:00Z"/>
        </w:rPr>
      </w:pPr>
      <w:del w:id="1141" w:author="Areej Turky Sahu Alotaibi" w:date="2022-01-24T20:06:00Z">
        <w:r w:rsidRPr="2747FAE4" w:rsidDel="00C7100F">
          <w:delText>H2.addBranch(90, H4);</w:delText>
        </w:r>
      </w:del>
    </w:p>
    <w:p w14:paraId="7E9F27AE" w14:textId="63D7FFBB" w:rsidR="1FFB2972" w:rsidDel="00C7100F" w:rsidRDefault="1FFB2972" w:rsidP="2747FAE4">
      <w:pPr>
        <w:rPr>
          <w:del w:id="1142" w:author="Areej Turky Sahu Alotaibi" w:date="2022-01-24T20:06:00Z"/>
        </w:rPr>
      </w:pPr>
      <w:del w:id="1143" w:author="Areej Turky Sahu Alotaibi" w:date="2022-01-24T20:06:00Z">
        <w:r w:rsidRPr="2747FAE4" w:rsidDel="00C7100F">
          <w:delText xml:space="preserve">                </w:delText>
        </w:r>
      </w:del>
    </w:p>
    <w:p w14:paraId="77E75EA8" w14:textId="28A12477" w:rsidR="1FFB2972" w:rsidDel="00C7100F" w:rsidRDefault="1FFB2972" w:rsidP="2747FAE4">
      <w:pPr>
        <w:rPr>
          <w:del w:id="1144" w:author="Areej Turky Sahu Alotaibi" w:date="2022-01-24T20:06:00Z"/>
        </w:rPr>
      </w:pPr>
      <w:del w:id="1145" w:author="Areej Turky Sahu Alotaibi" w:date="2022-01-24T20:06:00Z">
        <w:r w:rsidRPr="2747FAE4" w:rsidDel="00C7100F">
          <w:delText>H3.addBranch(130, W);</w:delText>
        </w:r>
      </w:del>
    </w:p>
    <w:p w14:paraId="6A9BDF75" w14:textId="38129738" w:rsidR="1FFB2972" w:rsidDel="00C7100F" w:rsidRDefault="1FFB2972" w:rsidP="2747FAE4">
      <w:pPr>
        <w:rPr>
          <w:del w:id="1146" w:author="Areej Turky Sahu Alotaibi" w:date="2022-01-24T20:06:00Z"/>
        </w:rPr>
      </w:pPr>
      <w:del w:id="1147" w:author="Areej Turky Sahu Alotaibi" w:date="2022-01-24T20:06:00Z">
        <w:r w:rsidRPr="2747FAE4" w:rsidDel="00C7100F">
          <w:delText>H3.addBranch(30, H1);</w:delText>
        </w:r>
      </w:del>
    </w:p>
    <w:p w14:paraId="0FA3F273" w14:textId="011BBCDF" w:rsidR="1FFB2972" w:rsidDel="00C7100F" w:rsidRDefault="1FFB2972" w:rsidP="2747FAE4">
      <w:pPr>
        <w:rPr>
          <w:del w:id="1148" w:author="Areej Turky Sahu Alotaibi" w:date="2022-01-24T20:06:00Z"/>
        </w:rPr>
      </w:pPr>
      <w:del w:id="1149" w:author="Areej Turky Sahu Alotaibi" w:date="2022-01-24T20:06:00Z">
        <w:r w:rsidRPr="2747FAE4" w:rsidDel="00C7100F">
          <w:delText>H3.addBranch(60, H2);</w:delText>
        </w:r>
      </w:del>
    </w:p>
    <w:p w14:paraId="218DB092" w14:textId="71348014" w:rsidR="1FFB2972" w:rsidDel="00C7100F" w:rsidRDefault="1FFB2972" w:rsidP="2747FAE4">
      <w:pPr>
        <w:rPr>
          <w:del w:id="1150" w:author="Areej Turky Sahu Alotaibi" w:date="2022-01-24T20:06:00Z"/>
        </w:rPr>
      </w:pPr>
      <w:del w:id="1151" w:author="Areej Turky Sahu Alotaibi" w:date="2022-01-24T20:06:00Z">
        <w:r w:rsidRPr="2747FAE4" w:rsidDel="00C7100F">
          <w:delText>H3.addBranch(60, H4);</w:delText>
        </w:r>
      </w:del>
    </w:p>
    <w:p w14:paraId="2F72009C" w14:textId="73828BD2" w:rsidR="1FFB2972" w:rsidDel="00C7100F" w:rsidRDefault="1FFB2972" w:rsidP="2747FAE4">
      <w:pPr>
        <w:rPr>
          <w:del w:id="1152" w:author="Areej Turky Sahu Alotaibi" w:date="2022-01-24T20:06:00Z"/>
        </w:rPr>
      </w:pPr>
      <w:del w:id="1153" w:author="Areej Turky Sahu Alotaibi" w:date="2022-01-24T20:06:00Z">
        <w:r w:rsidRPr="2747FAE4" w:rsidDel="00C7100F">
          <w:delText xml:space="preserve">                </w:delText>
        </w:r>
      </w:del>
    </w:p>
    <w:p w14:paraId="2603E7FA" w14:textId="59DF5DD5" w:rsidR="1FFB2972" w:rsidDel="00C7100F" w:rsidRDefault="1FFB2972" w:rsidP="2747FAE4">
      <w:pPr>
        <w:rPr>
          <w:del w:id="1154" w:author="Areej Turky Sahu Alotaibi" w:date="2022-01-24T20:06:00Z"/>
        </w:rPr>
      </w:pPr>
      <w:del w:id="1155" w:author="Areej Turky Sahu Alotaibi" w:date="2022-01-24T20:06:00Z">
        <w:r w:rsidRPr="2747FAE4" w:rsidDel="00C7100F">
          <w:delText>H4.addBranch(160, W);</w:delText>
        </w:r>
      </w:del>
    </w:p>
    <w:p w14:paraId="3FD0DB7D" w14:textId="7F1218CD" w:rsidR="1FFB2972" w:rsidDel="00C7100F" w:rsidRDefault="1FFB2972" w:rsidP="2747FAE4">
      <w:pPr>
        <w:rPr>
          <w:del w:id="1156" w:author="Areej Turky Sahu Alotaibi" w:date="2022-01-24T20:06:00Z"/>
        </w:rPr>
      </w:pPr>
      <w:del w:id="1157" w:author="Areej Turky Sahu Alotaibi" w:date="2022-01-24T20:06:00Z">
        <w:r w:rsidRPr="2747FAE4" w:rsidDel="00C7100F">
          <w:delText>H4.addBranch(80, H1);</w:delText>
        </w:r>
      </w:del>
    </w:p>
    <w:p w14:paraId="63288E83" w14:textId="7D1AD310" w:rsidR="1FFB2972" w:rsidDel="00C7100F" w:rsidRDefault="1FFB2972" w:rsidP="2747FAE4">
      <w:pPr>
        <w:rPr>
          <w:del w:id="1158" w:author="Areej Turky Sahu Alotaibi" w:date="2022-01-24T20:06:00Z"/>
        </w:rPr>
      </w:pPr>
      <w:del w:id="1159" w:author="Areej Turky Sahu Alotaibi" w:date="2022-01-24T20:06:00Z">
        <w:r w:rsidRPr="2747FAE4" w:rsidDel="00C7100F">
          <w:delText>H4.addBranch(90, H2);</w:delText>
        </w:r>
      </w:del>
    </w:p>
    <w:p w14:paraId="6D5A4AB3" w14:textId="2A8C87A3" w:rsidR="1FFB2972" w:rsidDel="00C7100F" w:rsidRDefault="1FFB2972" w:rsidP="2747FAE4">
      <w:pPr>
        <w:rPr>
          <w:del w:id="1160" w:author="Areej Turky Sahu Alotaibi" w:date="2022-01-24T20:06:00Z"/>
        </w:rPr>
      </w:pPr>
      <w:del w:id="1161" w:author="Areej Turky Sahu Alotaibi" w:date="2022-01-24T20:06:00Z">
        <w:r w:rsidRPr="2747FAE4" w:rsidDel="00C7100F">
          <w:delText>H4.addBranch(60, H3);</w:delText>
        </w:r>
      </w:del>
    </w:p>
    <w:p w14:paraId="2F263871" w14:textId="5EDD2F02" w:rsidR="1FFB2972" w:rsidDel="00C7100F" w:rsidRDefault="1FFB2972" w:rsidP="2747FAE4">
      <w:pPr>
        <w:rPr>
          <w:del w:id="1162" w:author="Areej Turky Sahu Alotaibi" w:date="2022-01-24T20:06:00Z"/>
        </w:rPr>
      </w:pPr>
      <w:del w:id="1163" w:author="Areej Turky Sahu Alotaibi" w:date="2022-01-24T20:06:00Z">
        <w:r w:rsidRPr="2747FAE4" w:rsidDel="00C7100F">
          <w:delText xml:space="preserve">           </w:delText>
        </w:r>
      </w:del>
    </w:p>
    <w:p w14:paraId="538181DB" w14:textId="3F7F0C95" w:rsidR="1FFB2972" w:rsidDel="00C7100F" w:rsidRDefault="1FFB2972" w:rsidP="2747FAE4">
      <w:pPr>
        <w:rPr>
          <w:del w:id="1164" w:author="Areej Turky Sahu Alotaibi" w:date="2022-01-24T20:06:00Z"/>
        </w:rPr>
      </w:pPr>
      <w:del w:id="1165" w:author="Areej Turky Sahu Alotaibi" w:date="2022-01-24T20:06:00Z">
        <w:r w:rsidRPr="2747FAE4" w:rsidDel="00C7100F">
          <w:delText>D.addBranch(170, W);</w:delText>
        </w:r>
      </w:del>
    </w:p>
    <w:p w14:paraId="0A3B5EBD" w14:textId="4B2F7629" w:rsidR="1FFB2972" w:rsidDel="00C7100F" w:rsidRDefault="1FFB2972" w:rsidP="2747FAE4">
      <w:pPr>
        <w:rPr>
          <w:del w:id="1166" w:author="Areej Turky Sahu Alotaibi" w:date="2022-01-24T20:06:00Z"/>
        </w:rPr>
      </w:pPr>
      <w:del w:id="1167" w:author="Areej Turky Sahu Alotaibi" w:date="2022-01-24T20:06:00Z">
        <w:r w:rsidRPr="2747FAE4" w:rsidDel="00C7100F">
          <w:delText>D.addBranch(100, H1);</w:delText>
        </w:r>
      </w:del>
    </w:p>
    <w:p w14:paraId="575AED61" w14:textId="602D5E12" w:rsidR="1FFB2972" w:rsidDel="00C7100F" w:rsidRDefault="1FFB2972" w:rsidP="2747FAE4">
      <w:pPr>
        <w:rPr>
          <w:del w:id="1168" w:author="Areej Turky Sahu Alotaibi" w:date="2022-01-24T20:06:00Z"/>
        </w:rPr>
      </w:pPr>
      <w:del w:id="1169" w:author="Areej Turky Sahu Alotaibi" w:date="2022-01-24T20:06:00Z">
        <w:r w:rsidRPr="2747FAE4" w:rsidDel="00C7100F">
          <w:delText>D.addBranch(110, H2);</w:delText>
        </w:r>
      </w:del>
    </w:p>
    <w:p w14:paraId="6AFDF18B" w14:textId="632EFDAB" w:rsidR="1FFB2972" w:rsidDel="00C7100F" w:rsidRDefault="1FFB2972" w:rsidP="2747FAE4">
      <w:pPr>
        <w:rPr>
          <w:del w:id="1170" w:author="Areej Turky Sahu Alotaibi" w:date="2022-01-24T20:06:00Z"/>
        </w:rPr>
      </w:pPr>
      <w:del w:id="1171" w:author="Areej Turky Sahu Alotaibi" w:date="2022-01-24T20:06:00Z">
        <w:r w:rsidRPr="2747FAE4" w:rsidDel="00C7100F">
          <w:delText>D.addBranch(80, H3);</w:delText>
        </w:r>
      </w:del>
    </w:p>
    <w:p w14:paraId="173A17C2" w14:textId="01A70ADB" w:rsidR="1FFB2972" w:rsidDel="00C7100F" w:rsidRDefault="1FFB2972" w:rsidP="2747FAE4">
      <w:pPr>
        <w:rPr>
          <w:del w:id="1172" w:author="Areej Turky Sahu Alotaibi" w:date="2022-01-24T20:06:00Z"/>
        </w:rPr>
      </w:pPr>
      <w:del w:id="1173" w:author="Areej Turky Sahu Alotaibi" w:date="2022-01-24T20:06:00Z">
        <w:r w:rsidRPr="2747FAE4" w:rsidDel="00C7100F">
          <w:delText>D.addBranch(20, H4);</w:delText>
        </w:r>
      </w:del>
    </w:p>
    <w:p w14:paraId="24330B3D" w14:textId="0058138F" w:rsidR="00946892" w:rsidDel="00C7100F" w:rsidRDefault="00946892" w:rsidP="00946892">
      <w:pPr>
        <w:rPr>
          <w:del w:id="1174" w:author="Areej Turky Sahu Alotaibi" w:date="2022-01-24T20:06:00Z"/>
        </w:rPr>
      </w:pPr>
    </w:p>
    <w:p w14:paraId="1AA3F064" w14:textId="7D1057DD" w:rsidR="1FFB2972" w:rsidDel="00C7100F" w:rsidRDefault="1FFB2972" w:rsidP="0AE6F4E3">
      <w:pPr>
        <w:rPr>
          <w:del w:id="1175" w:author="Areej Turky Sahu Alotaibi" w:date="2022-01-24T20:06:00Z"/>
        </w:rPr>
      </w:pPr>
      <w:del w:id="1176" w:author="Areej Turky Sahu Alotaibi" w:date="2022-01-24T20:06:00Z">
        <w:r w:rsidRPr="0AE6F4E3" w:rsidDel="00C7100F">
          <w:delText>ManhattanDistances = {"W":</w:delText>
        </w:r>
      </w:del>
    </w:p>
    <w:p w14:paraId="33F5B3EF" w14:textId="464FA817" w:rsidR="1FFB2972" w:rsidDel="00C7100F" w:rsidRDefault="1FFB2972" w:rsidP="0AE6F4E3">
      <w:pPr>
        <w:rPr>
          <w:del w:id="1177" w:author="Areej Turky Sahu Alotaibi" w:date="2022-01-24T20:06:00Z"/>
        </w:rPr>
      </w:pPr>
      <w:del w:id="1178" w:author="Areej Turky Sahu Alotaibi" w:date="2022-01-24T20:06:00Z">
        <w:r w:rsidRPr="0AE6F4E3" w:rsidDel="00C7100F">
          <w:delText xml:space="preserve">                {"H1": W.getNeighbor()[0].Mf,</w:delText>
        </w:r>
      </w:del>
    </w:p>
    <w:p w14:paraId="2888DB46" w14:textId="36005DAA" w:rsidR="1FFB2972" w:rsidDel="00C7100F" w:rsidRDefault="1FFB2972" w:rsidP="0AE6F4E3">
      <w:pPr>
        <w:rPr>
          <w:del w:id="1179" w:author="Areej Turky Sahu Alotaibi" w:date="2022-01-24T20:06:00Z"/>
        </w:rPr>
      </w:pPr>
      <w:del w:id="1180" w:author="Areej Turky Sahu Alotaibi" w:date="2022-01-24T20:06:00Z">
        <w:r w:rsidRPr="0AE6F4E3" w:rsidDel="00C7100F">
          <w:delText xml:space="preserve">                 "H2":W.getNeighbor()[1].Mf,</w:delText>
        </w:r>
      </w:del>
    </w:p>
    <w:p w14:paraId="05F3FF28" w14:textId="3739E0E9" w:rsidR="1FFB2972" w:rsidDel="00C7100F" w:rsidRDefault="1FFB2972" w:rsidP="0AE6F4E3">
      <w:pPr>
        <w:rPr>
          <w:del w:id="1181" w:author="Areej Turky Sahu Alotaibi" w:date="2022-01-24T20:06:00Z"/>
        </w:rPr>
      </w:pPr>
      <w:del w:id="1182" w:author="Areej Turky Sahu Alotaibi" w:date="2022-01-24T20:06:00Z">
        <w:r w:rsidRPr="0AE6F4E3" w:rsidDel="00C7100F">
          <w:delText xml:space="preserve">                 "H3": W.getNeighbor()[2].Mf,</w:delText>
        </w:r>
      </w:del>
    </w:p>
    <w:p w14:paraId="54964427" w14:textId="45E762CF" w:rsidR="1FFB2972" w:rsidDel="00C7100F" w:rsidRDefault="1FFB2972" w:rsidP="0AE6F4E3">
      <w:pPr>
        <w:rPr>
          <w:del w:id="1183" w:author="Areej Turky Sahu Alotaibi" w:date="2022-01-24T20:06:00Z"/>
        </w:rPr>
      </w:pPr>
      <w:del w:id="1184" w:author="Areej Turky Sahu Alotaibi" w:date="2022-01-24T20:06:00Z">
        <w:r w:rsidRPr="0AE6F4E3" w:rsidDel="00C7100F">
          <w:delText xml:space="preserve">                 "H4": W.getNeighbor()[3].Mf</w:delText>
        </w:r>
      </w:del>
    </w:p>
    <w:p w14:paraId="1EF4E6E6" w14:textId="52C7B32A" w:rsidR="1FFB2972" w:rsidDel="00C7100F" w:rsidRDefault="1FFB2972" w:rsidP="0AE6F4E3">
      <w:pPr>
        <w:rPr>
          <w:del w:id="1185" w:author="Areej Turky Sahu Alotaibi" w:date="2022-01-24T20:06:00Z"/>
        </w:rPr>
      </w:pPr>
      <w:del w:id="1186" w:author="Areej Turky Sahu Alotaibi" w:date="2022-01-24T20:06:00Z">
        <w:r w:rsidRPr="0AE6F4E3" w:rsidDel="00C7100F">
          <w:delText xml:space="preserve">                },</w:delText>
        </w:r>
      </w:del>
    </w:p>
    <w:p w14:paraId="654F5F05" w14:textId="43F9C6CE" w:rsidR="1FFB2972" w:rsidDel="00C7100F" w:rsidRDefault="1FFB2972" w:rsidP="0AE6F4E3">
      <w:pPr>
        <w:rPr>
          <w:del w:id="1187" w:author="Areej Turky Sahu Alotaibi" w:date="2022-01-24T20:06:00Z"/>
        </w:rPr>
      </w:pPr>
      <w:del w:id="1188" w:author="Areej Turky Sahu Alotaibi" w:date="2022-01-24T20:06:00Z">
        <w:r w:rsidRPr="0AE6F4E3" w:rsidDel="00C7100F">
          <w:delText xml:space="preserve">                "H1": </w:delText>
        </w:r>
      </w:del>
    </w:p>
    <w:p w14:paraId="2AE5A6CF" w14:textId="77E8096A" w:rsidR="1FFB2972" w:rsidDel="00C7100F" w:rsidRDefault="1FFB2972" w:rsidP="0AE6F4E3">
      <w:pPr>
        <w:rPr>
          <w:del w:id="1189" w:author="Areej Turky Sahu Alotaibi" w:date="2022-01-24T20:06:00Z"/>
        </w:rPr>
      </w:pPr>
      <w:del w:id="1190" w:author="Areej Turky Sahu Alotaibi" w:date="2022-01-24T20:06:00Z">
        <w:r w:rsidRPr="0AE6F4E3" w:rsidDel="00C7100F">
          <w:delText xml:space="preserve">                {"W":  H1.getNeighbor()[0].Mf,</w:delText>
        </w:r>
      </w:del>
    </w:p>
    <w:p w14:paraId="583E5994" w14:textId="65A229EB" w:rsidR="1FFB2972" w:rsidDel="00C7100F" w:rsidRDefault="1FFB2972" w:rsidP="0AE6F4E3">
      <w:pPr>
        <w:rPr>
          <w:del w:id="1191" w:author="Areej Turky Sahu Alotaibi" w:date="2022-01-24T20:06:00Z"/>
        </w:rPr>
      </w:pPr>
      <w:del w:id="1192" w:author="Areej Turky Sahu Alotaibi" w:date="2022-01-24T20:06:00Z">
        <w:r w:rsidRPr="0AE6F4E3" w:rsidDel="00C7100F">
          <w:delText xml:space="preserve">                 "H2": H1.getNeighbor()[1].Mf,</w:delText>
        </w:r>
      </w:del>
    </w:p>
    <w:p w14:paraId="0538E495" w14:textId="3D2BFECF" w:rsidR="1FFB2972" w:rsidDel="00C7100F" w:rsidRDefault="1FFB2972" w:rsidP="0AE6F4E3">
      <w:pPr>
        <w:rPr>
          <w:del w:id="1193" w:author="Areej Turky Sahu Alotaibi" w:date="2022-01-24T20:06:00Z"/>
        </w:rPr>
      </w:pPr>
      <w:del w:id="1194" w:author="Areej Turky Sahu Alotaibi" w:date="2022-01-24T20:06:00Z">
        <w:r w:rsidRPr="0AE6F4E3" w:rsidDel="00C7100F">
          <w:delText xml:space="preserve">                 "H3": H1.getNeighbor()[2].Mf,</w:delText>
        </w:r>
      </w:del>
    </w:p>
    <w:p w14:paraId="2E3E6C8A" w14:textId="03424A20" w:rsidR="1FFB2972" w:rsidDel="00C7100F" w:rsidRDefault="1FFB2972" w:rsidP="0AE6F4E3">
      <w:pPr>
        <w:rPr>
          <w:del w:id="1195" w:author="Areej Turky Sahu Alotaibi" w:date="2022-01-24T20:06:00Z"/>
        </w:rPr>
      </w:pPr>
      <w:del w:id="1196" w:author="Areej Turky Sahu Alotaibi" w:date="2022-01-24T20:06:00Z">
        <w:r w:rsidRPr="0AE6F4E3" w:rsidDel="00C7100F">
          <w:delText xml:space="preserve">                 "H4": H1.getNeighbor()[3].Mf</w:delText>
        </w:r>
      </w:del>
    </w:p>
    <w:p w14:paraId="5860A779" w14:textId="3E615AB7" w:rsidR="1FFB2972" w:rsidDel="00C7100F" w:rsidRDefault="1FFB2972" w:rsidP="0AE6F4E3">
      <w:pPr>
        <w:rPr>
          <w:del w:id="1197" w:author="Areej Turky Sahu Alotaibi" w:date="2022-01-24T20:06:00Z"/>
        </w:rPr>
      </w:pPr>
      <w:del w:id="1198" w:author="Areej Turky Sahu Alotaibi" w:date="2022-01-24T20:06:00Z">
        <w:r w:rsidRPr="0AE6F4E3" w:rsidDel="00C7100F">
          <w:delText xml:space="preserve">                },  </w:delText>
        </w:r>
      </w:del>
    </w:p>
    <w:p w14:paraId="0CEB3D2A" w14:textId="7361EF10" w:rsidR="1FFB2972" w:rsidDel="00C7100F" w:rsidRDefault="1FFB2972" w:rsidP="0AE6F4E3">
      <w:pPr>
        <w:rPr>
          <w:del w:id="1199" w:author="Areej Turky Sahu Alotaibi" w:date="2022-01-24T20:06:00Z"/>
        </w:rPr>
      </w:pPr>
      <w:del w:id="1200" w:author="Areej Turky Sahu Alotaibi" w:date="2022-01-24T20:06:00Z">
        <w:r w:rsidRPr="0AE6F4E3" w:rsidDel="00C7100F">
          <w:delText xml:space="preserve">                "H2":</w:delText>
        </w:r>
      </w:del>
    </w:p>
    <w:p w14:paraId="699E0819" w14:textId="6F58820F" w:rsidR="1FFB2972" w:rsidDel="00C7100F" w:rsidRDefault="1FFB2972" w:rsidP="0AE6F4E3">
      <w:pPr>
        <w:rPr>
          <w:del w:id="1201" w:author="Areej Turky Sahu Alotaibi" w:date="2022-01-24T20:06:00Z"/>
        </w:rPr>
      </w:pPr>
      <w:del w:id="1202" w:author="Areej Turky Sahu Alotaibi" w:date="2022-01-24T20:06:00Z">
        <w:r w:rsidRPr="0AE6F4E3" w:rsidDel="00C7100F">
          <w:delText xml:space="preserve">                {"W": H2.getNeighbor()[0].Mf,</w:delText>
        </w:r>
      </w:del>
    </w:p>
    <w:p w14:paraId="7F321302" w14:textId="71547D85" w:rsidR="1FFB2972" w:rsidDel="00C7100F" w:rsidRDefault="1FFB2972" w:rsidP="0AE6F4E3">
      <w:pPr>
        <w:rPr>
          <w:del w:id="1203" w:author="Areej Turky Sahu Alotaibi" w:date="2022-01-24T20:06:00Z"/>
        </w:rPr>
      </w:pPr>
      <w:del w:id="1204" w:author="Areej Turky Sahu Alotaibi" w:date="2022-01-24T20:06:00Z">
        <w:r w:rsidRPr="0AE6F4E3" w:rsidDel="00C7100F">
          <w:delText xml:space="preserve">                 "H1":H2.getNeighbor()[1].Mf,</w:delText>
        </w:r>
      </w:del>
    </w:p>
    <w:p w14:paraId="193F37EB" w14:textId="78CAF278" w:rsidR="1FFB2972" w:rsidDel="00C7100F" w:rsidRDefault="1FFB2972" w:rsidP="0AE6F4E3">
      <w:pPr>
        <w:rPr>
          <w:del w:id="1205" w:author="Areej Turky Sahu Alotaibi" w:date="2022-01-24T20:06:00Z"/>
        </w:rPr>
      </w:pPr>
      <w:del w:id="1206" w:author="Areej Turky Sahu Alotaibi" w:date="2022-01-24T20:06:00Z">
        <w:r w:rsidRPr="0AE6F4E3" w:rsidDel="00C7100F">
          <w:delText xml:space="preserve">                 "H3":H2.getNeighbor()[2].Mf,</w:delText>
        </w:r>
      </w:del>
    </w:p>
    <w:p w14:paraId="3D8BBBB6" w14:textId="4993AAB7" w:rsidR="1FFB2972" w:rsidDel="00C7100F" w:rsidRDefault="1FFB2972" w:rsidP="0AE6F4E3">
      <w:pPr>
        <w:rPr>
          <w:del w:id="1207" w:author="Areej Turky Sahu Alotaibi" w:date="2022-01-24T20:06:00Z"/>
        </w:rPr>
      </w:pPr>
      <w:del w:id="1208" w:author="Areej Turky Sahu Alotaibi" w:date="2022-01-24T20:06:00Z">
        <w:r w:rsidRPr="0AE6F4E3" w:rsidDel="00C7100F">
          <w:delText xml:space="preserve">                 "H4": H2.getNeighbor()[3].Mf</w:delText>
        </w:r>
      </w:del>
    </w:p>
    <w:p w14:paraId="45552087" w14:textId="11CAAC63" w:rsidR="1FFB2972" w:rsidDel="00C7100F" w:rsidRDefault="1FFB2972" w:rsidP="0AE6F4E3">
      <w:pPr>
        <w:rPr>
          <w:del w:id="1209" w:author="Areej Turky Sahu Alotaibi" w:date="2022-01-24T20:06:00Z"/>
        </w:rPr>
      </w:pPr>
      <w:del w:id="1210" w:author="Areej Turky Sahu Alotaibi" w:date="2022-01-24T20:06:00Z">
        <w:r w:rsidRPr="0AE6F4E3" w:rsidDel="00C7100F">
          <w:delText xml:space="preserve">                },</w:delText>
        </w:r>
      </w:del>
    </w:p>
    <w:p w14:paraId="547BEAB3" w14:textId="79DED735" w:rsidR="1FFB2972" w:rsidDel="00C7100F" w:rsidRDefault="1FFB2972" w:rsidP="0AE6F4E3">
      <w:pPr>
        <w:rPr>
          <w:del w:id="1211" w:author="Areej Turky Sahu Alotaibi" w:date="2022-01-24T20:06:00Z"/>
        </w:rPr>
      </w:pPr>
      <w:del w:id="1212" w:author="Areej Turky Sahu Alotaibi" w:date="2022-01-24T20:06:00Z">
        <w:r w:rsidRPr="0AE6F4E3" w:rsidDel="00C7100F">
          <w:delText xml:space="preserve">                "H3": </w:delText>
        </w:r>
      </w:del>
    </w:p>
    <w:p w14:paraId="7353877D" w14:textId="2B00D887" w:rsidR="1FFB2972" w:rsidDel="00C7100F" w:rsidRDefault="1FFB2972" w:rsidP="0AE6F4E3">
      <w:pPr>
        <w:rPr>
          <w:del w:id="1213" w:author="Areej Turky Sahu Alotaibi" w:date="2022-01-24T20:06:00Z"/>
        </w:rPr>
      </w:pPr>
      <w:del w:id="1214" w:author="Areej Turky Sahu Alotaibi" w:date="2022-01-24T20:06:00Z">
        <w:r w:rsidRPr="0AE6F4E3" w:rsidDel="00C7100F">
          <w:delText xml:space="preserve">                {"W":  H3.getNeighbor()[0].Mf,</w:delText>
        </w:r>
      </w:del>
    </w:p>
    <w:p w14:paraId="2137C2A3" w14:textId="65954217" w:rsidR="1FFB2972" w:rsidDel="00C7100F" w:rsidRDefault="1FFB2972" w:rsidP="0AE6F4E3">
      <w:pPr>
        <w:rPr>
          <w:del w:id="1215" w:author="Areej Turky Sahu Alotaibi" w:date="2022-01-24T20:06:00Z"/>
        </w:rPr>
      </w:pPr>
      <w:del w:id="1216" w:author="Areej Turky Sahu Alotaibi" w:date="2022-01-24T20:06:00Z">
        <w:r w:rsidRPr="0AE6F4E3" w:rsidDel="00C7100F">
          <w:delText xml:space="preserve">                 "H1": H3.getNeighbor()[1].Mf,</w:delText>
        </w:r>
      </w:del>
    </w:p>
    <w:p w14:paraId="1640B9ED" w14:textId="0DCDF6DB" w:rsidR="1FFB2972" w:rsidDel="00C7100F" w:rsidRDefault="1FFB2972" w:rsidP="0AE6F4E3">
      <w:pPr>
        <w:rPr>
          <w:del w:id="1217" w:author="Areej Turky Sahu Alotaibi" w:date="2022-01-24T20:06:00Z"/>
        </w:rPr>
      </w:pPr>
      <w:del w:id="1218" w:author="Areej Turky Sahu Alotaibi" w:date="2022-01-24T20:06:00Z">
        <w:r w:rsidRPr="0AE6F4E3" w:rsidDel="00C7100F">
          <w:delText xml:space="preserve">                 "H2": H3.getNeighbor()[2].Mf,</w:delText>
        </w:r>
      </w:del>
    </w:p>
    <w:p w14:paraId="04A1DDF1" w14:textId="2CBD9587" w:rsidR="1FFB2972" w:rsidDel="00C7100F" w:rsidRDefault="1FFB2972" w:rsidP="0AE6F4E3">
      <w:pPr>
        <w:rPr>
          <w:del w:id="1219" w:author="Areej Turky Sahu Alotaibi" w:date="2022-01-24T20:06:00Z"/>
        </w:rPr>
      </w:pPr>
      <w:del w:id="1220" w:author="Areej Turky Sahu Alotaibi" w:date="2022-01-24T20:06:00Z">
        <w:r w:rsidRPr="0AE6F4E3" w:rsidDel="00C7100F">
          <w:delText xml:space="preserve">                 "H4": H3.getNeighbor()[3].Mf</w:delText>
        </w:r>
      </w:del>
    </w:p>
    <w:p w14:paraId="7AE08218" w14:textId="2028C63E" w:rsidR="1FFB2972" w:rsidDel="00C7100F" w:rsidRDefault="1FFB2972" w:rsidP="0AE6F4E3">
      <w:pPr>
        <w:rPr>
          <w:del w:id="1221" w:author="Areej Turky Sahu Alotaibi" w:date="2022-01-24T20:06:00Z"/>
        </w:rPr>
      </w:pPr>
      <w:del w:id="1222" w:author="Areej Turky Sahu Alotaibi" w:date="2022-01-24T20:06:00Z">
        <w:r w:rsidRPr="0AE6F4E3" w:rsidDel="00C7100F">
          <w:delText xml:space="preserve">                },"H4": </w:delText>
        </w:r>
      </w:del>
    </w:p>
    <w:p w14:paraId="0E43F656" w14:textId="73C87A1E" w:rsidR="1FFB2972" w:rsidDel="00C7100F" w:rsidRDefault="1FFB2972" w:rsidP="0AE6F4E3">
      <w:pPr>
        <w:rPr>
          <w:del w:id="1223" w:author="Areej Turky Sahu Alotaibi" w:date="2022-01-24T20:06:00Z"/>
        </w:rPr>
      </w:pPr>
      <w:del w:id="1224" w:author="Areej Turky Sahu Alotaibi" w:date="2022-01-24T20:06:00Z">
        <w:r w:rsidRPr="0AE6F4E3" w:rsidDel="00C7100F">
          <w:delText xml:space="preserve">                {"W":  H4.getNeighbor()[0].Mf,</w:delText>
        </w:r>
      </w:del>
    </w:p>
    <w:p w14:paraId="31A5C530" w14:textId="7ABF789B" w:rsidR="1FFB2972" w:rsidDel="00C7100F" w:rsidRDefault="1FFB2972" w:rsidP="0AE6F4E3">
      <w:pPr>
        <w:rPr>
          <w:del w:id="1225" w:author="Areej Turky Sahu Alotaibi" w:date="2022-01-24T20:06:00Z"/>
        </w:rPr>
      </w:pPr>
      <w:del w:id="1226" w:author="Areej Turky Sahu Alotaibi" w:date="2022-01-24T20:06:00Z">
        <w:r w:rsidRPr="0AE6F4E3" w:rsidDel="00C7100F">
          <w:delText xml:space="preserve">                 "H1": H4.getNeighbor()[1].Mf,</w:delText>
        </w:r>
      </w:del>
    </w:p>
    <w:p w14:paraId="00F74EC6" w14:textId="188B631A" w:rsidR="1FFB2972" w:rsidDel="00C7100F" w:rsidRDefault="1FFB2972" w:rsidP="0AE6F4E3">
      <w:pPr>
        <w:rPr>
          <w:del w:id="1227" w:author="Areej Turky Sahu Alotaibi" w:date="2022-01-24T20:06:00Z"/>
        </w:rPr>
      </w:pPr>
      <w:del w:id="1228" w:author="Areej Turky Sahu Alotaibi" w:date="2022-01-24T20:06:00Z">
        <w:r w:rsidRPr="0AE6F4E3" w:rsidDel="00C7100F">
          <w:delText xml:space="preserve">                 "H2": H4.getNeighbor()[2].Mf,</w:delText>
        </w:r>
      </w:del>
    </w:p>
    <w:p w14:paraId="754EDE59" w14:textId="74659ED7" w:rsidR="1FFB2972" w:rsidDel="00C7100F" w:rsidRDefault="1FFB2972" w:rsidP="0AE6F4E3">
      <w:pPr>
        <w:rPr>
          <w:del w:id="1229" w:author="Areej Turky Sahu Alotaibi" w:date="2022-01-24T20:06:00Z"/>
        </w:rPr>
      </w:pPr>
      <w:del w:id="1230" w:author="Areej Turky Sahu Alotaibi" w:date="2022-01-24T20:06:00Z">
        <w:r w:rsidRPr="0AE6F4E3" w:rsidDel="00C7100F">
          <w:delText xml:space="preserve">                 "H3": H4.getNeighbor()[3].Mf</w:delText>
        </w:r>
      </w:del>
    </w:p>
    <w:p w14:paraId="09C36524" w14:textId="791792F8" w:rsidR="1FFB2972" w:rsidDel="00C7100F" w:rsidRDefault="1FFB2972" w:rsidP="0AE6F4E3">
      <w:pPr>
        <w:rPr>
          <w:del w:id="1231" w:author="Areej Turky Sahu Alotaibi" w:date="2022-01-24T20:06:00Z"/>
        </w:rPr>
      </w:pPr>
      <w:del w:id="1232" w:author="Areej Turky Sahu Alotaibi" w:date="2022-01-24T20:06:00Z">
        <w:r w:rsidRPr="0AE6F4E3" w:rsidDel="00C7100F">
          <w:delText xml:space="preserve">                }</w:delText>
        </w:r>
      </w:del>
    </w:p>
    <w:p w14:paraId="5C2F5501" w14:textId="535841B4" w:rsidR="1FFB2972" w:rsidDel="00C7100F" w:rsidRDefault="1FFB2972" w:rsidP="0AE6F4E3">
      <w:pPr>
        <w:rPr>
          <w:del w:id="1233" w:author="Areej Turky Sahu Alotaibi" w:date="2022-01-24T20:06:00Z"/>
        </w:rPr>
      </w:pPr>
      <w:del w:id="1234" w:author="Areej Turky Sahu Alotaibi" w:date="2022-01-24T20:06:00Z">
        <w:r w:rsidRPr="0AE6F4E3" w:rsidDel="00C7100F">
          <w:delText>}</w:delText>
        </w:r>
      </w:del>
    </w:p>
    <w:p w14:paraId="48F18A9B" w14:textId="7D184BB5" w:rsidR="1FFB2972" w:rsidDel="00C7100F" w:rsidRDefault="1FFB2972" w:rsidP="0AE6F4E3">
      <w:pPr>
        <w:rPr>
          <w:del w:id="1235" w:author="Areej Turky Sahu Alotaibi" w:date="2022-01-24T20:06:00Z"/>
        </w:rPr>
      </w:pPr>
      <w:del w:id="1236" w:author="Areej Turky Sahu Alotaibi" w:date="2022-01-24T20:06:00Z">
        <w:r w:rsidRPr="0AE6F4E3" w:rsidDel="00C7100F">
          <w:delText xml:space="preserve"> </w:delText>
        </w:r>
      </w:del>
    </w:p>
    <w:p w14:paraId="533B5F14" w14:textId="0B745BDF" w:rsidR="1FFB2972" w:rsidDel="00C7100F" w:rsidRDefault="1FFB2972" w:rsidP="0AE6F4E3">
      <w:pPr>
        <w:rPr>
          <w:del w:id="1237" w:author="Areej Turky Sahu Alotaibi" w:date="2022-01-24T20:06:00Z"/>
        </w:rPr>
      </w:pPr>
      <w:del w:id="1238" w:author="Areej Turky Sahu Alotaibi" w:date="2022-01-24T20:06:00Z">
        <w:r w:rsidRPr="0AE6F4E3" w:rsidDel="00C7100F">
          <w:delText>EculideanDistances = {"W":</w:delText>
        </w:r>
      </w:del>
    </w:p>
    <w:p w14:paraId="45F56C13" w14:textId="20AAA5E2" w:rsidR="1FFB2972" w:rsidDel="00C7100F" w:rsidRDefault="1FFB2972" w:rsidP="0AE6F4E3">
      <w:pPr>
        <w:rPr>
          <w:del w:id="1239" w:author="Areej Turky Sahu Alotaibi" w:date="2022-01-24T20:06:00Z"/>
        </w:rPr>
      </w:pPr>
      <w:del w:id="1240" w:author="Areej Turky Sahu Alotaibi" w:date="2022-01-24T20:06:00Z">
        <w:r w:rsidRPr="0AE6F4E3" w:rsidDel="00C7100F">
          <w:delText xml:space="preserve">                {"H1": W.getNeighbor()[0].Ef,</w:delText>
        </w:r>
      </w:del>
    </w:p>
    <w:p w14:paraId="2A90434A" w14:textId="7F5D37A0" w:rsidR="1FFB2972" w:rsidDel="00C7100F" w:rsidRDefault="1FFB2972" w:rsidP="0AE6F4E3">
      <w:pPr>
        <w:rPr>
          <w:del w:id="1241" w:author="Areej Turky Sahu Alotaibi" w:date="2022-01-24T20:06:00Z"/>
        </w:rPr>
      </w:pPr>
      <w:del w:id="1242" w:author="Areej Turky Sahu Alotaibi" w:date="2022-01-24T20:06:00Z">
        <w:r w:rsidRPr="0AE6F4E3" w:rsidDel="00C7100F">
          <w:delText xml:space="preserve">                 "H2":W.getNeighbor()[1].Ef,</w:delText>
        </w:r>
      </w:del>
    </w:p>
    <w:p w14:paraId="56A817FE" w14:textId="4ED9EFFD" w:rsidR="1FFB2972" w:rsidDel="00C7100F" w:rsidRDefault="1FFB2972" w:rsidP="0AE6F4E3">
      <w:pPr>
        <w:rPr>
          <w:del w:id="1243" w:author="Areej Turky Sahu Alotaibi" w:date="2022-01-24T20:06:00Z"/>
        </w:rPr>
      </w:pPr>
      <w:del w:id="1244" w:author="Areej Turky Sahu Alotaibi" w:date="2022-01-24T20:06:00Z">
        <w:r w:rsidRPr="0AE6F4E3" w:rsidDel="00C7100F">
          <w:delText xml:space="preserve">                 "H3": W.getNeighbor()[2].Ef,</w:delText>
        </w:r>
      </w:del>
    </w:p>
    <w:p w14:paraId="6FD761BA" w14:textId="23B4C597" w:rsidR="1FFB2972" w:rsidDel="00C7100F" w:rsidRDefault="1FFB2972" w:rsidP="0AE6F4E3">
      <w:pPr>
        <w:rPr>
          <w:del w:id="1245" w:author="Areej Turky Sahu Alotaibi" w:date="2022-01-24T20:06:00Z"/>
        </w:rPr>
      </w:pPr>
      <w:del w:id="1246" w:author="Areej Turky Sahu Alotaibi" w:date="2022-01-24T20:06:00Z">
        <w:r w:rsidRPr="0AE6F4E3" w:rsidDel="00C7100F">
          <w:delText xml:space="preserve">                 "H4": W.getNeighbor()[3].Ef</w:delText>
        </w:r>
      </w:del>
    </w:p>
    <w:p w14:paraId="05B4968D" w14:textId="312B0401" w:rsidR="1FFB2972" w:rsidDel="00C7100F" w:rsidRDefault="1FFB2972" w:rsidP="0AE6F4E3">
      <w:pPr>
        <w:rPr>
          <w:del w:id="1247" w:author="Areej Turky Sahu Alotaibi" w:date="2022-01-24T20:06:00Z"/>
        </w:rPr>
      </w:pPr>
      <w:del w:id="1248" w:author="Areej Turky Sahu Alotaibi" w:date="2022-01-24T20:06:00Z">
        <w:r w:rsidRPr="0AE6F4E3" w:rsidDel="00C7100F">
          <w:delText xml:space="preserve">                },</w:delText>
        </w:r>
      </w:del>
    </w:p>
    <w:p w14:paraId="446B1FE5" w14:textId="3625D973" w:rsidR="1FFB2972" w:rsidDel="00C7100F" w:rsidRDefault="1FFB2972" w:rsidP="0AE6F4E3">
      <w:pPr>
        <w:rPr>
          <w:del w:id="1249" w:author="Areej Turky Sahu Alotaibi" w:date="2022-01-24T20:06:00Z"/>
        </w:rPr>
      </w:pPr>
      <w:del w:id="1250" w:author="Areej Turky Sahu Alotaibi" w:date="2022-01-24T20:06:00Z">
        <w:r w:rsidRPr="0AE6F4E3" w:rsidDel="00C7100F">
          <w:delText xml:space="preserve">                "H1": </w:delText>
        </w:r>
      </w:del>
    </w:p>
    <w:p w14:paraId="60A7C85A" w14:textId="48925BC5" w:rsidR="1FFB2972" w:rsidDel="00C7100F" w:rsidRDefault="1FFB2972" w:rsidP="0AE6F4E3">
      <w:pPr>
        <w:rPr>
          <w:del w:id="1251" w:author="Areej Turky Sahu Alotaibi" w:date="2022-01-24T20:06:00Z"/>
        </w:rPr>
      </w:pPr>
      <w:del w:id="1252" w:author="Areej Turky Sahu Alotaibi" w:date="2022-01-24T20:06:00Z">
        <w:r w:rsidRPr="0AE6F4E3" w:rsidDel="00C7100F">
          <w:delText xml:space="preserve">                {"W":  H1.getNeighbor()[0].Ef,</w:delText>
        </w:r>
      </w:del>
    </w:p>
    <w:p w14:paraId="2061D95F" w14:textId="2E4F1900" w:rsidR="1FFB2972" w:rsidDel="00C7100F" w:rsidRDefault="1FFB2972" w:rsidP="0AE6F4E3">
      <w:pPr>
        <w:rPr>
          <w:del w:id="1253" w:author="Areej Turky Sahu Alotaibi" w:date="2022-01-24T20:06:00Z"/>
        </w:rPr>
      </w:pPr>
      <w:del w:id="1254" w:author="Areej Turky Sahu Alotaibi" w:date="2022-01-24T20:06:00Z">
        <w:r w:rsidRPr="0AE6F4E3" w:rsidDel="00C7100F">
          <w:delText xml:space="preserve">                 "H2": H1.getNeighbor()[1].Ef,</w:delText>
        </w:r>
      </w:del>
    </w:p>
    <w:p w14:paraId="3805E0E2" w14:textId="3BCE1802" w:rsidR="1FFB2972" w:rsidDel="00C7100F" w:rsidRDefault="1FFB2972" w:rsidP="0AE6F4E3">
      <w:pPr>
        <w:rPr>
          <w:del w:id="1255" w:author="Areej Turky Sahu Alotaibi" w:date="2022-01-24T20:06:00Z"/>
        </w:rPr>
      </w:pPr>
      <w:del w:id="1256" w:author="Areej Turky Sahu Alotaibi" w:date="2022-01-24T20:06:00Z">
        <w:r w:rsidRPr="0AE6F4E3" w:rsidDel="00C7100F">
          <w:delText xml:space="preserve">                 "H3": H1.getNeighbor()[2].Ef,</w:delText>
        </w:r>
      </w:del>
    </w:p>
    <w:p w14:paraId="7D90621C" w14:textId="67556F80" w:rsidR="1FFB2972" w:rsidDel="00C7100F" w:rsidRDefault="1FFB2972" w:rsidP="0AE6F4E3">
      <w:pPr>
        <w:rPr>
          <w:del w:id="1257" w:author="Areej Turky Sahu Alotaibi" w:date="2022-01-24T20:06:00Z"/>
        </w:rPr>
      </w:pPr>
      <w:del w:id="1258" w:author="Areej Turky Sahu Alotaibi" w:date="2022-01-24T20:06:00Z">
        <w:r w:rsidRPr="0AE6F4E3" w:rsidDel="00C7100F">
          <w:delText xml:space="preserve">                 "H4": H1.getNeighbor()[3].Ef</w:delText>
        </w:r>
      </w:del>
    </w:p>
    <w:p w14:paraId="1764C361" w14:textId="408BC0E5" w:rsidR="1FFB2972" w:rsidDel="00C7100F" w:rsidRDefault="1FFB2972" w:rsidP="0AE6F4E3">
      <w:pPr>
        <w:rPr>
          <w:del w:id="1259" w:author="Areej Turky Sahu Alotaibi" w:date="2022-01-24T20:06:00Z"/>
        </w:rPr>
      </w:pPr>
      <w:del w:id="1260" w:author="Areej Turky Sahu Alotaibi" w:date="2022-01-24T20:06:00Z">
        <w:r w:rsidRPr="0AE6F4E3" w:rsidDel="00C7100F">
          <w:delText xml:space="preserve">                },  </w:delText>
        </w:r>
      </w:del>
    </w:p>
    <w:p w14:paraId="7D783127" w14:textId="13D33D30" w:rsidR="1FFB2972" w:rsidDel="00C7100F" w:rsidRDefault="1FFB2972" w:rsidP="0AE6F4E3">
      <w:pPr>
        <w:rPr>
          <w:del w:id="1261" w:author="Areej Turky Sahu Alotaibi" w:date="2022-01-24T20:06:00Z"/>
        </w:rPr>
      </w:pPr>
      <w:del w:id="1262" w:author="Areej Turky Sahu Alotaibi" w:date="2022-01-24T20:06:00Z">
        <w:r w:rsidRPr="0AE6F4E3" w:rsidDel="00C7100F">
          <w:delText xml:space="preserve">                "H2":</w:delText>
        </w:r>
      </w:del>
    </w:p>
    <w:p w14:paraId="0F8E352B" w14:textId="6EA10A9B" w:rsidR="1FFB2972" w:rsidDel="00C7100F" w:rsidRDefault="1FFB2972" w:rsidP="0AE6F4E3">
      <w:pPr>
        <w:rPr>
          <w:del w:id="1263" w:author="Areej Turky Sahu Alotaibi" w:date="2022-01-24T20:06:00Z"/>
        </w:rPr>
      </w:pPr>
      <w:del w:id="1264" w:author="Areej Turky Sahu Alotaibi" w:date="2022-01-24T20:06:00Z">
        <w:r w:rsidRPr="0AE6F4E3" w:rsidDel="00C7100F">
          <w:delText xml:space="preserve">                {"W": H2.getNeighbor()[0].Ef,</w:delText>
        </w:r>
      </w:del>
    </w:p>
    <w:p w14:paraId="6A8FEF8C" w14:textId="0D9EAC04" w:rsidR="1FFB2972" w:rsidDel="00C7100F" w:rsidRDefault="1FFB2972" w:rsidP="0AE6F4E3">
      <w:pPr>
        <w:rPr>
          <w:del w:id="1265" w:author="Areej Turky Sahu Alotaibi" w:date="2022-01-24T20:06:00Z"/>
        </w:rPr>
      </w:pPr>
      <w:del w:id="1266" w:author="Areej Turky Sahu Alotaibi" w:date="2022-01-24T20:06:00Z">
        <w:r w:rsidRPr="0AE6F4E3" w:rsidDel="00C7100F">
          <w:delText xml:space="preserve">                 "H1":H2.getNeighbor()[1].Ef,</w:delText>
        </w:r>
      </w:del>
    </w:p>
    <w:p w14:paraId="3F318CF5" w14:textId="1120982E" w:rsidR="1FFB2972" w:rsidDel="00C7100F" w:rsidRDefault="1FFB2972" w:rsidP="0AE6F4E3">
      <w:pPr>
        <w:rPr>
          <w:del w:id="1267" w:author="Areej Turky Sahu Alotaibi" w:date="2022-01-24T20:06:00Z"/>
        </w:rPr>
      </w:pPr>
      <w:del w:id="1268" w:author="Areej Turky Sahu Alotaibi" w:date="2022-01-24T20:06:00Z">
        <w:r w:rsidRPr="0AE6F4E3" w:rsidDel="00C7100F">
          <w:delText xml:space="preserve">                 "H3":H2.getNeighbor()[2].Ef,</w:delText>
        </w:r>
      </w:del>
    </w:p>
    <w:p w14:paraId="025CAB70" w14:textId="483D88D2" w:rsidR="1FFB2972" w:rsidDel="00C7100F" w:rsidRDefault="1FFB2972" w:rsidP="0AE6F4E3">
      <w:pPr>
        <w:rPr>
          <w:del w:id="1269" w:author="Areej Turky Sahu Alotaibi" w:date="2022-01-24T20:06:00Z"/>
        </w:rPr>
      </w:pPr>
      <w:del w:id="1270" w:author="Areej Turky Sahu Alotaibi" w:date="2022-01-24T20:06:00Z">
        <w:r w:rsidRPr="0AE6F4E3" w:rsidDel="00C7100F">
          <w:delText xml:space="preserve">                 "H4": H2.getNeighbor()[3].Ef</w:delText>
        </w:r>
      </w:del>
    </w:p>
    <w:p w14:paraId="18609589" w14:textId="2B433ED8" w:rsidR="1FFB2972" w:rsidDel="00C7100F" w:rsidRDefault="1FFB2972" w:rsidP="0AE6F4E3">
      <w:pPr>
        <w:rPr>
          <w:del w:id="1271" w:author="Areej Turky Sahu Alotaibi" w:date="2022-01-24T20:06:00Z"/>
        </w:rPr>
      </w:pPr>
      <w:del w:id="1272" w:author="Areej Turky Sahu Alotaibi" w:date="2022-01-24T20:06:00Z">
        <w:r w:rsidRPr="0AE6F4E3" w:rsidDel="00C7100F">
          <w:delText xml:space="preserve">                },</w:delText>
        </w:r>
      </w:del>
    </w:p>
    <w:p w14:paraId="0F9CF523" w14:textId="0D3447B9" w:rsidR="1FFB2972" w:rsidDel="00C7100F" w:rsidRDefault="1FFB2972" w:rsidP="0AE6F4E3">
      <w:pPr>
        <w:rPr>
          <w:del w:id="1273" w:author="Areej Turky Sahu Alotaibi" w:date="2022-01-24T20:06:00Z"/>
        </w:rPr>
      </w:pPr>
      <w:del w:id="1274" w:author="Areej Turky Sahu Alotaibi" w:date="2022-01-24T20:06:00Z">
        <w:r w:rsidRPr="0AE6F4E3" w:rsidDel="00C7100F">
          <w:delText xml:space="preserve">                "H3": </w:delText>
        </w:r>
      </w:del>
    </w:p>
    <w:p w14:paraId="249940A9" w14:textId="68944366" w:rsidR="1FFB2972" w:rsidDel="00C7100F" w:rsidRDefault="1FFB2972" w:rsidP="0AE6F4E3">
      <w:pPr>
        <w:rPr>
          <w:del w:id="1275" w:author="Areej Turky Sahu Alotaibi" w:date="2022-01-24T20:06:00Z"/>
        </w:rPr>
      </w:pPr>
      <w:del w:id="1276" w:author="Areej Turky Sahu Alotaibi" w:date="2022-01-24T20:06:00Z">
        <w:r w:rsidRPr="0AE6F4E3" w:rsidDel="00C7100F">
          <w:delText xml:space="preserve">                {"W":  H3.getNeighbor()[0].Ef,</w:delText>
        </w:r>
      </w:del>
    </w:p>
    <w:p w14:paraId="604AA105" w14:textId="33EAEE7B" w:rsidR="1FFB2972" w:rsidDel="00C7100F" w:rsidRDefault="1FFB2972" w:rsidP="0AE6F4E3">
      <w:pPr>
        <w:rPr>
          <w:del w:id="1277" w:author="Areej Turky Sahu Alotaibi" w:date="2022-01-24T20:06:00Z"/>
        </w:rPr>
      </w:pPr>
      <w:del w:id="1278" w:author="Areej Turky Sahu Alotaibi" w:date="2022-01-24T20:06:00Z">
        <w:r w:rsidRPr="0AE6F4E3" w:rsidDel="00C7100F">
          <w:delText xml:space="preserve">                 "H1": H3.getNeighbor()[1].Ef,</w:delText>
        </w:r>
      </w:del>
    </w:p>
    <w:p w14:paraId="1A2EC0EC" w14:textId="5F1FC5F5" w:rsidR="1FFB2972" w:rsidDel="00C7100F" w:rsidRDefault="1FFB2972" w:rsidP="0AE6F4E3">
      <w:pPr>
        <w:rPr>
          <w:del w:id="1279" w:author="Areej Turky Sahu Alotaibi" w:date="2022-01-24T20:06:00Z"/>
        </w:rPr>
      </w:pPr>
      <w:del w:id="1280" w:author="Areej Turky Sahu Alotaibi" w:date="2022-01-24T20:06:00Z">
        <w:r w:rsidRPr="0AE6F4E3" w:rsidDel="00C7100F">
          <w:delText xml:space="preserve">                 "H2": H3.getNeighbor()[2].Ef,</w:delText>
        </w:r>
      </w:del>
    </w:p>
    <w:p w14:paraId="70A8D4C5" w14:textId="786C9C11" w:rsidR="1FFB2972" w:rsidDel="00C7100F" w:rsidRDefault="1FFB2972" w:rsidP="0AE6F4E3">
      <w:pPr>
        <w:rPr>
          <w:del w:id="1281" w:author="Areej Turky Sahu Alotaibi" w:date="2022-01-24T20:06:00Z"/>
        </w:rPr>
      </w:pPr>
      <w:del w:id="1282" w:author="Areej Turky Sahu Alotaibi" w:date="2022-01-24T20:06:00Z">
        <w:r w:rsidRPr="0AE6F4E3" w:rsidDel="00C7100F">
          <w:delText xml:space="preserve">                 "H4": H3.getNeighbor()[3].Ef</w:delText>
        </w:r>
      </w:del>
    </w:p>
    <w:p w14:paraId="6458952C" w14:textId="5DE1FFA8" w:rsidR="1FFB2972" w:rsidDel="00C7100F" w:rsidRDefault="1FFB2972" w:rsidP="0AE6F4E3">
      <w:pPr>
        <w:rPr>
          <w:del w:id="1283" w:author="Areej Turky Sahu Alotaibi" w:date="2022-01-24T20:06:00Z"/>
        </w:rPr>
      </w:pPr>
      <w:del w:id="1284" w:author="Areej Turky Sahu Alotaibi" w:date="2022-01-24T20:06:00Z">
        <w:r w:rsidRPr="0AE6F4E3" w:rsidDel="00C7100F">
          <w:delText xml:space="preserve">                },"H4": </w:delText>
        </w:r>
      </w:del>
    </w:p>
    <w:p w14:paraId="3A640AA0" w14:textId="719BB362" w:rsidR="1FFB2972" w:rsidDel="00C7100F" w:rsidRDefault="1FFB2972" w:rsidP="0AE6F4E3">
      <w:pPr>
        <w:rPr>
          <w:del w:id="1285" w:author="Areej Turky Sahu Alotaibi" w:date="2022-01-24T20:06:00Z"/>
        </w:rPr>
      </w:pPr>
      <w:del w:id="1286" w:author="Areej Turky Sahu Alotaibi" w:date="2022-01-24T20:06:00Z">
        <w:r w:rsidRPr="0AE6F4E3" w:rsidDel="00C7100F">
          <w:delText xml:space="preserve">                {"W":  H4.getNeighbor()[0].Ef,</w:delText>
        </w:r>
      </w:del>
    </w:p>
    <w:p w14:paraId="4E8B9C0F" w14:textId="42F0C4CD" w:rsidR="1FFB2972" w:rsidDel="00C7100F" w:rsidRDefault="1FFB2972" w:rsidP="0AE6F4E3">
      <w:pPr>
        <w:rPr>
          <w:del w:id="1287" w:author="Areej Turky Sahu Alotaibi" w:date="2022-01-24T20:06:00Z"/>
        </w:rPr>
      </w:pPr>
      <w:del w:id="1288" w:author="Areej Turky Sahu Alotaibi" w:date="2022-01-24T20:06:00Z">
        <w:r w:rsidRPr="0AE6F4E3" w:rsidDel="00C7100F">
          <w:delText xml:space="preserve">                 "H1": H4.getNeighbor()[1].Ef,</w:delText>
        </w:r>
      </w:del>
    </w:p>
    <w:p w14:paraId="2D748E53" w14:textId="7FCC4069" w:rsidR="1FFB2972" w:rsidDel="00C7100F" w:rsidRDefault="1FFB2972" w:rsidP="0AE6F4E3">
      <w:pPr>
        <w:rPr>
          <w:del w:id="1289" w:author="Areej Turky Sahu Alotaibi" w:date="2022-01-24T20:06:00Z"/>
        </w:rPr>
      </w:pPr>
      <w:del w:id="1290" w:author="Areej Turky Sahu Alotaibi" w:date="2022-01-24T20:06:00Z">
        <w:r w:rsidRPr="0AE6F4E3" w:rsidDel="00C7100F">
          <w:delText xml:space="preserve">                 "H2": H4.getNeighbor()[2].Ef,</w:delText>
        </w:r>
      </w:del>
    </w:p>
    <w:p w14:paraId="3D69D9CC" w14:textId="17FA3792" w:rsidR="1FFB2972" w:rsidDel="00C7100F" w:rsidRDefault="1FFB2972" w:rsidP="0AE6F4E3">
      <w:pPr>
        <w:rPr>
          <w:del w:id="1291" w:author="Areej Turky Sahu Alotaibi" w:date="2022-01-24T20:06:00Z"/>
        </w:rPr>
      </w:pPr>
      <w:del w:id="1292" w:author="Areej Turky Sahu Alotaibi" w:date="2022-01-24T20:06:00Z">
        <w:r w:rsidRPr="0AE6F4E3" w:rsidDel="00C7100F">
          <w:delText xml:space="preserve">                 "H3": H4.getNeighbor()[3].Ef</w:delText>
        </w:r>
      </w:del>
    </w:p>
    <w:p w14:paraId="494F5379" w14:textId="32C38994" w:rsidR="1FFB2972" w:rsidDel="00C7100F" w:rsidRDefault="1FFB2972" w:rsidP="0AE6F4E3">
      <w:pPr>
        <w:rPr>
          <w:del w:id="1293" w:author="Areej Turky Sahu Alotaibi" w:date="2022-01-24T20:06:00Z"/>
        </w:rPr>
      </w:pPr>
      <w:del w:id="1294" w:author="Areej Turky Sahu Alotaibi" w:date="2022-01-24T20:06:00Z">
        <w:r w:rsidRPr="0AE6F4E3" w:rsidDel="00C7100F">
          <w:delText xml:space="preserve">                }</w:delText>
        </w:r>
      </w:del>
    </w:p>
    <w:p w14:paraId="73157189" w14:textId="17E0F000" w:rsidR="1FFB2972" w:rsidDel="00C7100F" w:rsidRDefault="1FFB2972" w:rsidP="0AE6F4E3">
      <w:pPr>
        <w:rPr>
          <w:del w:id="1295" w:author="Areej Turky Sahu Alotaibi" w:date="2022-01-24T20:06:00Z"/>
        </w:rPr>
      </w:pPr>
      <w:del w:id="1296" w:author="Areej Turky Sahu Alotaibi" w:date="2022-01-24T20:06:00Z">
        <w:r w:rsidRPr="0AE6F4E3" w:rsidDel="00C7100F">
          <w:delText>}</w:delText>
        </w:r>
      </w:del>
    </w:p>
    <w:p w14:paraId="56C02A68" w14:textId="35D4E60F" w:rsidR="1FFB2972" w:rsidDel="00C7100F" w:rsidRDefault="1FFB2972" w:rsidP="0AE6F4E3">
      <w:pPr>
        <w:rPr>
          <w:del w:id="1297" w:author="Areej Turky Sahu Alotaibi" w:date="2022-01-24T20:06:00Z"/>
        </w:rPr>
      </w:pPr>
      <w:del w:id="1298" w:author="Areej Turky Sahu Alotaibi" w:date="2022-01-24T20:06:00Z">
        <w:r w:rsidRPr="0AE6F4E3" w:rsidDel="00C7100F">
          <w:delText>DiagonalDistances = {"W":</w:delText>
        </w:r>
      </w:del>
    </w:p>
    <w:p w14:paraId="3F9F069F" w14:textId="355E004D" w:rsidR="1FFB2972" w:rsidDel="00C7100F" w:rsidRDefault="1FFB2972" w:rsidP="0AE6F4E3">
      <w:pPr>
        <w:rPr>
          <w:del w:id="1299" w:author="Areej Turky Sahu Alotaibi" w:date="2022-01-24T20:06:00Z"/>
        </w:rPr>
      </w:pPr>
      <w:del w:id="1300" w:author="Areej Turky Sahu Alotaibi" w:date="2022-01-24T20:06:00Z">
        <w:r w:rsidRPr="0AE6F4E3" w:rsidDel="00C7100F">
          <w:delText xml:space="preserve">                {"H1": W.getNeighbor()[0].Df,</w:delText>
        </w:r>
      </w:del>
    </w:p>
    <w:p w14:paraId="62923ED6" w14:textId="5F6DE9E3" w:rsidR="1FFB2972" w:rsidDel="00C7100F" w:rsidRDefault="1FFB2972" w:rsidP="0AE6F4E3">
      <w:pPr>
        <w:rPr>
          <w:del w:id="1301" w:author="Areej Turky Sahu Alotaibi" w:date="2022-01-24T20:06:00Z"/>
        </w:rPr>
      </w:pPr>
      <w:del w:id="1302" w:author="Areej Turky Sahu Alotaibi" w:date="2022-01-24T20:06:00Z">
        <w:r w:rsidRPr="0AE6F4E3" w:rsidDel="00C7100F">
          <w:delText xml:space="preserve">                 "H2":W.getNeighbor()[1].Df,</w:delText>
        </w:r>
      </w:del>
    </w:p>
    <w:p w14:paraId="108F83CA" w14:textId="503C9CD0" w:rsidR="1FFB2972" w:rsidDel="00C7100F" w:rsidRDefault="1FFB2972" w:rsidP="0AE6F4E3">
      <w:pPr>
        <w:rPr>
          <w:del w:id="1303" w:author="Areej Turky Sahu Alotaibi" w:date="2022-01-24T20:06:00Z"/>
        </w:rPr>
      </w:pPr>
      <w:del w:id="1304" w:author="Areej Turky Sahu Alotaibi" w:date="2022-01-24T20:06:00Z">
        <w:r w:rsidRPr="0AE6F4E3" w:rsidDel="00C7100F">
          <w:delText xml:space="preserve">                 "H3": W.getNeighbor()[2].Df,</w:delText>
        </w:r>
      </w:del>
    </w:p>
    <w:p w14:paraId="4AFD0C27" w14:textId="23D182A8" w:rsidR="1FFB2972" w:rsidDel="00C7100F" w:rsidRDefault="1FFB2972" w:rsidP="0AE6F4E3">
      <w:pPr>
        <w:rPr>
          <w:del w:id="1305" w:author="Areej Turky Sahu Alotaibi" w:date="2022-01-24T20:06:00Z"/>
        </w:rPr>
      </w:pPr>
      <w:del w:id="1306" w:author="Areej Turky Sahu Alotaibi" w:date="2022-01-24T20:06:00Z">
        <w:r w:rsidRPr="0AE6F4E3" w:rsidDel="00C7100F">
          <w:delText xml:space="preserve">                 "H4": W.getNeighbor()[3].Df</w:delText>
        </w:r>
      </w:del>
    </w:p>
    <w:p w14:paraId="11CC3C34" w14:textId="62005A5F" w:rsidR="1FFB2972" w:rsidDel="00C7100F" w:rsidRDefault="1FFB2972" w:rsidP="0AE6F4E3">
      <w:pPr>
        <w:rPr>
          <w:del w:id="1307" w:author="Areej Turky Sahu Alotaibi" w:date="2022-01-24T20:06:00Z"/>
        </w:rPr>
      </w:pPr>
      <w:del w:id="1308" w:author="Areej Turky Sahu Alotaibi" w:date="2022-01-24T20:06:00Z">
        <w:r w:rsidRPr="0AE6F4E3" w:rsidDel="00C7100F">
          <w:delText xml:space="preserve">                },</w:delText>
        </w:r>
      </w:del>
    </w:p>
    <w:p w14:paraId="41F29752" w14:textId="553E473C" w:rsidR="1FFB2972" w:rsidDel="00C7100F" w:rsidRDefault="1FFB2972" w:rsidP="0AE6F4E3">
      <w:pPr>
        <w:rPr>
          <w:del w:id="1309" w:author="Areej Turky Sahu Alotaibi" w:date="2022-01-24T20:06:00Z"/>
        </w:rPr>
      </w:pPr>
      <w:del w:id="1310" w:author="Areej Turky Sahu Alotaibi" w:date="2022-01-24T20:06:00Z">
        <w:r w:rsidRPr="0AE6F4E3" w:rsidDel="00C7100F">
          <w:delText xml:space="preserve">                "H1": </w:delText>
        </w:r>
      </w:del>
    </w:p>
    <w:p w14:paraId="09793A23" w14:textId="13B91D16" w:rsidR="1FFB2972" w:rsidDel="00C7100F" w:rsidRDefault="1FFB2972" w:rsidP="0AE6F4E3">
      <w:pPr>
        <w:rPr>
          <w:del w:id="1311" w:author="Areej Turky Sahu Alotaibi" w:date="2022-01-24T20:06:00Z"/>
        </w:rPr>
      </w:pPr>
      <w:del w:id="1312" w:author="Areej Turky Sahu Alotaibi" w:date="2022-01-24T20:06:00Z">
        <w:r w:rsidRPr="0AE6F4E3" w:rsidDel="00C7100F">
          <w:delText xml:space="preserve">                {"W":  H1.getNeighbor()[0].Df,</w:delText>
        </w:r>
      </w:del>
    </w:p>
    <w:p w14:paraId="43E97FF5" w14:textId="18EB1C62" w:rsidR="1FFB2972" w:rsidDel="00C7100F" w:rsidRDefault="1FFB2972" w:rsidP="0AE6F4E3">
      <w:pPr>
        <w:rPr>
          <w:del w:id="1313" w:author="Areej Turky Sahu Alotaibi" w:date="2022-01-24T20:06:00Z"/>
        </w:rPr>
      </w:pPr>
      <w:del w:id="1314" w:author="Areej Turky Sahu Alotaibi" w:date="2022-01-24T20:06:00Z">
        <w:r w:rsidRPr="0AE6F4E3" w:rsidDel="00C7100F">
          <w:delText xml:space="preserve">                 "H2": H1.getNeighbor()[1].Df,</w:delText>
        </w:r>
      </w:del>
    </w:p>
    <w:p w14:paraId="6BDDEF12" w14:textId="0C616ACC" w:rsidR="1FFB2972" w:rsidDel="00C7100F" w:rsidRDefault="1FFB2972" w:rsidP="0AE6F4E3">
      <w:pPr>
        <w:rPr>
          <w:del w:id="1315" w:author="Areej Turky Sahu Alotaibi" w:date="2022-01-24T20:06:00Z"/>
        </w:rPr>
      </w:pPr>
      <w:del w:id="1316" w:author="Areej Turky Sahu Alotaibi" w:date="2022-01-24T20:06:00Z">
        <w:r w:rsidRPr="0AE6F4E3" w:rsidDel="00C7100F">
          <w:delText xml:space="preserve">                 "H3": H1.getNeighbor()[2].Df,</w:delText>
        </w:r>
      </w:del>
    </w:p>
    <w:p w14:paraId="718550FB" w14:textId="75F99377" w:rsidR="1FFB2972" w:rsidDel="00C7100F" w:rsidRDefault="1FFB2972" w:rsidP="0AE6F4E3">
      <w:pPr>
        <w:rPr>
          <w:del w:id="1317" w:author="Areej Turky Sahu Alotaibi" w:date="2022-01-24T20:06:00Z"/>
        </w:rPr>
      </w:pPr>
      <w:del w:id="1318" w:author="Areej Turky Sahu Alotaibi" w:date="2022-01-24T20:06:00Z">
        <w:r w:rsidRPr="0AE6F4E3" w:rsidDel="00C7100F">
          <w:delText xml:space="preserve">                 "H4": H1.getNeighbor()[3].Df</w:delText>
        </w:r>
      </w:del>
    </w:p>
    <w:p w14:paraId="50BF9AE9" w14:textId="19057917" w:rsidR="1FFB2972" w:rsidDel="00C7100F" w:rsidRDefault="1FFB2972" w:rsidP="0AE6F4E3">
      <w:pPr>
        <w:rPr>
          <w:del w:id="1319" w:author="Areej Turky Sahu Alotaibi" w:date="2022-01-24T20:06:00Z"/>
        </w:rPr>
      </w:pPr>
      <w:del w:id="1320" w:author="Areej Turky Sahu Alotaibi" w:date="2022-01-24T20:06:00Z">
        <w:r w:rsidRPr="0AE6F4E3" w:rsidDel="00C7100F">
          <w:delText xml:space="preserve">                },  </w:delText>
        </w:r>
      </w:del>
    </w:p>
    <w:p w14:paraId="3894E7A8" w14:textId="4E488D9C" w:rsidR="1FFB2972" w:rsidDel="00C7100F" w:rsidRDefault="1FFB2972" w:rsidP="0AE6F4E3">
      <w:pPr>
        <w:rPr>
          <w:del w:id="1321" w:author="Areej Turky Sahu Alotaibi" w:date="2022-01-24T20:06:00Z"/>
        </w:rPr>
      </w:pPr>
      <w:del w:id="1322" w:author="Areej Turky Sahu Alotaibi" w:date="2022-01-24T20:06:00Z">
        <w:r w:rsidRPr="0AE6F4E3" w:rsidDel="00C7100F">
          <w:delText xml:space="preserve">                "H2":</w:delText>
        </w:r>
      </w:del>
    </w:p>
    <w:p w14:paraId="3431240C" w14:textId="148A7386" w:rsidR="1FFB2972" w:rsidDel="00C7100F" w:rsidRDefault="1FFB2972" w:rsidP="0AE6F4E3">
      <w:pPr>
        <w:rPr>
          <w:del w:id="1323" w:author="Areej Turky Sahu Alotaibi" w:date="2022-01-24T20:06:00Z"/>
        </w:rPr>
      </w:pPr>
      <w:del w:id="1324" w:author="Areej Turky Sahu Alotaibi" w:date="2022-01-24T20:06:00Z">
        <w:r w:rsidRPr="0AE6F4E3" w:rsidDel="00C7100F">
          <w:delText xml:space="preserve">                {"W": H2.getNeighbor()[0].Df,</w:delText>
        </w:r>
      </w:del>
    </w:p>
    <w:p w14:paraId="3E6DDF7C" w14:textId="7888E03A" w:rsidR="1FFB2972" w:rsidDel="00C7100F" w:rsidRDefault="1FFB2972" w:rsidP="0AE6F4E3">
      <w:pPr>
        <w:rPr>
          <w:del w:id="1325" w:author="Areej Turky Sahu Alotaibi" w:date="2022-01-24T20:06:00Z"/>
        </w:rPr>
      </w:pPr>
      <w:del w:id="1326" w:author="Areej Turky Sahu Alotaibi" w:date="2022-01-24T20:06:00Z">
        <w:r w:rsidRPr="0AE6F4E3" w:rsidDel="00C7100F">
          <w:delText xml:space="preserve">                 "H1":H2.getNeighbor()[1].Df,</w:delText>
        </w:r>
      </w:del>
    </w:p>
    <w:p w14:paraId="1DB21F81" w14:textId="78507C0B" w:rsidR="1FFB2972" w:rsidDel="00C7100F" w:rsidRDefault="1FFB2972" w:rsidP="0AE6F4E3">
      <w:pPr>
        <w:rPr>
          <w:del w:id="1327" w:author="Areej Turky Sahu Alotaibi" w:date="2022-01-24T20:06:00Z"/>
        </w:rPr>
      </w:pPr>
      <w:del w:id="1328" w:author="Areej Turky Sahu Alotaibi" w:date="2022-01-24T20:06:00Z">
        <w:r w:rsidRPr="0AE6F4E3" w:rsidDel="00C7100F">
          <w:delText xml:space="preserve">                 "H3":H2.getNeighbor()[2].Df,</w:delText>
        </w:r>
      </w:del>
    </w:p>
    <w:p w14:paraId="3DDB9FAC" w14:textId="0007E00A" w:rsidR="1FFB2972" w:rsidDel="00C7100F" w:rsidRDefault="1FFB2972" w:rsidP="0AE6F4E3">
      <w:pPr>
        <w:rPr>
          <w:del w:id="1329" w:author="Areej Turky Sahu Alotaibi" w:date="2022-01-24T20:06:00Z"/>
        </w:rPr>
      </w:pPr>
      <w:del w:id="1330" w:author="Areej Turky Sahu Alotaibi" w:date="2022-01-24T20:06:00Z">
        <w:r w:rsidRPr="0AE6F4E3" w:rsidDel="00C7100F">
          <w:delText xml:space="preserve">                 "H4": H2.getNeighbor()[3].Df</w:delText>
        </w:r>
      </w:del>
    </w:p>
    <w:p w14:paraId="643F8DA1" w14:textId="7F74A0B3" w:rsidR="1FFB2972" w:rsidDel="00C7100F" w:rsidRDefault="1FFB2972" w:rsidP="0AE6F4E3">
      <w:pPr>
        <w:rPr>
          <w:del w:id="1331" w:author="Areej Turky Sahu Alotaibi" w:date="2022-01-24T20:06:00Z"/>
        </w:rPr>
      </w:pPr>
      <w:del w:id="1332" w:author="Areej Turky Sahu Alotaibi" w:date="2022-01-24T20:06:00Z">
        <w:r w:rsidRPr="0AE6F4E3" w:rsidDel="00C7100F">
          <w:delText xml:space="preserve">                },</w:delText>
        </w:r>
      </w:del>
    </w:p>
    <w:p w14:paraId="25EFDFE2" w14:textId="6BAE317D" w:rsidR="1FFB2972" w:rsidDel="00C7100F" w:rsidRDefault="1FFB2972" w:rsidP="0AE6F4E3">
      <w:pPr>
        <w:rPr>
          <w:del w:id="1333" w:author="Areej Turky Sahu Alotaibi" w:date="2022-01-24T20:06:00Z"/>
        </w:rPr>
      </w:pPr>
      <w:del w:id="1334" w:author="Areej Turky Sahu Alotaibi" w:date="2022-01-24T20:06:00Z">
        <w:r w:rsidRPr="0AE6F4E3" w:rsidDel="00C7100F">
          <w:delText xml:space="preserve">                "H3": </w:delText>
        </w:r>
      </w:del>
    </w:p>
    <w:p w14:paraId="2F0918CB" w14:textId="60226392" w:rsidR="1FFB2972" w:rsidDel="00C7100F" w:rsidRDefault="1FFB2972" w:rsidP="0AE6F4E3">
      <w:pPr>
        <w:rPr>
          <w:del w:id="1335" w:author="Areej Turky Sahu Alotaibi" w:date="2022-01-24T20:06:00Z"/>
        </w:rPr>
      </w:pPr>
      <w:del w:id="1336" w:author="Areej Turky Sahu Alotaibi" w:date="2022-01-24T20:06:00Z">
        <w:r w:rsidRPr="0AE6F4E3" w:rsidDel="00C7100F">
          <w:delText xml:space="preserve">                {"W":  H3.getNeighbor()[0].Df,</w:delText>
        </w:r>
      </w:del>
    </w:p>
    <w:p w14:paraId="3DBC7EF3" w14:textId="5CFCCE30" w:rsidR="1FFB2972" w:rsidDel="00C7100F" w:rsidRDefault="1FFB2972" w:rsidP="0AE6F4E3">
      <w:pPr>
        <w:rPr>
          <w:del w:id="1337" w:author="Areej Turky Sahu Alotaibi" w:date="2022-01-24T20:06:00Z"/>
        </w:rPr>
      </w:pPr>
      <w:del w:id="1338" w:author="Areej Turky Sahu Alotaibi" w:date="2022-01-24T20:06:00Z">
        <w:r w:rsidRPr="0AE6F4E3" w:rsidDel="00C7100F">
          <w:delText xml:space="preserve">                 "H1": H3.getNeighbor()[1].Df,</w:delText>
        </w:r>
      </w:del>
    </w:p>
    <w:p w14:paraId="716D8AE0" w14:textId="3D6EB226" w:rsidR="1FFB2972" w:rsidDel="00C7100F" w:rsidRDefault="1FFB2972" w:rsidP="0AE6F4E3">
      <w:pPr>
        <w:rPr>
          <w:del w:id="1339" w:author="Areej Turky Sahu Alotaibi" w:date="2022-01-24T20:06:00Z"/>
        </w:rPr>
      </w:pPr>
      <w:del w:id="1340" w:author="Areej Turky Sahu Alotaibi" w:date="2022-01-24T20:06:00Z">
        <w:r w:rsidRPr="0AE6F4E3" w:rsidDel="00C7100F">
          <w:delText xml:space="preserve">                 "H2": H3.getNeighbor()[2].Df,</w:delText>
        </w:r>
      </w:del>
    </w:p>
    <w:p w14:paraId="0A7370E1" w14:textId="7287A740" w:rsidR="1FFB2972" w:rsidDel="00C7100F" w:rsidRDefault="1FFB2972" w:rsidP="0AE6F4E3">
      <w:pPr>
        <w:rPr>
          <w:del w:id="1341" w:author="Areej Turky Sahu Alotaibi" w:date="2022-01-24T20:06:00Z"/>
        </w:rPr>
      </w:pPr>
      <w:del w:id="1342" w:author="Areej Turky Sahu Alotaibi" w:date="2022-01-24T20:06:00Z">
        <w:r w:rsidRPr="0AE6F4E3" w:rsidDel="00C7100F">
          <w:delText xml:space="preserve">                 "H4": H3.getNeighbor()[3].Df</w:delText>
        </w:r>
      </w:del>
    </w:p>
    <w:p w14:paraId="6BE69AE3" w14:textId="7936A620" w:rsidR="1FFB2972" w:rsidDel="00C7100F" w:rsidRDefault="1FFB2972" w:rsidP="0AE6F4E3">
      <w:pPr>
        <w:rPr>
          <w:del w:id="1343" w:author="Areej Turky Sahu Alotaibi" w:date="2022-01-24T20:06:00Z"/>
        </w:rPr>
      </w:pPr>
      <w:del w:id="1344" w:author="Areej Turky Sahu Alotaibi" w:date="2022-01-24T20:06:00Z">
        <w:r w:rsidRPr="0AE6F4E3" w:rsidDel="00C7100F">
          <w:delText xml:space="preserve">                },"H4": </w:delText>
        </w:r>
      </w:del>
    </w:p>
    <w:p w14:paraId="1025E31F" w14:textId="71A65E12" w:rsidR="1FFB2972" w:rsidDel="00C7100F" w:rsidRDefault="1FFB2972" w:rsidP="0AE6F4E3">
      <w:pPr>
        <w:rPr>
          <w:del w:id="1345" w:author="Areej Turky Sahu Alotaibi" w:date="2022-01-24T20:06:00Z"/>
        </w:rPr>
      </w:pPr>
      <w:del w:id="1346" w:author="Areej Turky Sahu Alotaibi" w:date="2022-01-24T20:06:00Z">
        <w:r w:rsidRPr="0AE6F4E3" w:rsidDel="00C7100F">
          <w:delText xml:space="preserve">                {"W":  H4.getNeighbor()[0].Df,</w:delText>
        </w:r>
      </w:del>
    </w:p>
    <w:p w14:paraId="63E05131" w14:textId="726C0414" w:rsidR="1FFB2972" w:rsidDel="00C7100F" w:rsidRDefault="1FFB2972" w:rsidP="0AE6F4E3">
      <w:pPr>
        <w:rPr>
          <w:del w:id="1347" w:author="Areej Turky Sahu Alotaibi" w:date="2022-01-24T20:06:00Z"/>
        </w:rPr>
      </w:pPr>
      <w:del w:id="1348" w:author="Areej Turky Sahu Alotaibi" w:date="2022-01-24T20:06:00Z">
        <w:r w:rsidRPr="0AE6F4E3" w:rsidDel="00C7100F">
          <w:delText xml:space="preserve">                 "H1": H4.getNeighbor()[1].Df,</w:delText>
        </w:r>
      </w:del>
    </w:p>
    <w:p w14:paraId="0E562C66" w14:textId="614F3721" w:rsidR="1FFB2972" w:rsidDel="00C7100F" w:rsidRDefault="1FFB2972" w:rsidP="0AE6F4E3">
      <w:pPr>
        <w:rPr>
          <w:del w:id="1349" w:author="Areej Turky Sahu Alotaibi" w:date="2022-01-24T20:06:00Z"/>
        </w:rPr>
      </w:pPr>
      <w:del w:id="1350" w:author="Areej Turky Sahu Alotaibi" w:date="2022-01-24T20:06:00Z">
        <w:r w:rsidRPr="0AE6F4E3" w:rsidDel="00C7100F">
          <w:delText xml:space="preserve">                 "H2": H4.getNeighbor()[2].Df,</w:delText>
        </w:r>
      </w:del>
    </w:p>
    <w:p w14:paraId="3EEC4C2C" w14:textId="0783D154" w:rsidR="1FFB2972" w:rsidDel="00C7100F" w:rsidRDefault="1FFB2972" w:rsidP="0AE6F4E3">
      <w:pPr>
        <w:rPr>
          <w:del w:id="1351" w:author="Areej Turky Sahu Alotaibi" w:date="2022-01-24T20:06:00Z"/>
        </w:rPr>
      </w:pPr>
      <w:del w:id="1352" w:author="Areej Turky Sahu Alotaibi" w:date="2022-01-24T20:06:00Z">
        <w:r w:rsidRPr="0AE6F4E3" w:rsidDel="00C7100F">
          <w:delText xml:space="preserve">                 "H3": H4.getNeighbor()[3].Df</w:delText>
        </w:r>
      </w:del>
    </w:p>
    <w:p w14:paraId="01B3196C" w14:textId="597D9188" w:rsidR="1FFB2972" w:rsidDel="00C7100F" w:rsidRDefault="1FFB2972" w:rsidP="0AE6F4E3">
      <w:pPr>
        <w:rPr>
          <w:del w:id="1353" w:author="Areej Turky Sahu Alotaibi" w:date="2022-01-24T20:06:00Z"/>
        </w:rPr>
      </w:pPr>
      <w:del w:id="1354" w:author="Areej Turky Sahu Alotaibi" w:date="2022-01-24T20:06:00Z">
        <w:r w:rsidRPr="0AE6F4E3" w:rsidDel="00C7100F">
          <w:delText xml:space="preserve">                }</w:delText>
        </w:r>
      </w:del>
    </w:p>
    <w:p w14:paraId="723B2BA0" w14:textId="0EFE22FD" w:rsidR="1FFB2972" w:rsidDel="00C7100F" w:rsidRDefault="1FFB2972" w:rsidP="0AE6F4E3">
      <w:pPr>
        <w:rPr>
          <w:del w:id="1355" w:author="Areej Turky Sahu Alotaibi" w:date="2022-01-24T20:06:00Z"/>
        </w:rPr>
      </w:pPr>
      <w:del w:id="1356" w:author="Areej Turky Sahu Alotaibi" w:date="2022-01-24T20:06:00Z">
        <w:r w:rsidRPr="0AE6F4E3" w:rsidDel="00C7100F">
          <w:delText>}</w:delText>
        </w:r>
      </w:del>
    </w:p>
    <w:p w14:paraId="5DE270D6" w14:textId="4690FBE2" w:rsidR="0AE6F4E3" w:rsidDel="00C7100F" w:rsidRDefault="0AE6F4E3" w:rsidP="0AE6F4E3">
      <w:pPr>
        <w:rPr>
          <w:del w:id="1357" w:author="Areej Turky Sahu Alotaibi" w:date="2022-01-24T20:06:00Z"/>
        </w:rPr>
      </w:pPr>
    </w:p>
    <w:p w14:paraId="7B72D9F1" w14:textId="1EA8B20C" w:rsidR="1FFB2972" w:rsidDel="00C7100F" w:rsidRDefault="1FFB2972" w:rsidP="0AE6F4E3">
      <w:pPr>
        <w:rPr>
          <w:del w:id="1358" w:author="Areej Turky Sahu Alotaibi" w:date="2022-01-24T20:06:00Z"/>
        </w:rPr>
      </w:pPr>
      <w:del w:id="1359" w:author="Areej Turky Sahu Alotaibi" w:date="2022-01-24T20:06:00Z">
        <w:r w:rsidRPr="0AE6F4E3" w:rsidDel="00C7100F">
          <w:delText>tsp= TSP(ManhattanDistances , "W")</w:delText>
        </w:r>
      </w:del>
    </w:p>
    <w:p w14:paraId="536F6C11" w14:textId="03C995AA" w:rsidR="1FFB2972" w:rsidDel="00C7100F" w:rsidRDefault="1FFB2972" w:rsidP="0AE6F4E3">
      <w:pPr>
        <w:rPr>
          <w:del w:id="1360" w:author="Areej Turky Sahu Alotaibi" w:date="2022-01-24T20:06:00Z"/>
        </w:rPr>
      </w:pPr>
      <w:del w:id="1361" w:author="Areej Turky Sahu Alotaibi" w:date="2022-01-24T20:06:00Z">
        <w:r w:rsidRPr="0AE6F4E3" w:rsidDel="00C7100F">
          <w:delText>shortestPath = tsp.findShortestPath()</w:delText>
        </w:r>
      </w:del>
    </w:p>
    <w:p w14:paraId="2D49B15A" w14:textId="1C47AA2F" w:rsidR="1FFB2972" w:rsidDel="00C7100F" w:rsidRDefault="1FFB2972" w:rsidP="0AE6F4E3">
      <w:pPr>
        <w:rPr>
          <w:del w:id="1362" w:author="Areej Turky Sahu Alotaibi" w:date="2022-01-24T20:06:00Z"/>
        </w:rPr>
      </w:pPr>
      <w:del w:id="1363" w:author="Areej Turky Sahu Alotaibi" w:date="2022-01-24T20:06:00Z">
        <w:r w:rsidRPr="0AE6F4E3" w:rsidDel="00C7100F">
          <w:delText>LastHouse=tsp.GoToDepote(shortestPath)</w:delText>
        </w:r>
      </w:del>
    </w:p>
    <w:p w14:paraId="2672EF43" w14:textId="5422BD8E" w:rsidR="1FFB2972" w:rsidDel="00C7100F" w:rsidRDefault="1FFB2972" w:rsidP="0AE6F4E3">
      <w:pPr>
        <w:rPr>
          <w:del w:id="1364" w:author="Areej Turky Sahu Alotaibi" w:date="2022-01-24T20:06:00Z"/>
        </w:rPr>
      </w:pPr>
      <w:del w:id="1365" w:author="Areej Turky Sahu Alotaibi" w:date="2022-01-24T20:06:00Z">
        <w:r w:rsidRPr="0AE6F4E3" w:rsidDel="00C7100F">
          <w:delText xml:space="preserve">distance = tsp.pathDistance(shortestPath)+int(D.getNeighbor()[(LastHouse)].g) </w:delText>
        </w:r>
      </w:del>
    </w:p>
    <w:p w14:paraId="3B4FA843" w14:textId="1E18CCB3" w:rsidR="1FFB2972" w:rsidDel="00C7100F" w:rsidRDefault="1FFB2972" w:rsidP="0AE6F4E3">
      <w:pPr>
        <w:rPr>
          <w:del w:id="1366" w:author="Areej Turky Sahu Alotaibi" w:date="2022-01-24T20:06:00Z"/>
        </w:rPr>
      </w:pPr>
      <w:del w:id="1367" w:author="Areej Turky Sahu Alotaibi" w:date="2022-01-24T20:06:00Z">
        <w:r w:rsidRPr="0AE6F4E3" w:rsidDel="00C7100F">
          <w:delText>print("The path is " + str(tsp.NewPath(shortestPath)) + " in " +str(distance) + " miles." + " With Manhattan Heuristic")</w:delText>
        </w:r>
      </w:del>
    </w:p>
    <w:p w14:paraId="5DDB3294" w14:textId="7A8AFF7F" w:rsidR="1FFB2972" w:rsidDel="00C7100F" w:rsidRDefault="1FFB2972" w:rsidP="0AE6F4E3">
      <w:pPr>
        <w:rPr>
          <w:del w:id="1368" w:author="Areej Turky Sahu Alotaibi" w:date="2022-01-24T20:06:00Z"/>
        </w:rPr>
      </w:pPr>
      <w:del w:id="1369" w:author="Areej Turky Sahu Alotaibi" w:date="2022-01-24T20:06:00Z">
        <w:r w:rsidRPr="0AE6F4E3" w:rsidDel="00C7100F">
          <w:delText xml:space="preserve"> </w:delText>
        </w:r>
      </w:del>
    </w:p>
    <w:p w14:paraId="2071685D" w14:textId="4E0FB1D1" w:rsidR="1FFB2972" w:rsidDel="00C7100F" w:rsidRDefault="1FFB2972" w:rsidP="0AE6F4E3">
      <w:pPr>
        <w:rPr>
          <w:del w:id="1370" w:author="Areej Turky Sahu Alotaibi" w:date="2022-01-24T20:06:00Z"/>
        </w:rPr>
      </w:pPr>
      <w:del w:id="1371" w:author="Areej Turky Sahu Alotaibi" w:date="2022-01-24T20:06:00Z">
        <w:r w:rsidRPr="0AE6F4E3" w:rsidDel="00C7100F">
          <w:delText>tsp2= TSP(EculideanDistances , "W")</w:delText>
        </w:r>
      </w:del>
    </w:p>
    <w:p w14:paraId="019B52D3" w14:textId="780CA392" w:rsidR="1FFB2972" w:rsidDel="00C7100F" w:rsidRDefault="1FFB2972" w:rsidP="0AE6F4E3">
      <w:pPr>
        <w:rPr>
          <w:del w:id="1372" w:author="Areej Turky Sahu Alotaibi" w:date="2022-01-24T20:06:00Z"/>
        </w:rPr>
      </w:pPr>
      <w:del w:id="1373" w:author="Areej Turky Sahu Alotaibi" w:date="2022-01-24T20:06:00Z">
        <w:r w:rsidRPr="0AE6F4E3" w:rsidDel="00C7100F">
          <w:delText>shortestPath2 = tsp2.findShortestPath()</w:delText>
        </w:r>
      </w:del>
    </w:p>
    <w:p w14:paraId="18911166" w14:textId="55068FE4" w:rsidR="1FFB2972" w:rsidDel="00C7100F" w:rsidRDefault="1FFB2972" w:rsidP="0AE6F4E3">
      <w:pPr>
        <w:rPr>
          <w:del w:id="1374" w:author="Areej Turky Sahu Alotaibi" w:date="2022-01-24T20:06:00Z"/>
        </w:rPr>
      </w:pPr>
      <w:del w:id="1375" w:author="Areej Turky Sahu Alotaibi" w:date="2022-01-24T20:06:00Z">
        <w:r w:rsidRPr="0AE6F4E3" w:rsidDel="00C7100F">
          <w:delText>LastHouse2=tsp2.GoToDepote(shortestPath2)</w:delText>
        </w:r>
      </w:del>
    </w:p>
    <w:p w14:paraId="17FAA7AE" w14:textId="41E23D67" w:rsidR="1FFB2972" w:rsidDel="00C7100F" w:rsidRDefault="1FFB2972" w:rsidP="0AE6F4E3">
      <w:pPr>
        <w:rPr>
          <w:del w:id="1376" w:author="Areej Turky Sahu Alotaibi" w:date="2022-01-24T20:06:00Z"/>
        </w:rPr>
      </w:pPr>
      <w:del w:id="1377" w:author="Areej Turky Sahu Alotaibi" w:date="2022-01-24T20:06:00Z">
        <w:r w:rsidRPr="0AE6F4E3" w:rsidDel="00C7100F">
          <w:delText>distance2 =int(tsp2.pathDistance(shortestPath2)+int(D.getNeighbor()[(LastHouse2)].g) )</w:delText>
        </w:r>
      </w:del>
    </w:p>
    <w:p w14:paraId="72954054" w14:textId="6C98D51A" w:rsidR="1FFB2972" w:rsidDel="00C7100F" w:rsidRDefault="1FFB2972" w:rsidP="0AE6F4E3">
      <w:pPr>
        <w:rPr>
          <w:del w:id="1378" w:author="Areej Turky Sahu Alotaibi" w:date="2022-01-24T20:06:00Z"/>
        </w:rPr>
      </w:pPr>
      <w:del w:id="1379" w:author="Areej Turky Sahu Alotaibi" w:date="2022-01-24T20:06:00Z">
        <w:r w:rsidRPr="0AE6F4E3" w:rsidDel="00C7100F">
          <w:delText>print("The path is " + str(tsp2.NewPath(shortestPath2)) + " in " +str(distance2) + " miles." + " With Eculidean Heuristic (optimal resut)")</w:delText>
        </w:r>
      </w:del>
    </w:p>
    <w:p w14:paraId="146C5FD6" w14:textId="750031A3" w:rsidR="1FFB2972" w:rsidDel="00C7100F" w:rsidRDefault="1FFB2972" w:rsidP="0AE6F4E3">
      <w:pPr>
        <w:rPr>
          <w:del w:id="1380" w:author="Areej Turky Sahu Alotaibi" w:date="2022-01-24T20:06:00Z"/>
        </w:rPr>
      </w:pPr>
      <w:del w:id="1381" w:author="Areej Turky Sahu Alotaibi" w:date="2022-01-24T20:06:00Z">
        <w:r w:rsidRPr="0AE6F4E3" w:rsidDel="00C7100F">
          <w:delText xml:space="preserve"> </w:delText>
        </w:r>
      </w:del>
    </w:p>
    <w:p w14:paraId="5FDAF06C" w14:textId="14F21B4F" w:rsidR="1FFB2972" w:rsidDel="00C7100F" w:rsidRDefault="1FFB2972" w:rsidP="0AE6F4E3">
      <w:pPr>
        <w:rPr>
          <w:del w:id="1382" w:author="Areej Turky Sahu Alotaibi" w:date="2022-01-24T20:06:00Z"/>
        </w:rPr>
      </w:pPr>
      <w:del w:id="1383" w:author="Areej Turky Sahu Alotaibi" w:date="2022-01-24T20:06:00Z">
        <w:r w:rsidRPr="0AE6F4E3" w:rsidDel="00C7100F">
          <w:delText>tsp3= TSP(DiagonalDistances , "W")</w:delText>
        </w:r>
      </w:del>
    </w:p>
    <w:p w14:paraId="4E2FB3ED" w14:textId="6F51648E" w:rsidR="1FFB2972" w:rsidDel="00C7100F" w:rsidRDefault="1FFB2972" w:rsidP="0AE6F4E3">
      <w:pPr>
        <w:rPr>
          <w:del w:id="1384" w:author="Areej Turky Sahu Alotaibi" w:date="2022-01-24T20:06:00Z"/>
        </w:rPr>
      </w:pPr>
      <w:del w:id="1385" w:author="Areej Turky Sahu Alotaibi" w:date="2022-01-24T20:06:00Z">
        <w:r w:rsidRPr="0AE6F4E3" w:rsidDel="00C7100F">
          <w:delText>shortestPath3 = tsp3.findShortestPath()</w:delText>
        </w:r>
      </w:del>
    </w:p>
    <w:p w14:paraId="6A2CB21A" w14:textId="2709C460" w:rsidR="1FFB2972" w:rsidDel="00C7100F" w:rsidRDefault="1FFB2972" w:rsidP="0AE6F4E3">
      <w:pPr>
        <w:rPr>
          <w:del w:id="1386" w:author="Areej Turky Sahu Alotaibi" w:date="2022-01-24T20:06:00Z"/>
        </w:rPr>
      </w:pPr>
      <w:del w:id="1387" w:author="Areej Turky Sahu Alotaibi" w:date="2022-01-24T20:06:00Z">
        <w:r w:rsidRPr="0AE6F4E3" w:rsidDel="00C7100F">
          <w:delText>LastHouse3=tsp3.GoToDepote(shortestPath3)</w:delText>
        </w:r>
      </w:del>
    </w:p>
    <w:p w14:paraId="10630EE7" w14:textId="0267B46A" w:rsidR="1FFB2972" w:rsidDel="00C7100F" w:rsidRDefault="1FFB2972" w:rsidP="0AE6F4E3">
      <w:pPr>
        <w:rPr>
          <w:del w:id="1388" w:author="Areej Turky Sahu Alotaibi" w:date="2022-01-24T20:06:00Z"/>
        </w:rPr>
      </w:pPr>
      <w:del w:id="1389" w:author="Areej Turky Sahu Alotaibi" w:date="2022-01-24T20:06:00Z">
        <w:r w:rsidRPr="0AE6F4E3" w:rsidDel="00C7100F">
          <w:delText>distance3 =int(tsp3.pathDistance(shortestPath3)+int(D.getNeighbor()[(LastHouse3)].g) )</w:delText>
        </w:r>
      </w:del>
    </w:p>
    <w:p w14:paraId="3597273C" w14:textId="700920FB" w:rsidR="1FFB2972" w:rsidDel="00C7100F" w:rsidRDefault="1FFB2972" w:rsidP="0AE6F4E3">
      <w:pPr>
        <w:rPr>
          <w:del w:id="1390" w:author="Areej Turky Sahu Alotaibi" w:date="2022-01-24T20:06:00Z"/>
        </w:rPr>
      </w:pPr>
      <w:del w:id="1391" w:author="Areej Turky Sahu Alotaibi" w:date="2022-01-24T20:06:00Z">
        <w:r w:rsidRPr="0AE6F4E3" w:rsidDel="00C7100F">
          <w:delText>print("The path is " + str(tsp3.NewPath(shortestPath3)) + " in " +str(distance3) + " miles." + " With Diagonal Heuristic")</w:delText>
        </w:r>
      </w:del>
    </w:p>
    <w:p w14:paraId="1B42BAB9" w14:textId="294329FB" w:rsidR="0AE6F4E3" w:rsidDel="00C7100F" w:rsidRDefault="0AE6F4E3" w:rsidP="0AE6F4E3">
      <w:pPr>
        <w:rPr>
          <w:del w:id="1392" w:author="Areej Turky Sahu Alotaibi" w:date="2022-01-24T20:06:00Z"/>
        </w:rPr>
      </w:pPr>
    </w:p>
    <w:p w14:paraId="7D194059" w14:textId="3B254B10" w:rsidR="003F3D1C" w:rsidRDefault="003F3D1C" w:rsidP="002C5528">
      <w:pPr>
        <w:pStyle w:val="Heading3"/>
      </w:pPr>
    </w:p>
    <w:p w14:paraId="1111FCD4" w14:textId="3775BECB" w:rsidR="0025409D" w:rsidRPr="002C5528" w:rsidRDefault="003851F0" w:rsidP="002C5528">
      <w:pPr>
        <w:pStyle w:val="Heading3"/>
      </w:pPr>
      <w:bookmarkStart w:id="1393" w:name="_Toc93947279"/>
      <w:r>
        <w:t xml:space="preserve">2.1.4 </w:t>
      </w:r>
      <w:r w:rsidR="0025409D" w:rsidRPr="002C5528">
        <w:t>Testing on several samples</w:t>
      </w:r>
      <w:bookmarkEnd w:id="1393"/>
    </w:p>
    <w:p w14:paraId="17F81358" w14:textId="77777777" w:rsidR="0093579E" w:rsidRPr="001B2E21" w:rsidRDefault="0093579E" w:rsidP="001B2E21"/>
    <w:p w14:paraId="7B01B68A" w14:textId="6611C458" w:rsidR="003E6527" w:rsidRPr="003E6527" w:rsidRDefault="00842643" w:rsidP="003E6527">
      <w:r>
        <w:t>S</w:t>
      </w:r>
      <w:r w:rsidR="001F7C29">
        <w:t>ampl</w:t>
      </w:r>
      <w:r>
        <w:t>e1:</w:t>
      </w:r>
    </w:p>
    <w:p w14:paraId="05CF0451" w14:textId="77777777" w:rsidR="00763783" w:rsidRDefault="002577EC" w:rsidP="00763783">
      <w:pPr>
        <w:keepNext/>
      </w:pPr>
      <w:r>
        <w:rPr>
          <w:noProof/>
        </w:rPr>
        <w:drawing>
          <wp:inline distT="0" distB="0" distL="0" distR="0" wp14:anchorId="5589D591" wp14:editId="6DC37973">
            <wp:extent cx="4145643" cy="1578781"/>
            <wp:effectExtent l="12700" t="12700" r="7620" b="8890"/>
            <wp:docPr id="3" name="Picture 3" descr="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pplication, 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155310" cy="1582462"/>
                    </a:xfrm>
                    <a:prstGeom prst="rect">
                      <a:avLst/>
                    </a:prstGeom>
                    <a:ln>
                      <a:solidFill>
                        <a:schemeClr val="tx1"/>
                      </a:solidFill>
                    </a:ln>
                  </pic:spPr>
                </pic:pic>
              </a:graphicData>
            </a:graphic>
          </wp:inline>
        </w:drawing>
      </w:r>
    </w:p>
    <w:p w14:paraId="41F41A19" w14:textId="656738A1" w:rsidR="002577EC" w:rsidRDefault="00725AF1" w:rsidP="00725AF1">
      <w:pPr>
        <w:pStyle w:val="Caption"/>
      </w:pPr>
      <w:bookmarkStart w:id="1394" w:name="_Toc90148458"/>
      <w:r>
        <w:t xml:space="preserve">Figure </w:t>
      </w:r>
      <w:fldSimple w:instr=" SEQ Figure \* ARABIC ">
        <w:r w:rsidR="00306C8D">
          <w:rPr>
            <w:noProof/>
          </w:rPr>
          <w:t>5</w:t>
        </w:r>
      </w:fldSimple>
      <w:r w:rsidR="00763783">
        <w:rPr>
          <w:noProof/>
        </w:rPr>
        <w:t>-SAMPLE:1 "basic sample"</w:t>
      </w:r>
      <w:bookmarkEnd w:id="1394"/>
    </w:p>
    <w:p w14:paraId="3C0AC645" w14:textId="77777777" w:rsidR="001A3E6D" w:rsidRDefault="001A3E6D" w:rsidP="00A402E1"/>
    <w:p w14:paraId="2699065C" w14:textId="779CEFDA" w:rsidR="00763783" w:rsidRDefault="008523DD" w:rsidP="00763783">
      <w:pPr>
        <w:keepNext/>
        <w:jc w:val="center"/>
      </w:pPr>
      <w:r>
        <w:rPr>
          <w:noProof/>
        </w:rPr>
        <mc:AlternateContent>
          <mc:Choice Requires="wps">
            <w:drawing>
              <wp:anchor distT="0" distB="0" distL="114300" distR="114300" simplePos="0" relativeHeight="251658254" behindDoc="0" locked="0" layoutInCell="1" allowOverlap="1" wp14:anchorId="6E06A5CC" wp14:editId="7BD3474D">
                <wp:simplePos x="0" y="0"/>
                <wp:positionH relativeFrom="column">
                  <wp:posOffset>2877456</wp:posOffset>
                </wp:positionH>
                <wp:positionV relativeFrom="paragraph">
                  <wp:posOffset>1032782</wp:posOffset>
                </wp:positionV>
                <wp:extent cx="1041309" cy="108857"/>
                <wp:effectExtent l="0" t="0" r="51435" b="69215"/>
                <wp:wrapNone/>
                <wp:docPr id="30" name="Straight Arrow Connector 30"/>
                <wp:cNvGraphicFramePr/>
                <a:graphic xmlns:a="http://schemas.openxmlformats.org/drawingml/2006/main">
                  <a:graphicData uri="http://schemas.microsoft.com/office/word/2010/wordprocessingShape">
                    <wps:wsp>
                      <wps:cNvCnPr/>
                      <wps:spPr>
                        <a:xfrm>
                          <a:off x="0" y="0"/>
                          <a:ext cx="1041309" cy="108857"/>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4F29AB2" id="_x0000_t32" coordsize="21600,21600" o:spt="32" o:oned="t" path="m,l21600,21600e" filled="f">
                <v:path arrowok="t" fillok="f" o:connecttype="none"/>
                <o:lock v:ext="edit" shapetype="t"/>
              </v:shapetype>
              <v:shape id="Straight Arrow Connector 30" o:spid="_x0000_s1026" type="#_x0000_t32" style="position:absolute;margin-left:226.55pt;margin-top:81.3pt;width:82pt;height:8.55pt;z-index:25165825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" strokecolor="#c00000" strokeweight=".5pt">
                <v:stroke endarrow="block" joinstyle="miter"/>
              </v:shape>
            </w:pict>
          </mc:Fallback>
        </mc:AlternateContent>
      </w:r>
      <w:r>
        <w:rPr>
          <w:noProof/>
        </w:rPr>
        <mc:AlternateContent>
          <mc:Choice Requires="wps">
            <w:drawing>
              <wp:anchor distT="0" distB="0" distL="114300" distR="114300" simplePos="0" relativeHeight="251658253" behindDoc="0" locked="0" layoutInCell="1" allowOverlap="1" wp14:anchorId="55585A58" wp14:editId="160A6F88">
                <wp:simplePos x="0" y="0"/>
                <wp:positionH relativeFrom="column">
                  <wp:posOffset>2873829</wp:posOffset>
                </wp:positionH>
                <wp:positionV relativeFrom="paragraph">
                  <wp:posOffset>793115</wp:posOffset>
                </wp:positionV>
                <wp:extent cx="751114" cy="163467"/>
                <wp:effectExtent l="25400" t="0" r="11430" b="52705"/>
                <wp:wrapNone/>
                <wp:docPr id="29" name="Straight Arrow Connector 29"/>
                <wp:cNvGraphicFramePr/>
                <a:graphic xmlns:a="http://schemas.openxmlformats.org/drawingml/2006/main">
                  <a:graphicData uri="http://schemas.microsoft.com/office/word/2010/wordprocessingShape">
                    <wps:wsp>
                      <wps:cNvCnPr/>
                      <wps:spPr>
                        <a:xfrm flipH="1">
                          <a:off x="0" y="0"/>
                          <a:ext cx="751114" cy="163467"/>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A3C33E" id="Straight Arrow Connector 29" o:spid="_x0000_s1026" type="#_x0000_t32" style="position:absolute;margin-left:226.3pt;margin-top:62.45pt;width:59.15pt;height:12.85pt;flip:x;z-index:25165825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" strokecolor="#c00000" strokeweight=".5pt">
                <v:stroke endarrow="block" joinstyle="miter"/>
              </v:shape>
            </w:pict>
          </mc:Fallback>
        </mc:AlternateContent>
      </w:r>
      <w:r>
        <w:rPr>
          <w:noProof/>
        </w:rPr>
        <mc:AlternateContent>
          <mc:Choice Requires="wps">
            <w:drawing>
              <wp:anchor distT="0" distB="0" distL="114300" distR="114300" simplePos="0" relativeHeight="251658252" behindDoc="0" locked="0" layoutInCell="1" allowOverlap="1" wp14:anchorId="7A4C62FC" wp14:editId="3E0FDCA5">
                <wp:simplePos x="0" y="0"/>
                <wp:positionH relativeFrom="column">
                  <wp:posOffset>3842657</wp:posOffset>
                </wp:positionH>
                <wp:positionV relativeFrom="paragraph">
                  <wp:posOffset>695325</wp:posOffset>
                </wp:positionV>
                <wp:extent cx="195943" cy="97971"/>
                <wp:effectExtent l="25400" t="0" r="20320" b="41910"/>
                <wp:wrapNone/>
                <wp:docPr id="28" name="Straight Arrow Connector 28"/>
                <wp:cNvGraphicFramePr/>
                <a:graphic xmlns:a="http://schemas.openxmlformats.org/drawingml/2006/main">
                  <a:graphicData uri="http://schemas.microsoft.com/office/word/2010/wordprocessingShape">
                    <wps:wsp>
                      <wps:cNvCnPr/>
                      <wps:spPr>
                        <a:xfrm flipH="1">
                          <a:off x="0" y="0"/>
                          <a:ext cx="195943" cy="97971"/>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EDFD0F" id="Straight Arrow Connector 28" o:spid="_x0000_s1026" type="#_x0000_t32" style="position:absolute;margin-left:302.55pt;margin-top:54.75pt;width:15.45pt;height:7.7pt;flip:x;z-index:2516582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" strokecolor="#c00000" strokeweight=".5pt">
                <v:stroke endarrow="block" joinstyle="miter"/>
              </v:shape>
            </w:pict>
          </mc:Fallback>
        </mc:AlternateContent>
      </w:r>
      <w:r>
        <w:rPr>
          <w:noProof/>
        </w:rPr>
        <mc:AlternateContent>
          <mc:Choice Requires="wps">
            <w:drawing>
              <wp:anchor distT="0" distB="0" distL="114300" distR="114300" simplePos="0" relativeHeight="251658251" behindDoc="0" locked="0" layoutInCell="1" allowOverlap="1" wp14:anchorId="4DDA3462" wp14:editId="726F9DD1">
                <wp:simplePos x="0" y="0"/>
                <wp:positionH relativeFrom="column">
                  <wp:posOffset>3222171</wp:posOffset>
                </wp:positionH>
                <wp:positionV relativeFrom="paragraph">
                  <wp:posOffset>455386</wp:posOffset>
                </wp:positionV>
                <wp:extent cx="696686" cy="152853"/>
                <wp:effectExtent l="0" t="0" r="52705" b="63500"/>
                <wp:wrapNone/>
                <wp:docPr id="27" name="Straight Arrow Connector 27"/>
                <wp:cNvGraphicFramePr/>
                <a:graphic xmlns:a="http://schemas.openxmlformats.org/drawingml/2006/main">
                  <a:graphicData uri="http://schemas.microsoft.com/office/word/2010/wordprocessingShape">
                    <wps:wsp>
                      <wps:cNvCnPr/>
                      <wps:spPr>
                        <a:xfrm>
                          <a:off x="0" y="0"/>
                          <a:ext cx="696686" cy="152853"/>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1F6322" id="Straight Arrow Connector 27" o:spid="_x0000_s1026" type="#_x0000_t32" style="position:absolute;margin-left:253.7pt;margin-top:35.85pt;width:54.85pt;height:12.05pt;z-index:25165825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" strokecolor="#c00000" strokeweight=".5pt">
                <v:stroke endarrow="block" joinstyle="miter"/>
              </v:shape>
            </w:pict>
          </mc:Fallback>
        </mc:AlternateContent>
      </w:r>
      <w:r>
        <w:rPr>
          <w:noProof/>
        </w:rPr>
        <mc:AlternateContent>
          <mc:Choice Requires="wps">
            <w:drawing>
              <wp:anchor distT="0" distB="0" distL="114300" distR="114300" simplePos="0" relativeHeight="251658250" behindDoc="0" locked="0" layoutInCell="1" allowOverlap="1" wp14:anchorId="2E43957F" wp14:editId="046C1D5F">
                <wp:simplePos x="0" y="0"/>
                <wp:positionH relativeFrom="column">
                  <wp:posOffset>2144486</wp:posOffset>
                </wp:positionH>
                <wp:positionV relativeFrom="paragraph">
                  <wp:posOffset>325211</wp:posOffset>
                </wp:positionV>
                <wp:extent cx="805543" cy="130628"/>
                <wp:effectExtent l="0" t="0" r="45720" b="60325"/>
                <wp:wrapNone/>
                <wp:docPr id="25" name="Straight Arrow Connector 25"/>
                <wp:cNvGraphicFramePr/>
                <a:graphic xmlns:a="http://schemas.openxmlformats.org/drawingml/2006/main">
                  <a:graphicData uri="http://schemas.microsoft.com/office/word/2010/wordprocessingShape">
                    <wps:wsp>
                      <wps:cNvCnPr/>
                      <wps:spPr>
                        <a:xfrm>
                          <a:off x="0" y="0"/>
                          <a:ext cx="805543" cy="130628"/>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A4D480" id="Straight Arrow Connector 25" o:spid="_x0000_s1026" type="#_x0000_t32" style="position:absolute;margin-left:168.85pt;margin-top:25.6pt;width:63.45pt;height:10.3pt;z-index:25165825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" strokecolor="#c00000" strokeweight=".5pt">
                <v:stroke endarrow="block" joinstyle="miter"/>
              </v:shape>
            </w:pict>
          </mc:Fallback>
        </mc:AlternateContent>
      </w:r>
      <w:r>
        <w:rPr>
          <w:noProof/>
        </w:rPr>
        <w:drawing>
          <wp:inline distT="0" distB="0" distL="0" distR="0" wp14:anchorId="7699B15E" wp14:editId="635B4187">
            <wp:extent cx="3739777" cy="1424215"/>
            <wp:effectExtent l="12700" t="12700" r="6985" b="11430"/>
            <wp:docPr id="24" name="Picture 24" descr="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pplication, 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739777" cy="1424215"/>
                    </a:xfrm>
                    <a:prstGeom prst="rect">
                      <a:avLst/>
                    </a:prstGeom>
                    <a:ln>
                      <a:solidFill>
                        <a:schemeClr val="tx1"/>
                      </a:solidFill>
                    </a:ln>
                  </pic:spPr>
                </pic:pic>
              </a:graphicData>
            </a:graphic>
          </wp:inline>
        </w:drawing>
      </w:r>
    </w:p>
    <w:p w14:paraId="7FABC119" w14:textId="55ACD89B" w:rsidR="00082F80" w:rsidRPr="00C241AB" w:rsidRDefault="00763783" w:rsidP="00A645B9">
      <w:pPr>
        <w:pStyle w:val="Caption"/>
        <w:rPr>
          <w:noProof/>
        </w:rPr>
      </w:pPr>
      <w:r>
        <w:t xml:space="preserve">                                      </w:t>
      </w:r>
      <w:r w:rsidR="00A645B9">
        <w:t xml:space="preserve">Figure </w:t>
      </w:r>
      <w:r w:rsidR="00B236A2">
        <w:t>6</w:t>
      </w:r>
      <w:r w:rsidR="00082F80">
        <w:rPr>
          <w:noProof/>
        </w:rPr>
        <w:t>-</w:t>
      </w:r>
      <w:r w:rsidR="00082F80" w:rsidRPr="001C0499">
        <w:rPr>
          <w:noProof/>
        </w:rPr>
        <w:t xml:space="preserve"> </w:t>
      </w:r>
      <w:r w:rsidR="00082F80">
        <w:rPr>
          <w:noProof/>
        </w:rPr>
        <w:t>SAMPLE:1-</w:t>
      </w:r>
      <w:r w:rsidR="001C0499">
        <w:rPr>
          <w:noProof/>
        </w:rPr>
        <w:t>path</w:t>
      </w:r>
      <w:r w:rsidR="00082F80">
        <w:rPr>
          <w:noProof/>
        </w:rPr>
        <w:t xml:space="preserve"> "basic path"</w:t>
      </w:r>
    </w:p>
    <w:p w14:paraId="5703C123" w14:textId="77777777" w:rsidR="001A3E6D" w:rsidRDefault="001A3E6D" w:rsidP="002577EC"/>
    <w:p w14:paraId="7FDF725E" w14:textId="01CAAAB6" w:rsidR="001610A5" w:rsidRPr="002577EC" w:rsidRDefault="00BE2774" w:rsidP="002577EC">
      <w:r>
        <w:rPr>
          <w:noProof/>
        </w:rPr>
        <w:drawing>
          <wp:anchor distT="0" distB="0" distL="114300" distR="114300" simplePos="0" relativeHeight="251658270" behindDoc="1" locked="0" layoutInCell="1" allowOverlap="1" wp14:anchorId="2236BB86" wp14:editId="6F1A0680">
            <wp:simplePos x="0" y="0"/>
            <wp:positionH relativeFrom="page">
              <wp:posOffset>725106</wp:posOffset>
            </wp:positionH>
            <wp:positionV relativeFrom="paragraph">
              <wp:posOffset>170678</wp:posOffset>
            </wp:positionV>
            <wp:extent cx="6804226" cy="473075"/>
            <wp:effectExtent l="19050" t="19050" r="15875" b="22225"/>
            <wp:wrapNone/>
            <wp:docPr id="1865565436" name="Picture 1865565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565436" name="Picture 1865565436"/>
                    <pic:cNvPicPr/>
                  </pic:nvPicPr>
                  <pic:blipFill>
                    <a:blip r:embed="rId14">
                      <a:extLst>
                        <a:ext uri="{28A0092B-C50C-407E-A947-70E740481C1C}">
                          <a14:useLocalDpi xmlns:a14="http://schemas.microsoft.com/office/drawing/2010/main" val="0"/>
                        </a:ext>
                      </a:extLst>
                    </a:blip>
                    <a:stretch>
                      <a:fillRect/>
                    </a:stretch>
                  </pic:blipFill>
                  <pic:spPr>
                    <a:xfrm>
                      <a:off x="0" y="0"/>
                      <a:ext cx="6814157" cy="473765"/>
                    </a:xfrm>
                    <a:prstGeom prst="rect">
                      <a:avLst/>
                    </a:prstGeom>
                    <a:ln>
                      <a:solidFill>
                        <a:srgbClr val="00B0F0"/>
                      </a:solidFill>
                    </a:ln>
                  </pic:spPr>
                </pic:pic>
              </a:graphicData>
            </a:graphic>
            <wp14:sizeRelH relativeFrom="margin">
              <wp14:pctWidth>0</wp14:pctWidth>
            </wp14:sizeRelH>
            <wp14:sizeRelV relativeFrom="margin">
              <wp14:pctHeight>0</wp14:pctHeight>
            </wp14:sizeRelV>
          </wp:anchor>
        </w:drawing>
      </w:r>
      <w:r w:rsidR="001A3E6D">
        <w:t xml:space="preserve">Current </w:t>
      </w:r>
      <w:r w:rsidR="001610A5">
        <w:t>Path:</w:t>
      </w:r>
    </w:p>
    <w:p w14:paraId="39C13982" w14:textId="18BB0144" w:rsidR="001A3E6D" w:rsidRPr="002577EC" w:rsidRDefault="00090B92" w:rsidP="002577EC">
      <w:r>
        <w:rPr>
          <w:noProof/>
        </w:rPr>
        <mc:AlternateContent>
          <mc:Choice Requires="wps">
            <w:drawing>
              <wp:anchor distT="0" distB="0" distL="114300" distR="114300" simplePos="0" relativeHeight="251658260" behindDoc="0" locked="0" layoutInCell="1" allowOverlap="1" wp14:anchorId="19299DDB" wp14:editId="356D7757">
                <wp:simplePos x="0" y="0"/>
                <wp:positionH relativeFrom="column">
                  <wp:posOffset>-61414</wp:posOffset>
                </wp:positionH>
                <wp:positionV relativeFrom="paragraph">
                  <wp:posOffset>524873</wp:posOffset>
                </wp:positionV>
                <wp:extent cx="6744335" cy="635"/>
                <wp:effectExtent l="0" t="0" r="0" b="0"/>
                <wp:wrapTopAndBottom/>
                <wp:docPr id="1865565420" name="Text Box 1865565420"/>
                <wp:cNvGraphicFramePr/>
                <a:graphic xmlns:a="http://schemas.openxmlformats.org/drawingml/2006/main">
                  <a:graphicData uri="http://schemas.microsoft.com/office/word/2010/wordprocessingShape">
                    <wps:wsp>
                      <wps:cNvSpPr txBox="1"/>
                      <wps:spPr>
                        <a:xfrm>
                          <a:off x="0" y="0"/>
                          <a:ext cx="6744335" cy="635"/>
                        </a:xfrm>
                        <a:prstGeom prst="rect">
                          <a:avLst/>
                        </a:prstGeom>
                        <a:solidFill>
                          <a:prstClr val="white"/>
                        </a:solidFill>
                        <a:ln>
                          <a:noFill/>
                        </a:ln>
                      </wps:spPr>
                      <wps:txbx>
                        <w:txbxContent>
                          <w:p w14:paraId="2C13ED1C" w14:textId="43881959" w:rsidR="00B236A2" w:rsidRPr="00087675" w:rsidRDefault="00B236A2" w:rsidP="00B236A2">
                            <w:pPr>
                              <w:pStyle w:val="Caption"/>
                              <w:rPr>
                                <w:noProof/>
                              </w:rPr>
                            </w:pPr>
                            <w:r>
                              <w:t xml:space="preserve">Figure </w:t>
                            </w:r>
                            <w:r>
                              <w:rPr>
                                <w:noProof/>
                              </w:rPr>
                              <w:t>7</w:t>
                            </w:r>
                            <w:r>
                              <w:t>-</w:t>
                            </w:r>
                            <w:r w:rsidRPr="00954A11">
                              <w:rPr>
                                <w:noProof/>
                              </w:rPr>
                              <w:t xml:space="preserve"> </w:t>
                            </w:r>
                            <w:r>
                              <w:rPr>
                                <w:noProof/>
                              </w:rPr>
                              <w:t>SAMPLE:1-path "output"</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19299DDB" id="Text Box 1865565420" o:spid="_x0000_s1027" type="#_x0000_t202" style="position:absolute;margin-left:-4.85pt;margin-top:41.35pt;width:531.05pt;height:.05pt;z-index:2516582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" stroked="f">
                <v:textbox style="mso-fit-shape-to-text:t" inset="0,0,0,0">
                  <w:txbxContent>
                    <w:p w14:paraId="2C13ED1C" w14:textId="43881959" w:rsidR="00B236A2" w:rsidRPr="00087675" w:rsidRDefault="00B236A2" w:rsidP="00B236A2">
                      <w:pPr>
                        <w:pStyle w:val="Caption"/>
                        <w:rPr>
                          <w:noProof/>
                        </w:rPr>
                      </w:pPr>
                      <w:r>
                        <w:t xml:space="preserve">Figure </w:t>
                      </w:r>
                      <w:r>
                        <w:rPr>
                          <w:noProof/>
                        </w:rPr>
                        <w:t>7</w:t>
                      </w:r>
                      <w:r>
                        <w:t>-</w:t>
                      </w:r>
                      <w:r w:rsidRPr="00954A11">
                        <w:rPr>
                          <w:noProof/>
                        </w:rPr>
                        <w:t xml:space="preserve"> </w:t>
                      </w:r>
                      <w:r>
                        <w:rPr>
                          <w:noProof/>
                        </w:rPr>
                        <w:t>SAMPLE:1-path "output"</w:t>
                      </w:r>
                    </w:p>
                  </w:txbxContent>
                </v:textbox>
                <w10:wrap type="topAndBottom"/>
              </v:shape>
            </w:pict>
          </mc:Fallback>
        </mc:AlternateContent>
      </w:r>
    </w:p>
    <w:p w14:paraId="2BEB501B" w14:textId="43D68BB9" w:rsidR="00090B92" w:rsidRDefault="00090B92" w:rsidP="006D3D03">
      <w:pPr>
        <w:keepNext/>
        <w:jc w:val="center"/>
      </w:pPr>
    </w:p>
    <w:p w14:paraId="2DC89575" w14:textId="77777777" w:rsidR="00090B92" w:rsidRDefault="00090B92" w:rsidP="006D3D03">
      <w:pPr>
        <w:keepNext/>
        <w:jc w:val="center"/>
      </w:pPr>
    </w:p>
    <w:p w14:paraId="198C9AF3" w14:textId="77777777" w:rsidR="00090B92" w:rsidRDefault="00090B92" w:rsidP="006D3D03">
      <w:pPr>
        <w:keepNext/>
        <w:jc w:val="center"/>
      </w:pPr>
    </w:p>
    <w:p w14:paraId="0AD6203C" w14:textId="77777777" w:rsidR="00090B92" w:rsidRDefault="00090B92" w:rsidP="006D3D03">
      <w:pPr>
        <w:keepNext/>
        <w:jc w:val="center"/>
      </w:pPr>
    </w:p>
    <w:p w14:paraId="235C6C53" w14:textId="77777777" w:rsidR="00090B92" w:rsidRDefault="00090B92" w:rsidP="006D3D03">
      <w:pPr>
        <w:keepNext/>
        <w:jc w:val="center"/>
      </w:pPr>
    </w:p>
    <w:p w14:paraId="46D8BAB4" w14:textId="77777777" w:rsidR="00090B92" w:rsidRDefault="00090B92" w:rsidP="006D3D03">
      <w:pPr>
        <w:keepNext/>
        <w:jc w:val="center"/>
      </w:pPr>
    </w:p>
    <w:p w14:paraId="4BD97D65" w14:textId="77777777" w:rsidR="00090B92" w:rsidRDefault="00090B92" w:rsidP="006D3D03">
      <w:pPr>
        <w:keepNext/>
        <w:jc w:val="center"/>
      </w:pPr>
    </w:p>
    <w:p w14:paraId="203F7936" w14:textId="77777777" w:rsidR="00090B92" w:rsidRDefault="00090B92" w:rsidP="006D3D03">
      <w:pPr>
        <w:keepNext/>
        <w:jc w:val="center"/>
      </w:pPr>
    </w:p>
    <w:p w14:paraId="7D72444F" w14:textId="77777777" w:rsidR="00326979" w:rsidRDefault="00326979" w:rsidP="006D3D03">
      <w:pPr>
        <w:keepNext/>
        <w:jc w:val="center"/>
      </w:pPr>
    </w:p>
    <w:p w14:paraId="398B759A" w14:textId="77777777" w:rsidR="00326979" w:rsidRDefault="00326979" w:rsidP="006D3D03">
      <w:pPr>
        <w:keepNext/>
        <w:jc w:val="center"/>
      </w:pPr>
    </w:p>
    <w:p w14:paraId="11F5ABA2" w14:textId="22D8030E" w:rsidR="00FD71EB" w:rsidRPr="00D61F40" w:rsidRDefault="00FD71EB" w:rsidP="00842643">
      <w:pPr>
        <w:rPr>
          <w:strike/>
        </w:rPr>
      </w:pPr>
    </w:p>
    <w:p w14:paraId="364DE975" w14:textId="77777777" w:rsidR="00090B92" w:rsidRDefault="00090B92" w:rsidP="7C7FD79F"/>
    <w:p w14:paraId="0F02D858" w14:textId="77777777" w:rsidR="00090B92" w:rsidRDefault="00090B92" w:rsidP="7C7FD79F"/>
    <w:p w14:paraId="55751B63" w14:textId="1CC7ECFB" w:rsidR="00090B92" w:rsidRDefault="00090B92" w:rsidP="7C7FD79F"/>
    <w:p w14:paraId="6A89EE95" w14:textId="77777777" w:rsidR="00E86168" w:rsidRDefault="00E86168" w:rsidP="7C7FD79F"/>
    <w:p w14:paraId="58DFDB3B" w14:textId="7A2FAC66" w:rsidR="004E7078" w:rsidRDefault="004E7078" w:rsidP="7C7FD79F">
      <w:r>
        <w:lastRenderedPageBreak/>
        <w:t>Sample 2:</w:t>
      </w:r>
    </w:p>
    <w:p w14:paraId="6A044D22" w14:textId="308D03FC" w:rsidR="008F1139" w:rsidRDefault="008F1139" w:rsidP="008F1139">
      <w:pPr>
        <w:jc w:val="center"/>
      </w:pPr>
      <w:r>
        <w:rPr>
          <w:noProof/>
        </w:rPr>
        <mc:AlternateContent>
          <mc:Choice Requires="wps">
            <w:drawing>
              <wp:anchor distT="0" distB="0" distL="114300" distR="114300" simplePos="0" relativeHeight="251658265" behindDoc="0" locked="0" layoutInCell="1" allowOverlap="1" wp14:anchorId="7D79FA39" wp14:editId="4DFECCFE">
                <wp:simplePos x="0" y="0"/>
                <wp:positionH relativeFrom="column">
                  <wp:posOffset>157299</wp:posOffset>
                </wp:positionH>
                <wp:positionV relativeFrom="paragraph">
                  <wp:posOffset>1926590</wp:posOffset>
                </wp:positionV>
                <wp:extent cx="6701155" cy="635"/>
                <wp:effectExtent l="0" t="0" r="0" b="0"/>
                <wp:wrapTopAndBottom/>
                <wp:docPr id="1865565413" name="Text Box 1865565413"/>
                <wp:cNvGraphicFramePr/>
                <a:graphic xmlns:a="http://schemas.openxmlformats.org/drawingml/2006/main">
                  <a:graphicData uri="http://schemas.microsoft.com/office/word/2010/wordprocessingShape">
                    <wps:wsp>
                      <wps:cNvSpPr txBox="1"/>
                      <wps:spPr>
                        <a:xfrm>
                          <a:off x="0" y="0"/>
                          <a:ext cx="6701155" cy="635"/>
                        </a:xfrm>
                        <a:prstGeom prst="rect">
                          <a:avLst/>
                        </a:prstGeom>
                        <a:solidFill>
                          <a:prstClr val="white"/>
                        </a:solidFill>
                        <a:ln>
                          <a:noFill/>
                        </a:ln>
                      </wps:spPr>
                      <wps:txbx>
                        <w:txbxContent>
                          <w:p w14:paraId="75785412" w14:textId="52F4ED06" w:rsidR="008F1139" w:rsidRPr="007141F5" w:rsidRDefault="009F2152" w:rsidP="008F1139">
                            <w:pPr>
                              <w:pStyle w:val="Caption"/>
                              <w:rPr>
                                <w:noProof/>
                                <w:sz w:val="24"/>
                                <w:szCs w:val="24"/>
                              </w:rPr>
                            </w:pPr>
                            <w:r>
                              <w:t xml:space="preserve">                         </w:t>
                            </w:r>
                            <w:r w:rsidR="008F1139">
                              <w:t>Figure 8</w:t>
                            </w:r>
                            <w:r w:rsidR="008F1139">
                              <w:rPr>
                                <w:noProof/>
                              </w:rPr>
                              <w:t xml:space="preserve">-SAMPLE2: </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7D79FA39" id="Text Box 1865565413" o:spid="_x0000_s1028" type="#_x0000_t202" style="position:absolute;left:0;text-align:left;margin-left:12.4pt;margin-top:151.7pt;width:527.65pt;height:.05pt;z-index:25165826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" stroked="f">
                <v:textbox style="mso-fit-shape-to-text:t" inset="0,0,0,0">
                  <w:txbxContent>
                    <w:p w14:paraId="75785412" w14:textId="52F4ED06" w:rsidR="008F1139" w:rsidRPr="007141F5" w:rsidRDefault="009F2152" w:rsidP="008F1139">
                      <w:pPr>
                        <w:pStyle w:val="Caption"/>
                        <w:rPr>
                          <w:noProof/>
                          <w:sz w:val="24"/>
                          <w:szCs w:val="24"/>
                        </w:rPr>
                      </w:pPr>
                      <w:r>
                        <w:t xml:space="preserve">                         </w:t>
                      </w:r>
                      <w:r w:rsidR="008F1139">
                        <w:t>Figure 8</w:t>
                      </w:r>
                      <w:r w:rsidR="008F1139">
                        <w:rPr>
                          <w:noProof/>
                        </w:rPr>
                        <w:t xml:space="preserve">-SAMPLE2: </w:t>
                      </w:r>
                    </w:p>
                  </w:txbxContent>
                </v:textbox>
                <w10:wrap type="topAndBottom"/>
              </v:shape>
            </w:pict>
          </mc:Fallback>
        </mc:AlternateContent>
      </w:r>
      <w:r w:rsidR="009C283F">
        <w:t xml:space="preserve"> </w:t>
      </w:r>
      <w:r>
        <w:rPr>
          <w:noProof/>
        </w:rPr>
        <w:drawing>
          <wp:inline distT="0" distB="0" distL="0" distR="0" wp14:anchorId="79DAF028" wp14:editId="1A10559A">
            <wp:extent cx="4189186" cy="1873213"/>
            <wp:effectExtent l="12700" t="12700" r="14605" b="6985"/>
            <wp:docPr id="63" name="Picture 6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189186" cy="1873213"/>
                    </a:xfrm>
                    <a:prstGeom prst="rect">
                      <a:avLst/>
                    </a:prstGeom>
                    <a:ln>
                      <a:solidFill>
                        <a:schemeClr val="tx1"/>
                      </a:solidFill>
                    </a:ln>
                  </pic:spPr>
                </pic:pic>
              </a:graphicData>
            </a:graphic>
          </wp:inline>
        </w:drawing>
      </w:r>
    </w:p>
    <w:p w14:paraId="030780C4" w14:textId="71FF34A3" w:rsidR="00DB7F16" w:rsidRDefault="00DB7F16" w:rsidP="7C7FD79F"/>
    <w:p w14:paraId="1659BCC8" w14:textId="269E030E" w:rsidR="00D25656" w:rsidRDefault="00A25483" w:rsidP="00D25656">
      <w:pPr>
        <w:keepNext/>
      </w:pPr>
      <w:r>
        <w:rPr>
          <w:noProof/>
        </w:rPr>
        <mc:AlternateContent>
          <mc:Choice Requires="wps">
            <w:drawing>
              <wp:anchor distT="0" distB="0" distL="114300" distR="114300" simplePos="0" relativeHeight="251658245" behindDoc="0" locked="0" layoutInCell="1" allowOverlap="1" wp14:anchorId="491E3C1A" wp14:editId="5855CBFB">
                <wp:simplePos x="0" y="0"/>
                <wp:positionH relativeFrom="column">
                  <wp:posOffset>2946491</wp:posOffset>
                </wp:positionH>
                <wp:positionV relativeFrom="paragraph">
                  <wp:posOffset>1544411</wp:posOffset>
                </wp:positionV>
                <wp:extent cx="464458" cy="0"/>
                <wp:effectExtent l="0" t="63500" r="0" b="76200"/>
                <wp:wrapNone/>
                <wp:docPr id="19" name="Straight Arrow Connector 19"/>
                <wp:cNvGraphicFramePr/>
                <a:graphic xmlns:a="http://schemas.openxmlformats.org/drawingml/2006/main">
                  <a:graphicData uri="http://schemas.microsoft.com/office/word/2010/wordprocessingShape">
                    <wps:wsp>
                      <wps:cNvCnPr/>
                      <wps:spPr>
                        <a:xfrm>
                          <a:off x="0" y="0"/>
                          <a:ext cx="464458" cy="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10792C" id="Straight Arrow Connector 19" o:spid="_x0000_s1026" type="#_x0000_t32" style="position:absolute;margin-left:232pt;margin-top:121.6pt;width:36.55pt;height:0;z-index:25165824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" strokecolor="#c00000" strokeweight=".5pt">
                <v:stroke endarrow="block" joinstyle="miter"/>
              </v:shape>
            </w:pict>
          </mc:Fallback>
        </mc:AlternateContent>
      </w:r>
      <w:r>
        <w:rPr>
          <w:noProof/>
        </w:rPr>
        <mc:AlternateContent>
          <mc:Choice Requires="wps">
            <w:drawing>
              <wp:anchor distT="0" distB="0" distL="114300" distR="114300" simplePos="0" relativeHeight="251658244" behindDoc="0" locked="0" layoutInCell="1" allowOverlap="1" wp14:anchorId="602E82E5" wp14:editId="2DE72F7D">
                <wp:simplePos x="0" y="0"/>
                <wp:positionH relativeFrom="column">
                  <wp:posOffset>2939143</wp:posOffset>
                </wp:positionH>
                <wp:positionV relativeFrom="paragraph">
                  <wp:posOffset>869406</wp:posOffset>
                </wp:positionV>
                <wp:extent cx="598714" cy="588191"/>
                <wp:effectExtent l="25400" t="0" r="11430" b="34290"/>
                <wp:wrapNone/>
                <wp:docPr id="18" name="Straight Arrow Connector 18"/>
                <wp:cNvGraphicFramePr/>
                <a:graphic xmlns:a="http://schemas.openxmlformats.org/drawingml/2006/main">
                  <a:graphicData uri="http://schemas.microsoft.com/office/word/2010/wordprocessingShape">
                    <wps:wsp>
                      <wps:cNvCnPr/>
                      <wps:spPr>
                        <a:xfrm flipH="1">
                          <a:off x="0" y="0"/>
                          <a:ext cx="598714" cy="588191"/>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1A4BCC" id="Straight Arrow Connector 18" o:spid="_x0000_s1026" type="#_x0000_t32" style="position:absolute;margin-left:231.45pt;margin-top:68.45pt;width:47.15pt;height:46.3pt;flip:x;z-index:2516582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" strokecolor="#c00000" strokeweight=".5pt">
                <v:stroke endarrow="block" joinstyle="miter"/>
              </v:shape>
            </w:pict>
          </mc:Fallback>
        </mc:AlternateContent>
      </w:r>
      <w:r>
        <w:rPr>
          <w:noProof/>
        </w:rPr>
        <mc:AlternateContent>
          <mc:Choice Requires="wps">
            <w:drawing>
              <wp:anchor distT="0" distB="0" distL="114300" distR="114300" simplePos="0" relativeHeight="251658243" behindDoc="0" locked="0" layoutInCell="1" allowOverlap="1" wp14:anchorId="59D35595" wp14:editId="23467BE0">
                <wp:simplePos x="0" y="0"/>
                <wp:positionH relativeFrom="column">
                  <wp:posOffset>2569029</wp:posOffset>
                </wp:positionH>
                <wp:positionV relativeFrom="paragraph">
                  <wp:posOffset>793569</wp:posOffset>
                </wp:positionV>
                <wp:extent cx="838200" cy="174171"/>
                <wp:effectExtent l="0" t="50800" r="0" b="16510"/>
                <wp:wrapNone/>
                <wp:docPr id="17" name="Straight Arrow Connector 17"/>
                <wp:cNvGraphicFramePr/>
                <a:graphic xmlns:a="http://schemas.openxmlformats.org/drawingml/2006/main">
                  <a:graphicData uri="http://schemas.microsoft.com/office/word/2010/wordprocessingShape">
                    <wps:wsp>
                      <wps:cNvCnPr/>
                      <wps:spPr>
                        <a:xfrm flipV="1">
                          <a:off x="0" y="0"/>
                          <a:ext cx="838200" cy="174171"/>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A2600E" id="Straight Arrow Connector 17" o:spid="_x0000_s1026" type="#_x0000_t32" style="position:absolute;margin-left:202.3pt;margin-top:62.5pt;width:66pt;height:13.7pt;flip:y;z-index:25165824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" strokecolor="#c00000" strokeweight=".5pt">
                <v:stroke endarrow="block" joinstyle="miter"/>
              </v:shape>
            </w:pict>
          </mc:Fallback>
        </mc:AlternateContent>
      </w:r>
      <w:r>
        <w:rPr>
          <w:noProof/>
        </w:rPr>
        <mc:AlternateContent>
          <mc:Choice Requires="wps">
            <w:drawing>
              <wp:anchor distT="0" distB="0" distL="114300" distR="114300" simplePos="0" relativeHeight="251658242" behindDoc="0" locked="0" layoutInCell="1" allowOverlap="1" wp14:anchorId="77C3AE30" wp14:editId="46039889">
                <wp:simplePos x="0" y="0"/>
                <wp:positionH relativeFrom="column">
                  <wp:posOffset>2133600</wp:posOffset>
                </wp:positionH>
                <wp:positionV relativeFrom="paragraph">
                  <wp:posOffset>673826</wp:posOffset>
                </wp:positionV>
                <wp:extent cx="195943" cy="195943"/>
                <wp:effectExtent l="0" t="0" r="45720" b="33020"/>
                <wp:wrapNone/>
                <wp:docPr id="16" name="Straight Arrow Connector 16"/>
                <wp:cNvGraphicFramePr/>
                <a:graphic xmlns:a="http://schemas.openxmlformats.org/drawingml/2006/main">
                  <a:graphicData uri="http://schemas.microsoft.com/office/word/2010/wordprocessingShape">
                    <wps:wsp>
                      <wps:cNvCnPr/>
                      <wps:spPr>
                        <a:xfrm>
                          <a:off x="0" y="0"/>
                          <a:ext cx="195943" cy="195943"/>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1FEACF" id="Straight Arrow Connector 16" o:spid="_x0000_s1026" type="#_x0000_t32" style="position:absolute;margin-left:168pt;margin-top:53.05pt;width:15.45pt;height:15.45pt;z-index:25165824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" strokecolor="#c00000" strokeweight=".5pt">
                <v:stroke endarrow="block" joinstyle="miter"/>
              </v:shape>
            </w:pict>
          </mc:Fallback>
        </mc:AlternateContent>
      </w:r>
      <w:r>
        <w:rPr>
          <w:noProof/>
        </w:rPr>
        <mc:AlternateContent>
          <mc:Choice Requires="wps">
            <w:drawing>
              <wp:anchor distT="0" distB="0" distL="114300" distR="114300" simplePos="0" relativeHeight="251658241" behindDoc="0" locked="0" layoutInCell="1" allowOverlap="1" wp14:anchorId="18B71194" wp14:editId="44573B8B">
                <wp:simplePos x="0" y="0"/>
                <wp:positionH relativeFrom="column">
                  <wp:posOffset>1415143</wp:posOffset>
                </wp:positionH>
                <wp:positionV relativeFrom="paragraph">
                  <wp:posOffset>586740</wp:posOffset>
                </wp:positionV>
                <wp:extent cx="478971" cy="0"/>
                <wp:effectExtent l="0" t="63500" r="0" b="76200"/>
                <wp:wrapNone/>
                <wp:docPr id="15" name="Straight Arrow Connector 15"/>
                <wp:cNvGraphicFramePr/>
                <a:graphic xmlns:a="http://schemas.openxmlformats.org/drawingml/2006/main">
                  <a:graphicData uri="http://schemas.microsoft.com/office/word/2010/wordprocessingShape">
                    <wps:wsp>
                      <wps:cNvCnPr/>
                      <wps:spPr>
                        <a:xfrm>
                          <a:off x="0" y="0"/>
                          <a:ext cx="478971" cy="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245327" id="Straight Arrow Connector 15" o:spid="_x0000_s1026" type="#_x0000_t32" style="position:absolute;margin-left:111.45pt;margin-top:46.2pt;width:37.7pt;height:0;z-index:25165824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" strokecolor="#c00000" strokeweight=".5pt">
                <v:stroke endarrow="block" joinstyle="miter"/>
              </v:shape>
            </w:pict>
          </mc:Fallback>
        </mc:AlternateContent>
      </w:r>
      <w:r w:rsidR="004E7078">
        <w:rPr>
          <w:noProof/>
        </w:rPr>
        <w:drawing>
          <wp:inline distT="0" distB="0" distL="0" distR="0" wp14:anchorId="75064A76" wp14:editId="6A2DCD0A">
            <wp:extent cx="4187848" cy="1872615"/>
            <wp:effectExtent l="12700" t="12700" r="15875" b="698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259569" cy="1904686"/>
                    </a:xfrm>
                    <a:prstGeom prst="rect">
                      <a:avLst/>
                    </a:prstGeom>
                    <a:ln>
                      <a:solidFill>
                        <a:schemeClr val="tx1"/>
                      </a:solidFill>
                    </a:ln>
                  </pic:spPr>
                </pic:pic>
              </a:graphicData>
            </a:graphic>
          </wp:inline>
        </w:drawing>
      </w:r>
    </w:p>
    <w:p w14:paraId="7BE71B42" w14:textId="68C9C6F8" w:rsidR="00A0798C" w:rsidRDefault="00D25656" w:rsidP="00D25656">
      <w:pPr>
        <w:pStyle w:val="Caption"/>
      </w:pPr>
      <w:r>
        <w:t>Figure</w:t>
      </w:r>
      <w:r w:rsidR="00613B1B">
        <w:t xml:space="preserve"> </w:t>
      </w:r>
      <w:r w:rsidR="008F1139">
        <w:t>9</w:t>
      </w:r>
      <w:r>
        <w:t xml:space="preserve"> </w:t>
      </w:r>
      <w:r>
        <w:rPr>
          <w:noProof/>
        </w:rPr>
        <w:t>-SAMPLE:2</w:t>
      </w:r>
      <w:r w:rsidR="008F1139">
        <w:rPr>
          <w:noProof/>
        </w:rPr>
        <w:t xml:space="preserve"> ,”</w:t>
      </w:r>
      <w:r w:rsidR="008242F0">
        <w:rPr>
          <w:noProof/>
        </w:rPr>
        <w:t>path</w:t>
      </w:r>
      <w:r w:rsidR="008F1139">
        <w:rPr>
          <w:noProof/>
        </w:rPr>
        <w:t>”</w:t>
      </w:r>
    </w:p>
    <w:p w14:paraId="498237B3" w14:textId="1F48E804" w:rsidR="00A0798C" w:rsidRDefault="00380222" w:rsidP="7C7FD79F">
      <w:r>
        <w:t>P</w:t>
      </w:r>
      <w:r w:rsidR="00886916">
        <w:t>ath</w:t>
      </w:r>
      <w:r w:rsidR="008F1139">
        <w:t xml:space="preserve"> </w:t>
      </w:r>
      <w:r>
        <w:t>:</w:t>
      </w:r>
    </w:p>
    <w:p w14:paraId="5943CA70" w14:textId="4AF9B60C" w:rsidR="00326979" w:rsidRDefault="00613B1B" w:rsidP="00F2206E">
      <w:pPr>
        <w:pStyle w:val="Caption"/>
      </w:pPr>
      <w:r>
        <w:rPr>
          <w:noProof/>
        </w:rPr>
        <w:drawing>
          <wp:anchor distT="0" distB="0" distL="114300" distR="114300" simplePos="0" relativeHeight="251658266" behindDoc="1" locked="0" layoutInCell="1" allowOverlap="1" wp14:anchorId="789BE177" wp14:editId="45E71ACD">
            <wp:simplePos x="0" y="0"/>
            <wp:positionH relativeFrom="column">
              <wp:posOffset>-43180</wp:posOffset>
            </wp:positionH>
            <wp:positionV relativeFrom="paragraph">
              <wp:posOffset>103248</wp:posOffset>
            </wp:positionV>
            <wp:extent cx="6858000" cy="514350"/>
            <wp:effectExtent l="12700" t="12700" r="12700" b="19050"/>
            <wp:wrapNone/>
            <wp:docPr id="36" name="Picture 3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6858000" cy="514350"/>
                    </a:xfrm>
                    <a:prstGeom prst="rect">
                      <a:avLst/>
                    </a:prstGeom>
                    <a:ln>
                      <a:solidFill>
                        <a:srgbClr val="00B0F0"/>
                      </a:solidFill>
                    </a:ln>
                  </pic:spPr>
                </pic:pic>
              </a:graphicData>
            </a:graphic>
            <wp14:sizeRelH relativeFrom="margin">
              <wp14:pctWidth>0</wp14:pctWidth>
            </wp14:sizeRelH>
            <wp14:sizeRelV relativeFrom="margin">
              <wp14:pctHeight>0</wp14:pctHeight>
            </wp14:sizeRelV>
          </wp:anchor>
        </w:drawing>
      </w:r>
    </w:p>
    <w:p w14:paraId="2B950321" w14:textId="400E795E" w:rsidR="00326979" w:rsidRDefault="00326979" w:rsidP="00F2206E">
      <w:pPr>
        <w:pStyle w:val="Caption"/>
      </w:pPr>
    </w:p>
    <w:p w14:paraId="74CEFD5C" w14:textId="77777777" w:rsidR="00613B1B" w:rsidRDefault="00613B1B" w:rsidP="00F2206E">
      <w:pPr>
        <w:pStyle w:val="Caption"/>
      </w:pPr>
    </w:p>
    <w:p w14:paraId="5F0BCB53" w14:textId="336F66F1" w:rsidR="00B82EAA" w:rsidRDefault="00D25656" w:rsidP="00F2206E">
      <w:pPr>
        <w:pStyle w:val="Caption"/>
      </w:pPr>
      <w:r>
        <w:t xml:space="preserve">Figure </w:t>
      </w:r>
      <w:r w:rsidR="008B7328">
        <w:t>1</w:t>
      </w:r>
      <w:r w:rsidR="002D2488">
        <w:t>0</w:t>
      </w:r>
      <w:r>
        <w:rPr>
          <w:noProof/>
        </w:rPr>
        <w:t>-</w:t>
      </w:r>
      <w:r w:rsidR="00DE137C">
        <w:rPr>
          <w:noProof/>
        </w:rPr>
        <w:t>SAMPLE:2</w:t>
      </w:r>
      <w:r w:rsidR="00613B1B">
        <w:rPr>
          <w:noProof/>
        </w:rPr>
        <w:t xml:space="preserve"> </w:t>
      </w:r>
      <w:r w:rsidR="008242F0">
        <w:rPr>
          <w:noProof/>
        </w:rPr>
        <w:t>pat</w:t>
      </w:r>
      <w:r w:rsidR="00DE137C">
        <w:rPr>
          <w:noProof/>
        </w:rPr>
        <w:t>h</w:t>
      </w:r>
      <w:r>
        <w:rPr>
          <w:noProof/>
        </w:rPr>
        <w:t xml:space="preserve"> "output"</w:t>
      </w:r>
    </w:p>
    <w:p w14:paraId="1180B6F8" w14:textId="6EFC1722" w:rsidR="00F2206E" w:rsidRPr="00F2206E" w:rsidRDefault="00F2206E" w:rsidP="00F2206E"/>
    <w:p w14:paraId="6ABAF7AC" w14:textId="0676D7A8" w:rsidR="002D2488" w:rsidRDefault="002D2488" w:rsidP="00F2206E"/>
    <w:p w14:paraId="53728087" w14:textId="77777777" w:rsidR="002D2488" w:rsidRDefault="002D2488" w:rsidP="00F2206E"/>
    <w:p w14:paraId="6F2C55C4" w14:textId="77777777" w:rsidR="002D2488" w:rsidRDefault="002D2488" w:rsidP="00F2206E"/>
    <w:p w14:paraId="338C6322" w14:textId="77777777" w:rsidR="002D2488" w:rsidRDefault="002D2488" w:rsidP="00F2206E"/>
    <w:p w14:paraId="130FCE6B" w14:textId="77777777" w:rsidR="002D2488" w:rsidRDefault="002D2488" w:rsidP="00F2206E"/>
    <w:p w14:paraId="0FF0AF7A" w14:textId="77777777" w:rsidR="002D2488" w:rsidRDefault="002D2488" w:rsidP="00F2206E"/>
    <w:p w14:paraId="569E457A" w14:textId="77777777" w:rsidR="002D2488" w:rsidRDefault="002D2488" w:rsidP="00F2206E"/>
    <w:p w14:paraId="6B58956B" w14:textId="77777777" w:rsidR="002D2488" w:rsidRDefault="002D2488" w:rsidP="00F2206E"/>
    <w:p w14:paraId="54E0E161" w14:textId="77777777" w:rsidR="009F2152" w:rsidRDefault="009F2152" w:rsidP="00F2206E"/>
    <w:p w14:paraId="0F202868" w14:textId="77777777" w:rsidR="009F2152" w:rsidRDefault="009F2152" w:rsidP="00F2206E"/>
    <w:p w14:paraId="1C652960" w14:textId="77777777" w:rsidR="009F2152" w:rsidRDefault="009F2152" w:rsidP="00F2206E"/>
    <w:p w14:paraId="1905002E" w14:textId="77777777" w:rsidR="002D2488" w:rsidRDefault="002D2488" w:rsidP="00F2206E"/>
    <w:p w14:paraId="2ED1E512" w14:textId="77777777" w:rsidR="002D2488" w:rsidRPr="00F2206E" w:rsidRDefault="002D2488" w:rsidP="00F2206E"/>
    <w:p w14:paraId="47A0DD36" w14:textId="4F282171" w:rsidR="00B82EAA" w:rsidRDefault="00B82EAA" w:rsidP="7C7FD79F">
      <w:pPr>
        <w:rPr>
          <w:noProof/>
        </w:rPr>
      </w:pPr>
      <w:r>
        <w:rPr>
          <w:noProof/>
        </w:rPr>
        <w:t>Sample 3:</w:t>
      </w:r>
    </w:p>
    <w:p w14:paraId="3365B3C8" w14:textId="42677E2F" w:rsidR="008242F0" w:rsidRDefault="009F2152" w:rsidP="008242F0">
      <w:pPr>
        <w:jc w:val="center"/>
        <w:rPr>
          <w:noProof/>
        </w:rPr>
      </w:pPr>
      <w:r>
        <w:rPr>
          <w:noProof/>
        </w:rPr>
        <mc:AlternateContent>
          <mc:Choice Requires="wps">
            <w:drawing>
              <wp:anchor distT="0" distB="0" distL="114300" distR="114300" simplePos="0" relativeHeight="251658267" behindDoc="0" locked="0" layoutInCell="1" allowOverlap="1" wp14:anchorId="15CD6474" wp14:editId="264BDB25">
                <wp:simplePos x="0" y="0"/>
                <wp:positionH relativeFrom="column">
                  <wp:posOffset>57150</wp:posOffset>
                </wp:positionH>
                <wp:positionV relativeFrom="paragraph">
                  <wp:posOffset>2021477</wp:posOffset>
                </wp:positionV>
                <wp:extent cx="6701155" cy="635"/>
                <wp:effectExtent l="0" t="0" r="0" b="0"/>
                <wp:wrapTopAndBottom/>
                <wp:docPr id="1200606017" name="Text Box 1200606017"/>
                <wp:cNvGraphicFramePr/>
                <a:graphic xmlns:a="http://schemas.openxmlformats.org/drawingml/2006/main">
                  <a:graphicData uri="http://schemas.microsoft.com/office/word/2010/wordprocessingShape">
                    <wps:wsp>
                      <wps:cNvSpPr txBox="1"/>
                      <wps:spPr>
                        <a:xfrm>
                          <a:off x="0" y="0"/>
                          <a:ext cx="6701155" cy="635"/>
                        </a:xfrm>
                        <a:prstGeom prst="rect">
                          <a:avLst/>
                        </a:prstGeom>
                        <a:solidFill>
                          <a:prstClr val="white"/>
                        </a:solidFill>
                        <a:ln>
                          <a:noFill/>
                        </a:ln>
                      </wps:spPr>
                      <wps:txbx>
                        <w:txbxContent>
                          <w:p w14:paraId="4823C89F" w14:textId="435604B0" w:rsidR="008242F0" w:rsidRPr="007141F5" w:rsidRDefault="009F2152" w:rsidP="008242F0">
                            <w:pPr>
                              <w:pStyle w:val="Caption"/>
                              <w:rPr>
                                <w:noProof/>
                                <w:sz w:val="24"/>
                                <w:szCs w:val="24"/>
                              </w:rPr>
                            </w:pPr>
                            <w:r>
                              <w:t xml:space="preserve">                       </w:t>
                            </w:r>
                            <w:r w:rsidR="008242F0">
                              <w:t>Figure 11</w:t>
                            </w:r>
                            <w:r w:rsidR="008242F0">
                              <w:rPr>
                                <w:noProof/>
                              </w:rPr>
                              <w:t>-SAMPLE3</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15CD6474" id="Text Box 1200606017" o:spid="_x0000_s1029" type="#_x0000_t202" style="position:absolute;left:0;text-align:left;margin-left:4.5pt;margin-top:159.15pt;width:527.65pt;height:.05pt;z-index:2516582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" stroked="f">
                <v:textbox style="mso-fit-shape-to-text:t" inset="0,0,0,0">
                  <w:txbxContent>
                    <w:p w14:paraId="4823C89F" w14:textId="435604B0" w:rsidR="008242F0" w:rsidRPr="007141F5" w:rsidRDefault="009F2152" w:rsidP="008242F0">
                      <w:pPr>
                        <w:pStyle w:val="Caption"/>
                        <w:rPr>
                          <w:noProof/>
                          <w:sz w:val="24"/>
                          <w:szCs w:val="24"/>
                        </w:rPr>
                      </w:pPr>
                      <w:r>
                        <w:t xml:space="preserve">                       </w:t>
                      </w:r>
                      <w:r w:rsidR="008242F0">
                        <w:t>Figure 11</w:t>
                      </w:r>
                      <w:r w:rsidR="008242F0">
                        <w:rPr>
                          <w:noProof/>
                        </w:rPr>
                        <w:t>-SAMPLE3</w:t>
                      </w:r>
                    </w:p>
                  </w:txbxContent>
                </v:textbox>
                <w10:wrap type="topAndBottom"/>
              </v:shape>
            </w:pict>
          </mc:Fallback>
        </mc:AlternateContent>
      </w:r>
      <w:r w:rsidR="008242F0">
        <w:rPr>
          <w:noProof/>
        </w:rPr>
        <w:drawing>
          <wp:inline distT="0" distB="0" distL="0" distR="0" wp14:anchorId="4F932910" wp14:editId="5B9B1CC8">
            <wp:extent cx="4439557" cy="1961665"/>
            <wp:effectExtent l="12700" t="12700" r="18415" b="6985"/>
            <wp:docPr id="1200606016" name="Picture 12006060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446010" cy="1964516"/>
                    </a:xfrm>
                    <a:prstGeom prst="rect">
                      <a:avLst/>
                    </a:prstGeom>
                    <a:ln>
                      <a:solidFill>
                        <a:schemeClr val="tx1"/>
                      </a:solidFill>
                    </a:ln>
                  </pic:spPr>
                </pic:pic>
              </a:graphicData>
            </a:graphic>
          </wp:inline>
        </w:drawing>
      </w:r>
    </w:p>
    <w:p w14:paraId="2E24164B" w14:textId="0E893FF6" w:rsidR="008242F0" w:rsidRDefault="008242F0" w:rsidP="008242F0">
      <w:pPr>
        <w:jc w:val="center"/>
        <w:rPr>
          <w:noProof/>
        </w:rPr>
      </w:pPr>
    </w:p>
    <w:p w14:paraId="3FC82423" w14:textId="77777777" w:rsidR="0093579E" w:rsidRDefault="00A25483" w:rsidP="0093579E">
      <w:pPr>
        <w:keepNext/>
      </w:pPr>
      <w:r>
        <w:rPr>
          <w:noProof/>
        </w:rPr>
        <mc:AlternateContent>
          <mc:Choice Requires="wps">
            <w:drawing>
              <wp:anchor distT="0" distB="0" distL="114300" distR="114300" simplePos="0" relativeHeight="251658249" behindDoc="0" locked="0" layoutInCell="1" allowOverlap="1" wp14:anchorId="64FB501C" wp14:editId="3DA3C0CC">
                <wp:simplePos x="0" y="0"/>
                <wp:positionH relativeFrom="column">
                  <wp:posOffset>2950029</wp:posOffset>
                </wp:positionH>
                <wp:positionV relativeFrom="paragraph">
                  <wp:posOffset>848723</wp:posOffset>
                </wp:positionV>
                <wp:extent cx="590912" cy="478971"/>
                <wp:effectExtent l="0" t="0" r="31750" b="41910"/>
                <wp:wrapNone/>
                <wp:docPr id="23" name="Straight Arrow Connector 23"/>
                <wp:cNvGraphicFramePr/>
                <a:graphic xmlns:a="http://schemas.openxmlformats.org/drawingml/2006/main">
                  <a:graphicData uri="http://schemas.microsoft.com/office/word/2010/wordprocessingShape">
                    <wps:wsp>
                      <wps:cNvCnPr/>
                      <wps:spPr>
                        <a:xfrm>
                          <a:off x="0" y="0"/>
                          <a:ext cx="590912" cy="478971"/>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FAC68D" id="Straight Arrow Connector 23" o:spid="_x0000_s1026" type="#_x0000_t32" style="position:absolute;margin-left:232.3pt;margin-top:66.85pt;width:46.55pt;height:37.7pt;z-index:25165824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" strokecolor="#c00000" strokeweight=".5pt">
                <v:stroke endarrow="block" joinstyle="miter"/>
              </v:shape>
            </w:pict>
          </mc:Fallback>
        </mc:AlternateContent>
      </w:r>
      <w:r>
        <w:rPr>
          <w:noProof/>
        </w:rPr>
        <mc:AlternateContent>
          <mc:Choice Requires="wps">
            <w:drawing>
              <wp:anchor distT="0" distB="0" distL="114300" distR="114300" simplePos="0" relativeHeight="251658248" behindDoc="0" locked="0" layoutInCell="1" allowOverlap="1" wp14:anchorId="7E677973" wp14:editId="5F927E35">
                <wp:simplePos x="0" y="0"/>
                <wp:positionH relativeFrom="column">
                  <wp:posOffset>2873829</wp:posOffset>
                </wp:positionH>
                <wp:positionV relativeFrom="paragraph">
                  <wp:posOffset>903151</wp:posOffset>
                </wp:positionV>
                <wp:extent cx="0" cy="195762"/>
                <wp:effectExtent l="63500" t="25400" r="38100" b="7620"/>
                <wp:wrapNone/>
                <wp:docPr id="22" name="Straight Arrow Connector 22"/>
                <wp:cNvGraphicFramePr/>
                <a:graphic xmlns:a="http://schemas.openxmlformats.org/drawingml/2006/main">
                  <a:graphicData uri="http://schemas.microsoft.com/office/word/2010/wordprocessingShape">
                    <wps:wsp>
                      <wps:cNvCnPr/>
                      <wps:spPr>
                        <a:xfrm flipV="1">
                          <a:off x="0" y="0"/>
                          <a:ext cx="0" cy="195762"/>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050D86" id="Straight Arrow Connector 22" o:spid="_x0000_s1026" type="#_x0000_t32" style="position:absolute;margin-left:226.3pt;margin-top:71.1pt;width:0;height:15.4pt;flip:y;z-index:251658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" strokecolor="#c00000" strokeweight=".5pt">
                <v:stroke endarrow="block" joinstyle="miter"/>
              </v:shape>
            </w:pict>
          </mc:Fallback>
        </mc:AlternateContent>
      </w:r>
      <w:r>
        <w:rPr>
          <w:noProof/>
        </w:rPr>
        <mc:AlternateContent>
          <mc:Choice Requires="wps">
            <w:drawing>
              <wp:anchor distT="0" distB="0" distL="114300" distR="114300" simplePos="0" relativeHeight="251658247" behindDoc="0" locked="0" layoutInCell="1" allowOverlap="1" wp14:anchorId="6EF06792" wp14:editId="7989EA78">
                <wp:simplePos x="0" y="0"/>
                <wp:positionH relativeFrom="column">
                  <wp:posOffset>1893933</wp:posOffset>
                </wp:positionH>
                <wp:positionV relativeFrom="paragraph">
                  <wp:posOffset>1207951</wp:posOffset>
                </wp:positionV>
                <wp:extent cx="773067" cy="0"/>
                <wp:effectExtent l="0" t="63500" r="0" b="76200"/>
                <wp:wrapNone/>
                <wp:docPr id="21" name="Straight Arrow Connector 21"/>
                <wp:cNvGraphicFramePr/>
                <a:graphic xmlns:a="http://schemas.openxmlformats.org/drawingml/2006/main">
                  <a:graphicData uri="http://schemas.microsoft.com/office/word/2010/wordprocessingShape">
                    <wps:wsp>
                      <wps:cNvCnPr/>
                      <wps:spPr>
                        <a:xfrm>
                          <a:off x="0" y="0"/>
                          <a:ext cx="773067" cy="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45697D" id="Straight Arrow Connector 21" o:spid="_x0000_s1026" type="#_x0000_t32" style="position:absolute;margin-left:149.15pt;margin-top:95.1pt;width:60.85pt;height:0;z-index:25165824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" strokecolor="#c00000" strokeweight=".5pt">
                <v:stroke endarrow="block" joinstyle="miter"/>
              </v:shape>
            </w:pict>
          </mc:Fallback>
        </mc:AlternateContent>
      </w:r>
      <w:r>
        <w:rPr>
          <w:noProof/>
        </w:rPr>
        <mc:AlternateContent>
          <mc:Choice Requires="wps">
            <w:drawing>
              <wp:anchor distT="0" distB="0" distL="114300" distR="114300" simplePos="0" relativeHeight="251658246" behindDoc="0" locked="0" layoutInCell="1" allowOverlap="1" wp14:anchorId="49B858E9" wp14:editId="057C172F">
                <wp:simplePos x="0" y="0"/>
                <wp:positionH relativeFrom="column">
                  <wp:posOffset>1349829</wp:posOffset>
                </wp:positionH>
                <wp:positionV relativeFrom="paragraph">
                  <wp:posOffset>696323</wp:posOffset>
                </wp:positionV>
                <wp:extent cx="250371" cy="402771"/>
                <wp:effectExtent l="0" t="0" r="54610" b="41910"/>
                <wp:wrapNone/>
                <wp:docPr id="20" name="Straight Arrow Connector 20"/>
                <wp:cNvGraphicFramePr/>
                <a:graphic xmlns:a="http://schemas.openxmlformats.org/drawingml/2006/main">
                  <a:graphicData uri="http://schemas.microsoft.com/office/word/2010/wordprocessingShape">
                    <wps:wsp>
                      <wps:cNvCnPr/>
                      <wps:spPr>
                        <a:xfrm>
                          <a:off x="0" y="0"/>
                          <a:ext cx="250371" cy="402771"/>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27A22C" id="Straight Arrow Connector 20" o:spid="_x0000_s1026" type="#_x0000_t32" style="position:absolute;margin-left:106.3pt;margin-top:54.85pt;width:19.7pt;height:31.7pt;z-index:25165824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" strokecolor="#c00000" strokeweight=".5pt">
                <v:stroke endarrow="block" joinstyle="miter"/>
              </v:shape>
            </w:pict>
          </mc:Fallback>
        </mc:AlternateContent>
      </w:r>
      <w:r w:rsidR="00B82EAA">
        <w:rPr>
          <w:noProof/>
        </w:rPr>
        <w:drawing>
          <wp:inline distT="0" distB="0" distL="0" distR="0" wp14:anchorId="2799F601" wp14:editId="775E32E7">
            <wp:extent cx="4439557" cy="1961665"/>
            <wp:effectExtent l="12700" t="12700" r="18415" b="698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446010" cy="1964516"/>
                    </a:xfrm>
                    <a:prstGeom prst="rect">
                      <a:avLst/>
                    </a:prstGeom>
                    <a:ln>
                      <a:solidFill>
                        <a:schemeClr val="tx1"/>
                      </a:solidFill>
                    </a:ln>
                  </pic:spPr>
                </pic:pic>
              </a:graphicData>
            </a:graphic>
          </wp:inline>
        </w:drawing>
      </w:r>
    </w:p>
    <w:p w14:paraId="6C2AA4CD" w14:textId="1FE3056B" w:rsidR="008242F0" w:rsidRDefault="008242F0" w:rsidP="008242F0">
      <w:pPr>
        <w:pStyle w:val="Caption"/>
      </w:pPr>
      <w:r>
        <w:t>Figure</w:t>
      </w:r>
      <w:r w:rsidR="00613B1B">
        <w:t xml:space="preserve"> </w:t>
      </w:r>
      <w:r>
        <w:t xml:space="preserve">12 </w:t>
      </w:r>
      <w:r>
        <w:rPr>
          <w:noProof/>
        </w:rPr>
        <w:t>-SAMPLE:3 ,”path”</w:t>
      </w:r>
    </w:p>
    <w:p w14:paraId="3B45CC6E" w14:textId="2AF6055C" w:rsidR="00B946FF" w:rsidRPr="00B946FF" w:rsidRDefault="00BC5419" w:rsidP="00B946FF">
      <w:r>
        <w:t>P</w:t>
      </w:r>
      <w:r w:rsidR="00A25483">
        <w:t>a</w:t>
      </w:r>
      <w:r>
        <w:t>th</w:t>
      </w:r>
      <w:r w:rsidR="00B946FF">
        <w:t xml:space="preserve"> </w:t>
      </w:r>
      <w:r>
        <w:t>:</w:t>
      </w:r>
    </w:p>
    <w:p w14:paraId="4036E65D" w14:textId="116CFD21" w:rsidR="0093579E" w:rsidRDefault="0093579E" w:rsidP="0093579E">
      <w:pPr>
        <w:keepNext/>
      </w:pPr>
    </w:p>
    <w:p w14:paraId="5B0C508A" w14:textId="32DA7514" w:rsidR="00A91331" w:rsidRDefault="00A91331" w:rsidP="0093579E">
      <w:pPr>
        <w:keepNext/>
      </w:pPr>
      <w:r>
        <w:rPr>
          <w:noProof/>
        </w:rPr>
        <w:drawing>
          <wp:inline distT="0" distB="0" distL="0" distR="0" wp14:anchorId="01CA44D4" wp14:editId="4B5E5CCF">
            <wp:extent cx="6650280" cy="449036"/>
            <wp:effectExtent l="12700" t="12700" r="1778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8">
                      <a:extLst>
                        <a:ext uri="{28A0092B-C50C-407E-A947-70E740481C1C}">
                          <a14:useLocalDpi xmlns:a14="http://schemas.microsoft.com/office/drawing/2010/main" val="0"/>
                        </a:ext>
                      </a:extLst>
                    </a:blip>
                    <a:stretch>
                      <a:fillRect/>
                    </a:stretch>
                  </pic:blipFill>
                  <pic:spPr>
                    <a:xfrm>
                      <a:off x="0" y="0"/>
                      <a:ext cx="6783006" cy="457998"/>
                    </a:xfrm>
                    <a:prstGeom prst="rect">
                      <a:avLst/>
                    </a:prstGeom>
                    <a:ln>
                      <a:solidFill>
                        <a:srgbClr val="00B0F0"/>
                      </a:solidFill>
                    </a:ln>
                  </pic:spPr>
                </pic:pic>
              </a:graphicData>
            </a:graphic>
          </wp:inline>
        </w:drawing>
      </w:r>
    </w:p>
    <w:p w14:paraId="51C1D24F" w14:textId="50ADB7C2" w:rsidR="005D5728" w:rsidRPr="00F2206E" w:rsidRDefault="0093579E" w:rsidP="00F2206E">
      <w:pPr>
        <w:pStyle w:val="Caption"/>
        <w:rPr>
          <w:b/>
          <w:bCs/>
        </w:rPr>
      </w:pPr>
      <w:r>
        <w:t xml:space="preserve">Figure </w:t>
      </w:r>
      <w:r w:rsidR="008B7328">
        <w:t>1</w:t>
      </w:r>
      <w:r w:rsidR="00613B1B">
        <w:t>3</w:t>
      </w:r>
      <w:r>
        <w:rPr>
          <w:noProof/>
        </w:rPr>
        <w:t>-</w:t>
      </w:r>
      <w:r w:rsidR="00F2206E" w:rsidRPr="00F2206E">
        <w:rPr>
          <w:noProof/>
        </w:rPr>
        <w:t xml:space="preserve"> </w:t>
      </w:r>
      <w:r w:rsidR="00F2206E">
        <w:rPr>
          <w:noProof/>
        </w:rPr>
        <w:t>SAMPLE:3-path</w:t>
      </w:r>
      <w:r>
        <w:rPr>
          <w:noProof/>
        </w:rPr>
        <w:t xml:space="preserve"> "output"</w:t>
      </w:r>
    </w:p>
    <w:p w14:paraId="65E1B277" w14:textId="38BCD9B1" w:rsidR="00FD71EB" w:rsidRDefault="00A25483" w:rsidP="00A25483">
      <w:r w:rsidRPr="008523DD">
        <w:rPr>
          <w:b/>
          <w:bCs/>
        </w:rPr>
        <w:t>Note</w:t>
      </w:r>
      <w:r>
        <w:t>: Arcs do</w:t>
      </w:r>
      <w:r w:rsidR="00630293">
        <w:t>es not mean</w:t>
      </w:r>
      <w:r w:rsidR="000E4341">
        <w:t xml:space="preserve"> </w:t>
      </w:r>
      <w:r w:rsidR="00E2079A">
        <w:t xml:space="preserve">path </w:t>
      </w:r>
      <w:r w:rsidR="008523DD">
        <w:t xml:space="preserve">for specific </w:t>
      </w:r>
      <w:r w:rsidR="00326979">
        <w:t>heuristic,</w:t>
      </w:r>
      <w:r w:rsidR="008523DD">
        <w:t xml:space="preserve"> just for directions</w:t>
      </w:r>
    </w:p>
    <w:bookmarkEnd w:id="297"/>
    <w:p w14:paraId="6362A853" w14:textId="77777777" w:rsidR="00326979" w:rsidRDefault="00326979" w:rsidP="006551F4">
      <w:pPr>
        <w:ind w:firstLine="720"/>
      </w:pPr>
    </w:p>
    <w:p w14:paraId="28548165" w14:textId="77777777" w:rsidR="00307A30" w:rsidRDefault="00307A30" w:rsidP="00A25483"/>
    <w:p w14:paraId="305CC9D2" w14:textId="77777777" w:rsidR="00307A30" w:rsidRDefault="00307A30" w:rsidP="00A25483"/>
    <w:p w14:paraId="7BE47DB2" w14:textId="77777777" w:rsidR="00307A30" w:rsidRDefault="00307A30" w:rsidP="00A25483"/>
    <w:p w14:paraId="14814666" w14:textId="77777777" w:rsidR="00307A30" w:rsidRDefault="00307A30" w:rsidP="00A25483"/>
    <w:p w14:paraId="63822B4E" w14:textId="77777777" w:rsidR="00307A30" w:rsidRDefault="00307A30" w:rsidP="00A25483"/>
    <w:p w14:paraId="6918C1BF" w14:textId="77777777" w:rsidR="00307A30" w:rsidRDefault="00307A30" w:rsidP="00A25483"/>
    <w:p w14:paraId="70AEDFB0" w14:textId="77777777" w:rsidR="00307A30" w:rsidRDefault="00307A30" w:rsidP="00A25483"/>
    <w:p w14:paraId="4550F0AC" w14:textId="77777777" w:rsidR="00307A30" w:rsidRDefault="00307A30" w:rsidP="00A25483"/>
    <w:p w14:paraId="6CCFD6C2" w14:textId="77777777" w:rsidR="00CC7191" w:rsidRDefault="00CC7191" w:rsidP="00A25483"/>
    <w:p w14:paraId="2A49950A" w14:textId="26915859" w:rsidR="00307A30" w:rsidRDefault="009F2152" w:rsidP="00AD4216">
      <w:pPr>
        <w:pStyle w:val="Heading1"/>
      </w:pPr>
      <w:bookmarkStart w:id="1395" w:name="_Toc93947280"/>
      <w:r>
        <w:lastRenderedPageBreak/>
        <w:t xml:space="preserve">3. </w:t>
      </w:r>
      <w:r w:rsidR="00CC7191">
        <w:t>Real Sample</w:t>
      </w:r>
      <w:bookmarkEnd w:id="1395"/>
      <w:r w:rsidR="00307A30">
        <w:t xml:space="preserve"> </w:t>
      </w:r>
    </w:p>
    <w:p w14:paraId="2F92166E" w14:textId="4CE793AE" w:rsidR="005847A6" w:rsidRPr="00334629" w:rsidRDefault="00334629" w:rsidP="005847A6">
      <w:r>
        <w:rPr>
          <w:noProof/>
        </w:rPr>
        <mc:AlternateContent>
          <mc:Choice Requires="wps">
            <w:drawing>
              <wp:anchor distT="0" distB="0" distL="114300" distR="114300" simplePos="0" relativeHeight="251658268" behindDoc="0" locked="0" layoutInCell="1" allowOverlap="1" wp14:anchorId="5547E518" wp14:editId="446157EA">
                <wp:simplePos x="0" y="0"/>
                <wp:positionH relativeFrom="column">
                  <wp:posOffset>0</wp:posOffset>
                </wp:positionH>
                <wp:positionV relativeFrom="paragraph">
                  <wp:posOffset>3608705</wp:posOffset>
                </wp:positionV>
                <wp:extent cx="349377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3493770" cy="635"/>
                        </a:xfrm>
                        <a:prstGeom prst="rect">
                          <a:avLst/>
                        </a:prstGeom>
                        <a:solidFill>
                          <a:prstClr val="white"/>
                        </a:solidFill>
                        <a:ln>
                          <a:noFill/>
                        </a:ln>
                      </wps:spPr>
                      <wps:txbx>
                        <w:txbxContent>
                          <w:p w14:paraId="799050D2" w14:textId="3A9DED1B" w:rsidR="00334629" w:rsidRPr="00B22E47" w:rsidRDefault="00334629" w:rsidP="00334629">
                            <w:pPr>
                              <w:pStyle w:val="Caption"/>
                              <w:rPr>
                                <w:noProof/>
                                <w:sz w:val="24"/>
                                <w:szCs w:val="24"/>
                              </w:rPr>
                            </w:pPr>
                            <w:r w:rsidRPr="00112D0B">
                              <w:rPr>
                                <w:noProof/>
                              </w:rPr>
                              <w:t xml:space="preserve">Figure </w:t>
                            </w:r>
                            <w:r>
                              <w:rPr>
                                <w:noProof/>
                              </w:rPr>
                              <w:t>14</w:t>
                            </w:r>
                            <w:r w:rsidRPr="00112D0B">
                              <w:rPr>
                                <w:noProof/>
                              </w:rPr>
                              <w:t xml:space="preserve">: </w:t>
                            </w:r>
                            <w:r w:rsidR="006A7ACC">
                              <w:rPr>
                                <w:noProof/>
                              </w:rPr>
                              <w:t>the figure above shows the real view of drone delivery map</w:t>
                            </w:r>
                            <w:r w:rsidR="0001193A">
                              <w:rPr>
                                <w:noProof/>
                              </w:rPr>
                              <w:t>.</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47E518" id="Text Box 9" o:spid="_x0000_s1030" type="#_x0000_t202" style="position:absolute;margin-left:0;margin-top:284.15pt;width:275.1pt;height:.05pt;z-index:2516582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" stroked="f">
                <v:textbox style="mso-fit-shape-to-text:t" inset="0,0,0,0">
                  <w:txbxContent>
                    <w:p w14:paraId="799050D2" w14:textId="3A9DED1B" w:rsidR="00334629" w:rsidRPr="00B22E47" w:rsidRDefault="00334629" w:rsidP="00334629">
                      <w:pPr>
                        <w:pStyle w:val="Caption"/>
                        <w:rPr>
                          <w:noProof/>
                          <w:sz w:val="24"/>
                          <w:szCs w:val="24"/>
                        </w:rPr>
                      </w:pPr>
                      <w:r w:rsidRPr="00112D0B">
                        <w:rPr>
                          <w:noProof/>
                        </w:rPr>
                        <w:t xml:space="preserve">Figure </w:t>
                      </w:r>
                      <w:r>
                        <w:rPr>
                          <w:noProof/>
                        </w:rPr>
                        <w:t>14</w:t>
                      </w:r>
                      <w:r w:rsidRPr="00112D0B">
                        <w:rPr>
                          <w:noProof/>
                        </w:rPr>
                        <w:t xml:space="preserve">: </w:t>
                      </w:r>
                      <w:r w:rsidR="006A7ACC">
                        <w:rPr>
                          <w:noProof/>
                        </w:rPr>
                        <w:t>the figure above shows the real view of drone delivery map</w:t>
                      </w:r>
                      <w:r w:rsidR="0001193A">
                        <w:rPr>
                          <w:noProof/>
                        </w:rPr>
                        <w:t>.</w:t>
                      </w:r>
                    </w:p>
                  </w:txbxContent>
                </v:textbox>
                <w10:wrap type="topAndBottom"/>
              </v:shape>
            </w:pict>
          </mc:Fallback>
        </mc:AlternateContent>
      </w:r>
      <w:r w:rsidR="00307A30">
        <w:rPr>
          <w:noProof/>
        </w:rPr>
        <w:drawing>
          <wp:inline distT="0" distB="0" distL="0" distR="0" wp14:anchorId="5A430D2B" wp14:editId="4ED95543">
            <wp:extent cx="2232000" cy="3598298"/>
            <wp:effectExtent l="0" t="0" r="3810" b="0"/>
            <wp:docPr id="1865565411" name="Picture 186556541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565411" name="Picture 1865565411" descr="Diagram, engineering drawing&#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49620" cy="3626704"/>
                    </a:xfrm>
                    <a:prstGeom prst="rect">
                      <a:avLst/>
                    </a:prstGeom>
                  </pic:spPr>
                </pic:pic>
              </a:graphicData>
            </a:graphic>
          </wp:inline>
        </w:drawing>
      </w:r>
    </w:p>
    <w:p w14:paraId="46DB14EC" w14:textId="57607B92" w:rsidR="00562281" w:rsidRDefault="00613B1B" w:rsidP="006551F4">
      <w:pPr>
        <w:ind w:firstLine="720"/>
      </w:pPr>
      <w:r>
        <w:rPr>
          <w:rFonts w:ascii="Cambria" w:hAnsi="Cambria"/>
          <w:noProof/>
        </w:rPr>
        <w:drawing>
          <wp:anchor distT="0" distB="0" distL="114300" distR="114300" simplePos="0" relativeHeight="251658271" behindDoc="0" locked="0" layoutInCell="1" allowOverlap="1" wp14:anchorId="79642DCA" wp14:editId="788D804B">
            <wp:simplePos x="0" y="0"/>
            <wp:positionH relativeFrom="margin">
              <wp:align>left</wp:align>
            </wp:positionH>
            <wp:positionV relativeFrom="page">
              <wp:posOffset>5265677</wp:posOffset>
            </wp:positionV>
            <wp:extent cx="1967230" cy="337248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a:extLst>
                        <a:ext uri="{28A0092B-C50C-407E-A947-70E740481C1C}">
                          <a14:useLocalDpi xmlns:a14="http://schemas.microsoft.com/office/drawing/2010/main" val="0"/>
                        </a:ext>
                      </a:extLst>
                    </a:blip>
                    <a:stretch>
                      <a:fillRect/>
                    </a:stretch>
                  </pic:blipFill>
                  <pic:spPr>
                    <a:xfrm>
                      <a:off x="0" y="0"/>
                      <a:ext cx="1967230" cy="3372485"/>
                    </a:xfrm>
                    <a:prstGeom prst="rect">
                      <a:avLst/>
                    </a:prstGeom>
                  </pic:spPr>
                </pic:pic>
              </a:graphicData>
            </a:graphic>
          </wp:anchor>
        </w:drawing>
      </w:r>
      <w:r w:rsidR="00AD4216">
        <w:rPr>
          <w:noProof/>
        </w:rPr>
        <mc:AlternateContent>
          <mc:Choice Requires="wps">
            <w:drawing>
              <wp:anchor distT="0" distB="0" distL="114300" distR="114300" simplePos="0" relativeHeight="251658269" behindDoc="0" locked="0" layoutInCell="1" allowOverlap="1" wp14:anchorId="260A58FC" wp14:editId="71B12EF6">
                <wp:simplePos x="0" y="0"/>
                <wp:positionH relativeFrom="column">
                  <wp:posOffset>0</wp:posOffset>
                </wp:positionH>
                <wp:positionV relativeFrom="paragraph">
                  <wp:posOffset>3926205</wp:posOffset>
                </wp:positionV>
                <wp:extent cx="349377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3493770" cy="635"/>
                        </a:xfrm>
                        <a:prstGeom prst="rect">
                          <a:avLst/>
                        </a:prstGeom>
                        <a:solidFill>
                          <a:prstClr val="white"/>
                        </a:solidFill>
                        <a:ln>
                          <a:noFill/>
                        </a:ln>
                      </wps:spPr>
                      <wps:txbx>
                        <w:txbxContent>
                          <w:p w14:paraId="4CF7CB78" w14:textId="188BF46B" w:rsidR="00AD4216" w:rsidRPr="00B22E47" w:rsidRDefault="00AD4216" w:rsidP="00AD4216">
                            <w:pPr>
                              <w:pStyle w:val="Caption"/>
                              <w:rPr>
                                <w:noProof/>
                                <w:sz w:val="24"/>
                                <w:szCs w:val="24"/>
                              </w:rPr>
                            </w:pPr>
                            <w:r w:rsidRPr="00112D0B">
                              <w:rPr>
                                <w:noProof/>
                              </w:rPr>
                              <w:t xml:space="preserve">Figure </w:t>
                            </w:r>
                            <w:r>
                              <w:rPr>
                                <w:noProof/>
                              </w:rPr>
                              <w:t>15</w:t>
                            </w:r>
                            <w:r w:rsidRPr="00112D0B">
                              <w:rPr>
                                <w:noProof/>
                              </w:rPr>
                              <w:t xml:space="preserve">: </w:t>
                            </w:r>
                            <w:r>
                              <w:rPr>
                                <w:noProof/>
                              </w:rPr>
                              <w:t>GIF.</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0A58FC" id="Text Box 11" o:spid="_x0000_s1031" type="#_x0000_t202" style="position:absolute;left:0;text-align:left;margin-left:0;margin-top:309.15pt;width:275.1pt;height:.05pt;z-index:25165826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" stroked="f">
                <v:textbox style="mso-fit-shape-to-text:t" inset="0,0,0,0">
                  <w:txbxContent>
                    <w:p w14:paraId="4CF7CB78" w14:textId="188BF46B" w:rsidR="00AD4216" w:rsidRPr="00B22E47" w:rsidRDefault="00AD4216" w:rsidP="00AD4216">
                      <w:pPr>
                        <w:pStyle w:val="Caption"/>
                        <w:rPr>
                          <w:noProof/>
                          <w:sz w:val="24"/>
                          <w:szCs w:val="24"/>
                        </w:rPr>
                      </w:pPr>
                      <w:r w:rsidRPr="00112D0B">
                        <w:rPr>
                          <w:noProof/>
                        </w:rPr>
                        <w:t xml:space="preserve">Figure </w:t>
                      </w:r>
                      <w:r>
                        <w:rPr>
                          <w:noProof/>
                        </w:rPr>
                        <w:t>15</w:t>
                      </w:r>
                      <w:r w:rsidRPr="00112D0B">
                        <w:rPr>
                          <w:noProof/>
                        </w:rPr>
                        <w:t xml:space="preserve">: </w:t>
                      </w:r>
                      <w:r>
                        <w:rPr>
                          <w:noProof/>
                        </w:rPr>
                        <w:t>GIF.</w:t>
                      </w:r>
                    </w:p>
                  </w:txbxContent>
                </v:textbox>
                <w10:wrap type="topAndBottom"/>
              </v:shape>
            </w:pict>
          </mc:Fallback>
        </mc:AlternateContent>
      </w:r>
    </w:p>
    <w:p w14:paraId="769127FE" w14:textId="11129C98" w:rsidR="00B440F6" w:rsidRDefault="009F2152" w:rsidP="00B440F6">
      <w:pPr>
        <w:pStyle w:val="Heading1"/>
        <w:rPr>
          <w:sz w:val="36"/>
          <w:szCs w:val="36"/>
        </w:rPr>
      </w:pPr>
      <w:bookmarkStart w:id="1396" w:name="_Toc93947281"/>
      <w:r>
        <w:rPr>
          <w:sz w:val="36"/>
          <w:szCs w:val="36"/>
        </w:rPr>
        <w:lastRenderedPageBreak/>
        <w:t>4</w:t>
      </w:r>
      <w:r w:rsidR="00B440F6" w:rsidRPr="00B440F6">
        <w:rPr>
          <w:sz w:val="36"/>
          <w:szCs w:val="36"/>
        </w:rPr>
        <w:t>.futuerwork</w:t>
      </w:r>
      <w:bookmarkEnd w:id="1396"/>
    </w:p>
    <w:p w14:paraId="2D48A817" w14:textId="77777777" w:rsidR="001A428F" w:rsidRPr="001A428F" w:rsidRDefault="001A428F" w:rsidP="001A428F"/>
    <w:p w14:paraId="2436C132" w14:textId="5E5C0EE6" w:rsidR="00F80FC2" w:rsidRDefault="00D85798" w:rsidP="001F2E33">
      <w:pPr>
        <w:rPr>
          <w:color w:val="202124"/>
          <w:rtl/>
          <w:lang w:val="en"/>
        </w:rPr>
      </w:pPr>
      <w:r w:rsidRPr="00D85798">
        <w:rPr>
          <w:lang w:val="en"/>
        </w:rPr>
        <w:t xml:space="preserve">With research and investigation, we have come up with algorithms called </w:t>
      </w:r>
      <w:r w:rsidR="00D501F6" w:rsidRPr="00D85798">
        <w:rPr>
          <w:lang w:val="en"/>
        </w:rPr>
        <w:t>metaheuristic</w:t>
      </w:r>
      <w:r w:rsidRPr="00D85798">
        <w:rPr>
          <w:lang w:val="en"/>
        </w:rPr>
        <w:t xml:space="preserve">, which are a variety of algorithms inspired by nature that help in improving the work of tsp, to reach a better solution and a more efficient result </w:t>
      </w:r>
      <w:r w:rsidR="00F80FC2">
        <w:rPr>
          <w:rFonts w:hint="cs"/>
          <w:rtl/>
          <w:lang w:val="en"/>
        </w:rPr>
        <w:t>.</w:t>
      </w:r>
      <w:r w:rsidR="00F80FC2" w:rsidRPr="00F80FC2">
        <w:rPr>
          <w:color w:val="202124"/>
          <w:lang w:val="en"/>
        </w:rPr>
        <w:t>Some of the Meta-Hypothesis Methods for Improving the Efficiency of TSP</w:t>
      </w:r>
      <w:r w:rsidR="00F80FC2">
        <w:rPr>
          <w:rFonts w:hint="cs"/>
          <w:color w:val="202124"/>
          <w:rtl/>
          <w:lang w:val="en"/>
        </w:rPr>
        <w:t xml:space="preserve"> </w:t>
      </w:r>
      <w:r w:rsidR="00FE20B6" w:rsidRPr="00FE20B6">
        <w:rPr>
          <w:color w:val="202124"/>
          <w:lang w:val="en"/>
        </w:rPr>
        <w:t xml:space="preserve">like PSO </w:t>
      </w:r>
      <w:r w:rsidR="00FC111A">
        <w:rPr>
          <w:color w:val="202124"/>
          <w:lang w:val="en"/>
        </w:rPr>
        <w:t xml:space="preserve">and </w:t>
      </w:r>
      <w:r w:rsidR="00FE20B6" w:rsidRPr="00FE20B6">
        <w:rPr>
          <w:color w:val="202124"/>
          <w:lang w:val="en"/>
        </w:rPr>
        <w:t xml:space="preserve">Ant colony </w:t>
      </w:r>
    </w:p>
    <w:p w14:paraId="06EA6F0C" w14:textId="77777777" w:rsidR="00326E36" w:rsidRDefault="00326E36" w:rsidP="001F2E33">
      <w:pPr>
        <w:rPr>
          <w:color w:val="202124"/>
          <w:rtl/>
          <w:lang w:val="en"/>
        </w:rPr>
      </w:pPr>
    </w:p>
    <w:p w14:paraId="20B23C25" w14:textId="77777777" w:rsidR="00326E36" w:rsidRDefault="00326E36" w:rsidP="001F2E33">
      <w:pPr>
        <w:rPr>
          <w:color w:val="202124"/>
          <w:rtl/>
          <w:lang w:val="en"/>
        </w:rPr>
      </w:pPr>
    </w:p>
    <w:p w14:paraId="2C8C67AF" w14:textId="77777777" w:rsidR="00326E36" w:rsidRPr="001F2E33" w:rsidRDefault="00326E36" w:rsidP="001F2E33">
      <w:pPr>
        <w:rPr>
          <w:lang w:val="en"/>
        </w:rPr>
      </w:pPr>
    </w:p>
    <w:p w14:paraId="1A384DEA" w14:textId="77777777" w:rsidR="001A428F" w:rsidRDefault="001A428F" w:rsidP="009D54A6">
      <w:pPr>
        <w:pStyle w:val="Heading2"/>
      </w:pPr>
    </w:p>
    <w:p w14:paraId="42B6B843" w14:textId="48F5B0CD" w:rsidR="00247D4A" w:rsidRPr="00451CA7" w:rsidRDefault="009F2152" w:rsidP="009D54A6">
      <w:pPr>
        <w:pStyle w:val="Heading2"/>
        <w:rPr>
          <w:rFonts w:asciiTheme="majorBidi" w:hAnsiTheme="majorBidi"/>
          <w:i/>
          <w:iCs/>
        </w:rPr>
      </w:pPr>
      <w:bookmarkStart w:id="1397" w:name="_Toc93947282"/>
      <w:r>
        <w:t>4</w:t>
      </w:r>
      <w:r w:rsidR="007A38FF">
        <w:t>.</w:t>
      </w:r>
      <w:r w:rsidR="00837594">
        <w:t xml:space="preserve">1 </w:t>
      </w:r>
      <w:r w:rsidR="00247D4A" w:rsidRPr="00451CA7">
        <w:t xml:space="preserve">Ant Colony Algorithm </w:t>
      </w:r>
      <w:r w:rsidR="00247D4A" w:rsidRPr="00451CA7">
        <w:rPr>
          <w:rFonts w:asciiTheme="majorBidi" w:hAnsiTheme="majorBidi"/>
          <w:i/>
          <w:iCs/>
        </w:rPr>
        <w:t>:</w:t>
      </w:r>
      <w:bookmarkEnd w:id="1397"/>
    </w:p>
    <w:p w14:paraId="11FE8332" w14:textId="77777777" w:rsidR="001F2E33" w:rsidRPr="001F2E33" w:rsidRDefault="001F2E33" w:rsidP="001F2E33"/>
    <w:p w14:paraId="6ED003CC" w14:textId="3F84AC91" w:rsidR="00247D4A" w:rsidRDefault="00247D4A" w:rsidP="001F2E33">
      <w:r w:rsidRPr="00247D4A">
        <w:t xml:space="preserve">Ant colony algorithm is a tool for solving TSP which was proposed by </w:t>
      </w:r>
      <w:proofErr w:type="spellStart"/>
      <w:r w:rsidRPr="00247D4A">
        <w:t>Durrigo</w:t>
      </w:r>
      <w:proofErr w:type="spellEnd"/>
      <w:r w:rsidRPr="00247D4A">
        <w:t xml:space="preserve"> et al in 1992. This algorithm which is an example of multi-operator systems is inspired from food finding behavior of real ants, where each operator is an artificial ant . In general, in order to improve TSP using ant colony</w:t>
      </w:r>
    </w:p>
    <w:p w14:paraId="3638C2A5" w14:textId="77777777" w:rsidR="001F2E33" w:rsidRPr="00247D4A" w:rsidRDefault="001F2E33" w:rsidP="001F2E33"/>
    <w:p w14:paraId="3D2E94DB" w14:textId="77777777" w:rsidR="00247D4A" w:rsidRDefault="00247D4A" w:rsidP="001F2E33">
      <w:pPr>
        <w:rPr>
          <w:color w:val="2F5496" w:themeColor="accent1" w:themeShade="BF"/>
        </w:rPr>
      </w:pPr>
      <w:r w:rsidRPr="001F2E33">
        <w:rPr>
          <w:color w:val="2F5496" w:themeColor="accent1" w:themeShade="BF"/>
        </w:rPr>
        <w:t xml:space="preserve">4 steps are required including: </w:t>
      </w:r>
    </w:p>
    <w:p w14:paraId="1CD97E02" w14:textId="77777777" w:rsidR="001A428F" w:rsidRPr="001F2E33" w:rsidRDefault="001A428F" w:rsidP="001F2E33">
      <w:pPr>
        <w:rPr>
          <w:color w:val="2F5496" w:themeColor="accent1" w:themeShade="BF"/>
        </w:rPr>
      </w:pPr>
    </w:p>
    <w:p w14:paraId="1C166047" w14:textId="3E665C4D" w:rsidR="00247D4A" w:rsidRPr="00247D4A" w:rsidRDefault="00247D4A" w:rsidP="001F2E33">
      <w:r w:rsidRPr="00247D4A">
        <w:t xml:space="preserve">1) initializing parameters including number  of  ants  m,  pheromone  α, </w:t>
      </w:r>
    </w:p>
    <w:p w14:paraId="209EADAF" w14:textId="4BD38EAE" w:rsidR="00247D4A" w:rsidRDefault="00247D4A" w:rsidP="001F2E33">
      <w:r w:rsidRPr="00247D4A">
        <w:t>heuristic  function  operator  β,  pheromone  evaporation  ρ, amount of pheromone, maximum iteration.</w:t>
      </w:r>
    </w:p>
    <w:p w14:paraId="2659C4A9" w14:textId="77777777" w:rsidR="00B8125F" w:rsidRPr="00247D4A" w:rsidRDefault="00B8125F" w:rsidP="001F2E33"/>
    <w:p w14:paraId="6F1D21C7" w14:textId="50721639" w:rsidR="00247D4A" w:rsidRDefault="00247D4A" w:rsidP="001F2E33">
      <w:r w:rsidRPr="00247D4A">
        <w:t xml:space="preserve"> 2) construction solution space; that is each ant is located at several starting points, cities to be visited are computed and it continues until all cities are visited.</w:t>
      </w:r>
    </w:p>
    <w:p w14:paraId="1F8A5FAF" w14:textId="77777777" w:rsidR="00B8125F" w:rsidRPr="00247D4A" w:rsidRDefault="00B8125F" w:rsidP="001F2E33"/>
    <w:p w14:paraId="2F645782" w14:textId="5D0E5D4D" w:rsidR="00247D4A" w:rsidRPr="00247D4A" w:rsidRDefault="00247D4A" w:rsidP="001F2E33">
      <w:r w:rsidRPr="00247D4A">
        <w:t xml:space="preserve"> 3) Updating pheromone; length of each path through which ants pass and record of the optimal </w:t>
      </w:r>
    </w:p>
    <w:p w14:paraId="377DE44D" w14:textId="77777777" w:rsidR="00247D4A" w:rsidRDefault="00247D4A" w:rsidP="001F2E33">
      <w:r w:rsidRPr="00247D4A">
        <w:t>solution in the current counter is calculated.</w:t>
      </w:r>
    </w:p>
    <w:p w14:paraId="635F1880" w14:textId="665ECB37" w:rsidR="00B8125F" w:rsidRPr="00247D4A" w:rsidRDefault="009F2152" w:rsidP="001F2E33">
      <w:r>
        <w:rPr>
          <w:noProof/>
        </w:rPr>
        <w:drawing>
          <wp:anchor distT="0" distB="0" distL="114300" distR="114300" simplePos="0" relativeHeight="251658263" behindDoc="0" locked="0" layoutInCell="1" allowOverlap="1" wp14:anchorId="5C43CFE9" wp14:editId="5DA6F47D">
            <wp:simplePos x="0" y="0"/>
            <wp:positionH relativeFrom="margin">
              <wp:align>center</wp:align>
            </wp:positionH>
            <wp:positionV relativeFrom="page">
              <wp:posOffset>6223611</wp:posOffset>
            </wp:positionV>
            <wp:extent cx="3324225" cy="1581150"/>
            <wp:effectExtent l="0" t="0" r="9525" b="0"/>
            <wp:wrapTopAndBottom/>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324225" cy="1581150"/>
                    </a:xfrm>
                    <a:prstGeom prst="rect">
                      <a:avLst/>
                    </a:prstGeom>
                  </pic:spPr>
                </pic:pic>
              </a:graphicData>
            </a:graphic>
          </wp:anchor>
        </w:drawing>
      </w:r>
    </w:p>
    <w:p w14:paraId="27D5863A" w14:textId="75E8284B" w:rsidR="003F64AD" w:rsidRDefault="00C61DB0" w:rsidP="00C61DB0">
      <w:pPr>
        <w:pStyle w:val="Caption"/>
        <w:jc w:val="center"/>
      </w:pPr>
      <w:r w:rsidRPr="003E506E">
        <w:rPr>
          <w:noProof/>
        </w:rPr>
        <w:t>Figure 1</w:t>
      </w:r>
      <w:r w:rsidR="00AD4216">
        <w:rPr>
          <w:noProof/>
        </w:rPr>
        <w:t>6</w:t>
      </w:r>
      <w:r w:rsidRPr="003E506E">
        <w:rPr>
          <w:noProof/>
        </w:rPr>
        <w:t xml:space="preserve"> :Ant Colony Algorithm</w:t>
      </w:r>
    </w:p>
    <w:p w14:paraId="632F6FD5" w14:textId="77777777" w:rsidR="00334629" w:rsidRPr="00247D4A" w:rsidRDefault="00334629" w:rsidP="00334629">
      <w:r w:rsidRPr="00247D4A">
        <w:t xml:space="preserve">4) Determining stopping condition; determining whether number of iterations </w:t>
      </w:r>
    </w:p>
    <w:p w14:paraId="2DE23870" w14:textId="77777777" w:rsidR="00334629" w:rsidRDefault="00334629" w:rsidP="00334629">
      <w:r w:rsidRPr="00247D4A">
        <w:t>has reached its maximum or not. If it has not, one unit is added to counter and associated record is erased and returns to constructing the solution space. Otherwise, it is stopped.</w:t>
      </w:r>
    </w:p>
    <w:p w14:paraId="78F82850" w14:textId="77777777" w:rsidR="00334629" w:rsidRPr="00334629" w:rsidRDefault="00334629" w:rsidP="00334629"/>
    <w:p w14:paraId="02B4FB00" w14:textId="77777777" w:rsidR="00B8125F" w:rsidRDefault="00B8125F" w:rsidP="009D54A6">
      <w:pPr>
        <w:pStyle w:val="Heading2"/>
        <w:rPr>
          <w:shd w:val="clear" w:color="auto" w:fill="FFFFFF"/>
        </w:rPr>
      </w:pPr>
    </w:p>
    <w:p w14:paraId="7C94AB5B" w14:textId="77777777" w:rsidR="00B8125F" w:rsidRPr="00B8125F" w:rsidRDefault="00B8125F" w:rsidP="00B8125F"/>
    <w:p w14:paraId="146640C4" w14:textId="6D47CA8B" w:rsidR="00FE20B6" w:rsidRPr="00451CA7" w:rsidRDefault="009F2152" w:rsidP="009D54A6">
      <w:pPr>
        <w:pStyle w:val="Heading2"/>
        <w:rPr>
          <w:rFonts w:asciiTheme="majorBidi" w:hAnsiTheme="majorBidi"/>
          <w:i/>
          <w:iCs/>
          <w:lang w:val="en"/>
        </w:rPr>
      </w:pPr>
      <w:bookmarkStart w:id="1398" w:name="_Toc93947283"/>
      <w:r>
        <w:rPr>
          <w:shd w:val="clear" w:color="auto" w:fill="FFFFFF"/>
        </w:rPr>
        <w:t>4</w:t>
      </w:r>
      <w:r w:rsidR="00552654">
        <w:rPr>
          <w:shd w:val="clear" w:color="auto" w:fill="FFFFFF"/>
        </w:rPr>
        <w:t xml:space="preserve">.2 </w:t>
      </w:r>
      <w:r w:rsidR="00451CA7" w:rsidRPr="00451CA7">
        <w:rPr>
          <w:shd w:val="clear" w:color="auto" w:fill="FFFFFF"/>
        </w:rPr>
        <w:t>Partial Swarm Optimization Algorith</w:t>
      </w:r>
      <w:r w:rsidR="00451CA7" w:rsidRPr="00451CA7">
        <w:rPr>
          <w:rFonts w:ascii="ff4" w:hAnsi="ff4"/>
          <w:i/>
          <w:iCs/>
          <w:spacing w:val="-1"/>
          <w:shd w:val="clear" w:color="auto" w:fill="FFFFFF"/>
        </w:rPr>
        <w:t>m</w:t>
      </w:r>
      <w:r w:rsidR="00451CA7">
        <w:rPr>
          <w:rFonts w:ascii="ff4" w:hAnsi="ff4"/>
          <w:i/>
          <w:iCs/>
          <w:spacing w:val="-1"/>
          <w:shd w:val="clear" w:color="auto" w:fill="FFFFFF"/>
        </w:rPr>
        <w:t>:</w:t>
      </w:r>
      <w:bookmarkEnd w:id="1398"/>
    </w:p>
    <w:p w14:paraId="47DC6A09" w14:textId="77777777" w:rsidR="00B8125F" w:rsidRPr="00B8125F" w:rsidRDefault="00B8125F" w:rsidP="00B8125F">
      <w:pPr>
        <w:rPr>
          <w:rtl/>
        </w:rPr>
      </w:pPr>
    </w:p>
    <w:p w14:paraId="7829A224" w14:textId="15B7B7EE" w:rsidR="00F80FC2" w:rsidRPr="00F80FC2" w:rsidRDefault="00613B1B" w:rsidP="001A428F">
      <w:r>
        <w:rPr>
          <w:noProof/>
        </w:rPr>
        <mc:AlternateContent>
          <mc:Choice Requires="wps">
            <w:drawing>
              <wp:anchor distT="0" distB="0" distL="114300" distR="114300" simplePos="0" relativeHeight="251658262" behindDoc="0" locked="0" layoutInCell="1" allowOverlap="1" wp14:anchorId="5D982284" wp14:editId="75EC6DDC">
                <wp:simplePos x="0" y="0"/>
                <wp:positionH relativeFrom="column">
                  <wp:posOffset>1245837</wp:posOffset>
                </wp:positionH>
                <wp:positionV relativeFrom="paragraph">
                  <wp:posOffset>3353845</wp:posOffset>
                </wp:positionV>
                <wp:extent cx="2672080" cy="635"/>
                <wp:effectExtent l="0" t="0" r="0" b="0"/>
                <wp:wrapTopAndBottom/>
                <wp:docPr id="1865565421" name="Text Box 1865565421"/>
                <wp:cNvGraphicFramePr/>
                <a:graphic xmlns:a="http://schemas.openxmlformats.org/drawingml/2006/main">
                  <a:graphicData uri="http://schemas.microsoft.com/office/word/2010/wordprocessingShape">
                    <wps:wsp>
                      <wps:cNvSpPr txBox="1"/>
                      <wps:spPr>
                        <a:xfrm>
                          <a:off x="0" y="0"/>
                          <a:ext cx="2672080" cy="635"/>
                        </a:xfrm>
                        <a:prstGeom prst="rect">
                          <a:avLst/>
                        </a:prstGeom>
                        <a:solidFill>
                          <a:prstClr val="white"/>
                        </a:solidFill>
                        <a:ln>
                          <a:noFill/>
                        </a:ln>
                      </wps:spPr>
                      <wps:txbx>
                        <w:txbxContent>
                          <w:p w14:paraId="0760C9C1" w14:textId="01944D7F" w:rsidR="00306C8D" w:rsidRPr="00B22E47" w:rsidRDefault="00306C8D" w:rsidP="00306C8D">
                            <w:pPr>
                              <w:pStyle w:val="Caption"/>
                              <w:rPr>
                                <w:noProof/>
                                <w:sz w:val="24"/>
                                <w:szCs w:val="24"/>
                              </w:rPr>
                            </w:pPr>
                            <w:r w:rsidRPr="00112D0B">
                              <w:rPr>
                                <w:noProof/>
                              </w:rPr>
                              <w:t xml:space="preserve">Figure </w:t>
                            </w:r>
                            <w:r w:rsidR="00334629">
                              <w:rPr>
                                <w:noProof/>
                              </w:rPr>
                              <w:t>1</w:t>
                            </w:r>
                            <w:r w:rsidR="00AD4216">
                              <w:rPr>
                                <w:noProof/>
                              </w:rPr>
                              <w:t>7</w:t>
                            </w:r>
                            <w:r w:rsidRPr="00112D0B">
                              <w:rPr>
                                <w:noProof/>
                              </w:rPr>
                              <w:t>: PSO algorithm</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5D982284" id="Text Box 1865565421" o:spid="_x0000_s1032" type="#_x0000_t202" style="position:absolute;margin-left:98.1pt;margin-top:264.1pt;width:210.4pt;height:.05pt;z-index:25165826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" stroked="f">
                <v:textbox style="mso-fit-shape-to-text:t" inset="0,0,0,0">
                  <w:txbxContent>
                    <w:p w14:paraId="0760C9C1" w14:textId="01944D7F" w:rsidR="00306C8D" w:rsidRPr="00B22E47" w:rsidRDefault="00306C8D" w:rsidP="00306C8D">
                      <w:pPr>
                        <w:pStyle w:val="Caption"/>
                        <w:rPr>
                          <w:noProof/>
                          <w:sz w:val="24"/>
                          <w:szCs w:val="24"/>
                        </w:rPr>
                      </w:pPr>
                      <w:r w:rsidRPr="00112D0B">
                        <w:rPr>
                          <w:noProof/>
                        </w:rPr>
                        <w:t xml:space="preserve">Figure </w:t>
                      </w:r>
                      <w:r w:rsidR="00334629">
                        <w:rPr>
                          <w:noProof/>
                        </w:rPr>
                        <w:t>1</w:t>
                      </w:r>
                      <w:r w:rsidR="00AD4216">
                        <w:rPr>
                          <w:noProof/>
                        </w:rPr>
                        <w:t>7</w:t>
                      </w:r>
                      <w:r w:rsidRPr="00112D0B">
                        <w:rPr>
                          <w:noProof/>
                        </w:rPr>
                        <w:t>: PSO algorithm</w:t>
                      </w:r>
                    </w:p>
                  </w:txbxContent>
                </v:textbox>
                <w10:wrap type="topAndBottom"/>
              </v:shape>
            </w:pict>
          </mc:Fallback>
        </mc:AlternateContent>
      </w:r>
      <w:r>
        <w:rPr>
          <w:noProof/>
        </w:rPr>
        <w:drawing>
          <wp:anchor distT="0" distB="0" distL="114300" distR="114300" simplePos="0" relativeHeight="251658261" behindDoc="0" locked="0" layoutInCell="1" allowOverlap="1" wp14:anchorId="4772F146" wp14:editId="402D0524">
            <wp:simplePos x="0" y="0"/>
            <wp:positionH relativeFrom="column">
              <wp:posOffset>1190810</wp:posOffset>
            </wp:positionH>
            <wp:positionV relativeFrom="page">
              <wp:posOffset>2881469</wp:posOffset>
            </wp:positionV>
            <wp:extent cx="2672080" cy="2108835"/>
            <wp:effectExtent l="0" t="0" r="0" b="571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672080" cy="2108835"/>
                    </a:xfrm>
                    <a:prstGeom prst="rect">
                      <a:avLst/>
                    </a:prstGeom>
                  </pic:spPr>
                </pic:pic>
              </a:graphicData>
            </a:graphic>
          </wp:anchor>
        </w:drawing>
      </w:r>
      <w:r w:rsidR="008A4D19" w:rsidRPr="008A4D19">
        <w:t xml:space="preserve">PSO is one of the most intelligent algorithms in swarm intelligence area. This algorithm is inspired from social behavior of animals like fishes and birds (which live together in small or large groups) and was introduced by James Kennedy and Russel </w:t>
      </w:r>
      <w:proofErr w:type="spellStart"/>
      <w:r w:rsidR="008A4D19" w:rsidRPr="008A4D19">
        <w:t>Aberhurt</w:t>
      </w:r>
      <w:proofErr w:type="spellEnd"/>
      <w:r w:rsidR="008A4D19" w:rsidRPr="008A4D19">
        <w:t xml:space="preserve"> in 1995. In PSO, members of the population are connected directly and interact through exchanging information and remembering memories. PSO is suitable for solving a wide range of continuous and discrete problems and has presented a lot of suitable solution is wide range of optimization problems.</w:t>
      </w:r>
    </w:p>
    <w:p w14:paraId="72C23802" w14:textId="77777777" w:rsidR="00B8125F" w:rsidRDefault="00B8125F" w:rsidP="00B8125F">
      <w:pPr>
        <w:rPr>
          <w:lang w:val="en"/>
        </w:rPr>
      </w:pPr>
    </w:p>
    <w:p w14:paraId="0A6420CF" w14:textId="77D6492D" w:rsidR="00DB22AF" w:rsidRPr="00DB22AF" w:rsidRDefault="00DB22AF" w:rsidP="00B8125F">
      <w:r w:rsidRPr="00DB22AF">
        <w:rPr>
          <w:lang w:val="en"/>
        </w:rPr>
        <w:t xml:space="preserve">In the future, the </w:t>
      </w:r>
      <w:r w:rsidRPr="00DB22AF">
        <w:t>TSP</w:t>
      </w:r>
      <w:r w:rsidRPr="00DB22AF">
        <w:rPr>
          <w:lang w:val="en"/>
        </w:rPr>
        <w:t xml:space="preserve"> algorithm can be studied with </w:t>
      </w:r>
      <w:r w:rsidR="00B8125F" w:rsidRPr="00DB22AF">
        <w:rPr>
          <w:lang w:val="en"/>
        </w:rPr>
        <w:t>metaheuristic</w:t>
      </w:r>
      <w:r w:rsidRPr="00DB22AF">
        <w:rPr>
          <w:lang w:val="en"/>
        </w:rPr>
        <w:t xml:space="preserve"> algorithms for </w:t>
      </w:r>
      <w:r w:rsidR="00C45DD9">
        <w:rPr>
          <w:lang w:val="en"/>
        </w:rPr>
        <w:t xml:space="preserve">make </w:t>
      </w:r>
      <w:r w:rsidRPr="00DB22AF">
        <w:rPr>
          <w:lang w:val="en"/>
        </w:rPr>
        <w:t>better results</w:t>
      </w:r>
      <w:r w:rsidR="00FC111A">
        <w:rPr>
          <w:lang w:val="en"/>
        </w:rPr>
        <w:t>.</w:t>
      </w:r>
    </w:p>
    <w:p w14:paraId="2B47E753" w14:textId="77777777" w:rsidR="00B8125F" w:rsidRDefault="00B8125F" w:rsidP="00A87BA5">
      <w:pPr>
        <w:pStyle w:val="Heading1"/>
        <w:rPr>
          <w:sz w:val="36"/>
          <w:szCs w:val="36"/>
        </w:rPr>
      </w:pPr>
    </w:p>
    <w:p w14:paraId="1C3DDCB6" w14:textId="77777777" w:rsidR="00B8125F" w:rsidRDefault="00B8125F" w:rsidP="00A87BA5">
      <w:pPr>
        <w:pStyle w:val="Heading1"/>
        <w:rPr>
          <w:sz w:val="36"/>
          <w:szCs w:val="36"/>
        </w:rPr>
      </w:pPr>
    </w:p>
    <w:p w14:paraId="3C631CE6" w14:textId="77777777" w:rsidR="00B8125F" w:rsidRDefault="00B8125F" w:rsidP="00A87BA5">
      <w:pPr>
        <w:pStyle w:val="Heading1"/>
        <w:rPr>
          <w:sz w:val="36"/>
          <w:szCs w:val="36"/>
        </w:rPr>
      </w:pPr>
    </w:p>
    <w:p w14:paraId="7CB52781" w14:textId="77777777" w:rsidR="00B8125F" w:rsidRDefault="00B8125F" w:rsidP="00A87BA5">
      <w:pPr>
        <w:pStyle w:val="Heading1"/>
        <w:rPr>
          <w:sz w:val="36"/>
          <w:szCs w:val="36"/>
        </w:rPr>
      </w:pPr>
    </w:p>
    <w:p w14:paraId="018C1483" w14:textId="77777777" w:rsidR="00B8125F" w:rsidRDefault="00B8125F" w:rsidP="00A87BA5">
      <w:pPr>
        <w:pStyle w:val="Heading1"/>
        <w:rPr>
          <w:sz w:val="36"/>
          <w:szCs w:val="36"/>
        </w:rPr>
      </w:pPr>
    </w:p>
    <w:p w14:paraId="6858B00F" w14:textId="77777777" w:rsidR="00552654" w:rsidRDefault="00552654" w:rsidP="00552654"/>
    <w:p w14:paraId="69543A15" w14:textId="77777777" w:rsidR="00552654" w:rsidRDefault="00552654" w:rsidP="00552654"/>
    <w:p w14:paraId="7914EABE" w14:textId="77777777" w:rsidR="00552654" w:rsidRDefault="00552654" w:rsidP="00552654"/>
    <w:p w14:paraId="39D9EB5A" w14:textId="77777777" w:rsidR="00552654" w:rsidRDefault="00552654" w:rsidP="00552654"/>
    <w:p w14:paraId="7EE707C2" w14:textId="77777777" w:rsidR="00552654" w:rsidRDefault="00552654" w:rsidP="00552654"/>
    <w:p w14:paraId="24FB6A57" w14:textId="77777777" w:rsidR="00552654" w:rsidRDefault="00552654" w:rsidP="00552654"/>
    <w:p w14:paraId="4460E3CB" w14:textId="77777777" w:rsidR="00B8125F" w:rsidRPr="00B8125F" w:rsidRDefault="00B8125F" w:rsidP="00B8125F"/>
    <w:p w14:paraId="78F6F0DC" w14:textId="47AF6124" w:rsidR="00A87BA5" w:rsidRDefault="009F2152" w:rsidP="00B8125F">
      <w:pPr>
        <w:pStyle w:val="Heading1"/>
        <w:rPr>
          <w:sz w:val="36"/>
          <w:szCs w:val="36"/>
        </w:rPr>
      </w:pPr>
      <w:bookmarkStart w:id="1399" w:name="_Toc93947284"/>
      <w:r>
        <w:rPr>
          <w:sz w:val="36"/>
          <w:szCs w:val="36"/>
        </w:rPr>
        <w:t>5</w:t>
      </w:r>
      <w:r w:rsidR="00984F1D">
        <w:rPr>
          <w:sz w:val="36"/>
          <w:szCs w:val="36"/>
        </w:rPr>
        <w:t xml:space="preserve">. </w:t>
      </w:r>
      <w:r w:rsidR="0078385B" w:rsidRPr="00AB6893">
        <w:rPr>
          <w:sz w:val="36"/>
          <w:szCs w:val="36"/>
        </w:rPr>
        <w:t>T</w:t>
      </w:r>
      <w:r w:rsidR="003E1948" w:rsidRPr="00AB6893">
        <w:rPr>
          <w:sz w:val="36"/>
          <w:szCs w:val="36"/>
        </w:rPr>
        <w:t>able</w:t>
      </w:r>
      <w:r w:rsidR="0078385B" w:rsidRPr="00AB6893">
        <w:rPr>
          <w:sz w:val="36"/>
          <w:szCs w:val="36"/>
        </w:rPr>
        <w:t xml:space="preserve"> of Figu</w:t>
      </w:r>
      <w:r w:rsidR="00AB6893" w:rsidRPr="00AB6893">
        <w:rPr>
          <w:sz w:val="36"/>
          <w:szCs w:val="36"/>
        </w:rPr>
        <w:t>res</w:t>
      </w:r>
      <w:bookmarkEnd w:id="1399"/>
    </w:p>
    <w:p w14:paraId="7A161FEC" w14:textId="77777777" w:rsidR="00B8125F" w:rsidRDefault="00B8125F" w:rsidP="00B8125F"/>
    <w:p w14:paraId="5A641FA3" w14:textId="77777777" w:rsidR="00B8125F" w:rsidRPr="00B8125F" w:rsidRDefault="00B8125F" w:rsidP="00B8125F"/>
    <w:p w14:paraId="348605E5" w14:textId="667391C6" w:rsidR="006C1F59" w:rsidRPr="00D562FB" w:rsidRDefault="00306C8D">
      <w:pPr>
        <w:pStyle w:val="TableofFigures"/>
        <w:tabs>
          <w:tab w:val="right" w:leader="dot" w:pos="9350"/>
        </w:tabs>
        <w:rPr>
          <w:rFonts w:asciiTheme="minorHAnsi" w:eastAsiaTheme="minorEastAsia" w:hAnsiTheme="minorHAnsi" w:cstheme="minorBidi"/>
          <w:sz w:val="22"/>
          <w:szCs w:val="22"/>
        </w:rPr>
      </w:pPr>
      <w:r w:rsidRPr="00D562FB">
        <w:rPr>
          <w:rFonts w:ascii="Cambria" w:hAnsi="Cambria"/>
        </w:rPr>
        <w:fldChar w:fldCharType="begin"/>
      </w:r>
      <w:r w:rsidRPr="00D562FB">
        <w:rPr>
          <w:rFonts w:ascii="Cambria" w:hAnsi="Cambria"/>
        </w:rPr>
        <w:instrText xml:space="preserve"> TOC \c "Figure" </w:instrText>
      </w:r>
      <w:r w:rsidRPr="00D562FB">
        <w:rPr>
          <w:rFonts w:ascii="Cambria" w:hAnsi="Cambria"/>
        </w:rPr>
        <w:fldChar w:fldCharType="separate"/>
      </w:r>
      <w:r w:rsidR="006C1F59" w:rsidRPr="00D562FB">
        <w:t>Figure 1-The Figure above shows the logical view of Drone Delivery graph</w:t>
      </w:r>
      <w:r w:rsidR="006C1F59" w:rsidRPr="00D562FB">
        <w:tab/>
      </w:r>
      <w:r w:rsidR="006C1F59" w:rsidRPr="00D562FB">
        <w:fldChar w:fldCharType="begin"/>
      </w:r>
      <w:r w:rsidR="006C1F59" w:rsidRPr="00D562FB">
        <w:instrText xml:space="preserve"> PAGEREF _Toc90148454 \h </w:instrText>
      </w:r>
      <w:r w:rsidR="006C1F59" w:rsidRPr="00D562FB">
        <w:fldChar w:fldCharType="separate"/>
      </w:r>
      <w:r w:rsidR="00975EA3" w:rsidRPr="00D562FB">
        <w:t>4</w:t>
      </w:r>
      <w:r w:rsidR="006C1F59" w:rsidRPr="00D562FB">
        <w:fldChar w:fldCharType="end"/>
      </w:r>
    </w:p>
    <w:p w14:paraId="149CF0F2" w14:textId="3DD66233" w:rsidR="006C1F59" w:rsidRPr="00D562FB" w:rsidRDefault="006C1F59">
      <w:pPr>
        <w:pStyle w:val="TableofFigures"/>
        <w:tabs>
          <w:tab w:val="right" w:leader="dot" w:pos="9350"/>
        </w:tabs>
        <w:rPr>
          <w:rFonts w:asciiTheme="minorHAnsi" w:eastAsiaTheme="minorEastAsia" w:hAnsiTheme="minorHAnsi" w:cstheme="minorBidi"/>
          <w:sz w:val="22"/>
          <w:szCs w:val="22"/>
        </w:rPr>
      </w:pPr>
      <w:r w:rsidRPr="00D562FB">
        <w:t>Figure 2-The Figure above shows how Manhattan flow</w:t>
      </w:r>
      <w:r w:rsidRPr="00D562FB">
        <w:tab/>
      </w:r>
      <w:r w:rsidRPr="00D562FB">
        <w:fldChar w:fldCharType="begin"/>
      </w:r>
      <w:r w:rsidRPr="00D562FB">
        <w:instrText xml:space="preserve"> PAGEREF _Toc90148455 \h </w:instrText>
      </w:r>
      <w:r w:rsidRPr="00D562FB">
        <w:fldChar w:fldCharType="separate"/>
      </w:r>
      <w:r w:rsidR="00975EA3" w:rsidRPr="00D562FB">
        <w:t>5</w:t>
      </w:r>
      <w:r w:rsidRPr="00D562FB">
        <w:fldChar w:fldCharType="end"/>
      </w:r>
    </w:p>
    <w:p w14:paraId="63D423B7" w14:textId="6F2411DA" w:rsidR="006C1F59" w:rsidRPr="00D562FB" w:rsidRDefault="006C1F59">
      <w:pPr>
        <w:pStyle w:val="TableofFigures"/>
        <w:tabs>
          <w:tab w:val="right" w:leader="dot" w:pos="9350"/>
        </w:tabs>
        <w:rPr>
          <w:rFonts w:asciiTheme="minorHAnsi" w:eastAsiaTheme="minorEastAsia" w:hAnsiTheme="minorHAnsi" w:cstheme="minorBidi"/>
          <w:sz w:val="22"/>
          <w:szCs w:val="22"/>
        </w:rPr>
      </w:pPr>
      <w:r w:rsidRPr="00D562FB">
        <w:t>Figure 3-The figure above shows Diagonal flow and seems no difference from Manhattan function</w:t>
      </w:r>
      <w:r w:rsidRPr="00D562FB">
        <w:tab/>
      </w:r>
      <w:r w:rsidRPr="00D562FB">
        <w:fldChar w:fldCharType="begin"/>
      </w:r>
      <w:r w:rsidRPr="00D562FB">
        <w:instrText xml:space="preserve"> PAGEREF _Toc90148456 \h </w:instrText>
      </w:r>
      <w:r w:rsidRPr="00D562FB">
        <w:fldChar w:fldCharType="separate"/>
      </w:r>
      <w:r w:rsidR="00975EA3" w:rsidRPr="00D562FB">
        <w:t>6</w:t>
      </w:r>
      <w:r w:rsidRPr="00D562FB">
        <w:fldChar w:fldCharType="end"/>
      </w:r>
    </w:p>
    <w:p w14:paraId="5C6B1F56" w14:textId="516CFB69" w:rsidR="006C1F59" w:rsidRPr="00D562FB" w:rsidRDefault="006C1F59">
      <w:pPr>
        <w:pStyle w:val="TableofFigures"/>
        <w:tabs>
          <w:tab w:val="right" w:leader="dot" w:pos="9350"/>
        </w:tabs>
        <w:rPr>
          <w:rFonts w:asciiTheme="minorHAnsi" w:eastAsiaTheme="minorEastAsia" w:hAnsiTheme="minorHAnsi" w:cstheme="minorBidi"/>
          <w:sz w:val="22"/>
          <w:szCs w:val="22"/>
        </w:rPr>
      </w:pPr>
      <w:r w:rsidRPr="00D562FB">
        <w:t>Figure 4-The figure above shows Euclidean flow and it seems lesser than the previous two functions</w:t>
      </w:r>
      <w:r w:rsidRPr="00D562FB">
        <w:tab/>
      </w:r>
      <w:r w:rsidRPr="00D562FB">
        <w:fldChar w:fldCharType="begin"/>
      </w:r>
      <w:r w:rsidRPr="00D562FB">
        <w:instrText xml:space="preserve"> PAGEREF _Toc90148457 \h </w:instrText>
      </w:r>
      <w:r w:rsidRPr="00D562FB">
        <w:fldChar w:fldCharType="separate"/>
      </w:r>
      <w:r w:rsidR="00975EA3" w:rsidRPr="00D562FB">
        <w:t>6</w:t>
      </w:r>
      <w:r w:rsidRPr="00D562FB">
        <w:fldChar w:fldCharType="end"/>
      </w:r>
    </w:p>
    <w:p w14:paraId="149E09C0" w14:textId="5B002FD0" w:rsidR="006C1F59" w:rsidRPr="00D562FB" w:rsidRDefault="006C1F59">
      <w:pPr>
        <w:pStyle w:val="TableofFigures"/>
        <w:tabs>
          <w:tab w:val="right" w:leader="dot" w:pos="9350"/>
        </w:tabs>
        <w:rPr>
          <w:rFonts w:eastAsiaTheme="minorEastAsia"/>
        </w:rPr>
      </w:pPr>
      <w:r w:rsidRPr="00D562FB">
        <w:t>Figure 5-</w:t>
      </w:r>
      <w:r w:rsidR="00E366EE" w:rsidRPr="00D562FB">
        <w:t xml:space="preserve"> </w:t>
      </w:r>
      <w:r w:rsidRPr="00D562FB">
        <w:t>SAMPLE:1 "basic sample"</w:t>
      </w:r>
      <w:r w:rsidRPr="00D562FB">
        <w:tab/>
      </w:r>
      <w:r w:rsidRPr="00D562FB">
        <w:fldChar w:fldCharType="begin"/>
      </w:r>
      <w:r w:rsidRPr="00D562FB">
        <w:instrText xml:space="preserve"> PAGEREF _Toc90148458 \h </w:instrText>
      </w:r>
      <w:r w:rsidRPr="00D562FB">
        <w:fldChar w:fldCharType="separate"/>
      </w:r>
      <w:r w:rsidR="00975EA3" w:rsidRPr="00D562FB">
        <w:t>12</w:t>
      </w:r>
      <w:r w:rsidRPr="00D562FB">
        <w:fldChar w:fldCharType="end"/>
      </w:r>
    </w:p>
    <w:p w14:paraId="44516E7C" w14:textId="16C18605" w:rsidR="00F05782" w:rsidRPr="00D562FB" w:rsidRDefault="00F05782" w:rsidP="00F05782">
      <w:pPr>
        <w:pStyle w:val="TableofFigures"/>
        <w:tabs>
          <w:tab w:val="right" w:leader="dot" w:pos="9350"/>
        </w:tabs>
        <w:rPr>
          <w:rFonts w:asciiTheme="minorHAnsi" w:eastAsiaTheme="minorEastAsia" w:hAnsiTheme="minorHAnsi" w:cstheme="minorBidi"/>
          <w:sz w:val="22"/>
          <w:szCs w:val="22"/>
        </w:rPr>
      </w:pPr>
      <w:r w:rsidRPr="00D562FB">
        <w:t>Figure 6-</w:t>
      </w:r>
      <w:r w:rsidR="008B398E" w:rsidRPr="00D562FB">
        <w:t xml:space="preserve"> SAMPLE:1-path1 "basic path"</w:t>
      </w:r>
      <w:r w:rsidRPr="00D562FB">
        <w:tab/>
      </w:r>
      <w:r w:rsidR="00A3629D" w:rsidRPr="00D562FB">
        <w:t>1</w:t>
      </w:r>
      <w:r w:rsidR="00141772">
        <w:t>0</w:t>
      </w:r>
    </w:p>
    <w:p w14:paraId="0308620B" w14:textId="01570D64" w:rsidR="00F05782" w:rsidRPr="00D562FB" w:rsidRDefault="00F05782" w:rsidP="00F05782">
      <w:pPr>
        <w:pStyle w:val="TableofFigures"/>
        <w:tabs>
          <w:tab w:val="right" w:leader="dot" w:pos="9350"/>
        </w:tabs>
        <w:rPr>
          <w:rFonts w:asciiTheme="minorHAnsi" w:eastAsiaTheme="minorEastAsia" w:hAnsiTheme="minorHAnsi" w:cstheme="minorBidi"/>
          <w:sz w:val="22"/>
          <w:szCs w:val="22"/>
        </w:rPr>
      </w:pPr>
      <w:r w:rsidRPr="00D562FB">
        <w:t>Figure 7-</w:t>
      </w:r>
      <w:r w:rsidR="008B398E" w:rsidRPr="00D562FB">
        <w:t xml:space="preserve"> SAMPLE:1-path1 "output"</w:t>
      </w:r>
      <w:r w:rsidRPr="00D562FB">
        <w:tab/>
      </w:r>
      <w:r w:rsidR="00A3629D" w:rsidRPr="00D562FB">
        <w:t>1</w:t>
      </w:r>
      <w:r w:rsidR="00141772">
        <w:t>0</w:t>
      </w:r>
    </w:p>
    <w:p w14:paraId="41EDBB55" w14:textId="60924FB3" w:rsidR="00F05782" w:rsidRPr="00D562FB" w:rsidRDefault="00F05782" w:rsidP="00F05782">
      <w:pPr>
        <w:pStyle w:val="TableofFigures"/>
        <w:tabs>
          <w:tab w:val="right" w:leader="dot" w:pos="9350"/>
        </w:tabs>
        <w:rPr>
          <w:rFonts w:asciiTheme="minorHAnsi" w:eastAsiaTheme="minorEastAsia" w:hAnsiTheme="minorHAnsi" w:cstheme="minorBidi"/>
          <w:sz w:val="22"/>
          <w:szCs w:val="22"/>
        </w:rPr>
      </w:pPr>
      <w:r w:rsidRPr="00D562FB">
        <w:t xml:space="preserve">Figure </w:t>
      </w:r>
      <w:r w:rsidR="00562281">
        <w:t>8</w:t>
      </w:r>
      <w:r w:rsidRPr="00D562FB">
        <w:t>-</w:t>
      </w:r>
      <w:r w:rsidR="00C7672C" w:rsidRPr="00D562FB">
        <w:t xml:space="preserve"> SAMPLE:2</w:t>
      </w:r>
      <w:r w:rsidRPr="00D562FB">
        <w:tab/>
      </w:r>
      <w:r w:rsidR="000257E1" w:rsidRPr="00D562FB">
        <w:t>1</w:t>
      </w:r>
      <w:r w:rsidR="00141772">
        <w:t>1</w:t>
      </w:r>
    </w:p>
    <w:p w14:paraId="5838814C" w14:textId="7B0FA77A" w:rsidR="00F05782" w:rsidRPr="00D562FB" w:rsidRDefault="00F05782" w:rsidP="00F05782">
      <w:pPr>
        <w:pStyle w:val="TableofFigures"/>
        <w:tabs>
          <w:tab w:val="right" w:leader="dot" w:pos="9350"/>
        </w:tabs>
        <w:rPr>
          <w:rFonts w:asciiTheme="minorHAnsi" w:eastAsiaTheme="minorEastAsia" w:hAnsiTheme="minorHAnsi" w:cstheme="minorBidi"/>
          <w:sz w:val="22"/>
          <w:szCs w:val="22"/>
        </w:rPr>
      </w:pPr>
      <w:r w:rsidRPr="00D562FB">
        <w:t xml:space="preserve">Figure </w:t>
      </w:r>
      <w:r w:rsidR="00562281">
        <w:rPr>
          <w:noProof/>
        </w:rPr>
        <w:t>9</w:t>
      </w:r>
      <w:r w:rsidRPr="00D562FB">
        <w:t>-</w:t>
      </w:r>
      <w:r w:rsidR="00C7672C" w:rsidRPr="00D562FB">
        <w:t xml:space="preserve"> SAMPLE:2-path "output"</w:t>
      </w:r>
      <w:r w:rsidRPr="00D562FB">
        <w:tab/>
      </w:r>
      <w:r w:rsidR="000257E1" w:rsidRPr="00D562FB">
        <w:t>1</w:t>
      </w:r>
      <w:r w:rsidR="00141772">
        <w:t>1</w:t>
      </w:r>
    </w:p>
    <w:p w14:paraId="0AC51D26" w14:textId="4092CA69" w:rsidR="00F05782" w:rsidRPr="00D562FB" w:rsidRDefault="00F05782" w:rsidP="00F05782">
      <w:pPr>
        <w:pStyle w:val="TableofFigures"/>
        <w:tabs>
          <w:tab w:val="right" w:leader="dot" w:pos="9350"/>
        </w:tabs>
        <w:rPr>
          <w:rFonts w:asciiTheme="minorHAnsi" w:eastAsiaTheme="minorEastAsia" w:hAnsiTheme="minorHAnsi" w:cstheme="minorBidi"/>
          <w:sz w:val="22"/>
          <w:szCs w:val="22"/>
        </w:rPr>
      </w:pPr>
      <w:r w:rsidRPr="00D562FB">
        <w:t xml:space="preserve">Figure </w:t>
      </w:r>
      <w:r w:rsidRPr="00D562FB">
        <w:rPr>
          <w:noProof/>
        </w:rPr>
        <w:t>1</w:t>
      </w:r>
      <w:r w:rsidR="00562281">
        <w:rPr>
          <w:noProof/>
        </w:rPr>
        <w:t>0</w:t>
      </w:r>
      <w:r w:rsidRPr="00D562FB">
        <w:t>-</w:t>
      </w:r>
      <w:r w:rsidR="00C7672C" w:rsidRPr="00D562FB">
        <w:t xml:space="preserve"> SAMPLE:3</w:t>
      </w:r>
      <w:r w:rsidRPr="00D562FB">
        <w:tab/>
      </w:r>
      <w:r w:rsidR="000257E1" w:rsidRPr="00D562FB">
        <w:t>1</w:t>
      </w:r>
      <w:r w:rsidR="00141772">
        <w:t>2</w:t>
      </w:r>
    </w:p>
    <w:p w14:paraId="46FBFACB" w14:textId="270EED6B" w:rsidR="00F05782" w:rsidRPr="00D562FB" w:rsidRDefault="00F05782" w:rsidP="00F05782">
      <w:pPr>
        <w:pStyle w:val="TableofFigures"/>
        <w:tabs>
          <w:tab w:val="right" w:leader="dot" w:pos="9350"/>
        </w:tabs>
        <w:rPr>
          <w:rFonts w:asciiTheme="minorHAnsi" w:eastAsiaTheme="minorEastAsia" w:hAnsiTheme="minorHAnsi" w:cstheme="minorBidi"/>
          <w:sz w:val="22"/>
          <w:szCs w:val="22"/>
        </w:rPr>
      </w:pPr>
      <w:r w:rsidRPr="00D562FB">
        <w:t xml:space="preserve">Figure </w:t>
      </w:r>
      <w:r w:rsidRPr="00D562FB">
        <w:rPr>
          <w:noProof/>
        </w:rPr>
        <w:t>1</w:t>
      </w:r>
      <w:r w:rsidR="00562281">
        <w:rPr>
          <w:noProof/>
        </w:rPr>
        <w:t>1</w:t>
      </w:r>
      <w:r w:rsidRPr="00D562FB">
        <w:t>-</w:t>
      </w:r>
      <w:r w:rsidR="00542C28" w:rsidRPr="00D562FB">
        <w:t xml:space="preserve"> SAMPLE:3</w:t>
      </w:r>
      <w:r w:rsidRPr="00D562FB">
        <w:tab/>
      </w:r>
      <w:r w:rsidR="00996676" w:rsidRPr="00D562FB">
        <w:t>1</w:t>
      </w:r>
      <w:r w:rsidR="00141772">
        <w:t>2</w:t>
      </w:r>
    </w:p>
    <w:p w14:paraId="4BD11C3B" w14:textId="11B565E5" w:rsidR="00F05782" w:rsidRPr="00D562FB" w:rsidRDefault="00F05782" w:rsidP="00F05782">
      <w:pPr>
        <w:pStyle w:val="TableofFigures"/>
        <w:tabs>
          <w:tab w:val="right" w:leader="dot" w:pos="9350"/>
        </w:tabs>
        <w:rPr>
          <w:rFonts w:asciiTheme="minorHAnsi" w:eastAsiaTheme="minorEastAsia" w:hAnsiTheme="minorHAnsi" w:cstheme="minorBidi"/>
          <w:sz w:val="22"/>
          <w:szCs w:val="22"/>
        </w:rPr>
      </w:pPr>
      <w:r w:rsidRPr="00D562FB">
        <w:t xml:space="preserve">Figure </w:t>
      </w:r>
      <w:r w:rsidRPr="00D562FB">
        <w:rPr>
          <w:noProof/>
        </w:rPr>
        <w:t>1</w:t>
      </w:r>
      <w:r w:rsidR="00562281">
        <w:rPr>
          <w:noProof/>
        </w:rPr>
        <w:t>2</w:t>
      </w:r>
      <w:r w:rsidRPr="00D562FB">
        <w:t>-</w:t>
      </w:r>
      <w:r w:rsidR="00F75F61" w:rsidRPr="00F75F61">
        <w:rPr>
          <w:noProof/>
        </w:rPr>
        <w:t xml:space="preserve"> </w:t>
      </w:r>
      <w:r w:rsidR="00F75F61">
        <w:rPr>
          <w:noProof/>
        </w:rPr>
        <w:t>SAMPLE</w:t>
      </w:r>
      <w:r w:rsidR="006B79EB">
        <w:rPr>
          <w:noProof/>
        </w:rPr>
        <w:t>:3 path</w:t>
      </w:r>
      <w:r w:rsidRPr="00D562FB">
        <w:tab/>
      </w:r>
      <w:r w:rsidR="00996676" w:rsidRPr="00D562FB">
        <w:t>1</w:t>
      </w:r>
      <w:r w:rsidR="00141772">
        <w:t>2</w:t>
      </w:r>
    </w:p>
    <w:p w14:paraId="3034DF26" w14:textId="08679BF6" w:rsidR="00F05782" w:rsidRDefault="00F05782" w:rsidP="00F05782">
      <w:pPr>
        <w:pStyle w:val="TableofFigures"/>
        <w:tabs>
          <w:tab w:val="right" w:leader="dot" w:pos="9350"/>
        </w:tabs>
        <w:rPr>
          <w:rFonts w:asciiTheme="minorHAnsi" w:eastAsiaTheme="minorEastAsia" w:hAnsiTheme="minorHAnsi" w:cstheme="minorBidi"/>
          <w:sz w:val="22"/>
          <w:szCs w:val="22"/>
        </w:rPr>
      </w:pPr>
      <w:r w:rsidRPr="00D562FB">
        <w:t xml:space="preserve">Figure </w:t>
      </w:r>
      <w:r w:rsidRPr="00D562FB">
        <w:rPr>
          <w:noProof/>
        </w:rPr>
        <w:t>1</w:t>
      </w:r>
      <w:r w:rsidR="00562281">
        <w:rPr>
          <w:noProof/>
        </w:rPr>
        <w:t>3</w:t>
      </w:r>
      <w:r w:rsidRPr="00D562FB">
        <w:t>-</w:t>
      </w:r>
      <w:r w:rsidR="006B79EB" w:rsidRPr="006B79EB">
        <w:rPr>
          <w:noProof/>
        </w:rPr>
        <w:t xml:space="preserve"> </w:t>
      </w:r>
      <w:r w:rsidR="006B79EB">
        <w:rPr>
          <w:noProof/>
        </w:rPr>
        <w:t>SAMPLE:3path "output"</w:t>
      </w:r>
      <w:r w:rsidRPr="00D562FB">
        <w:tab/>
      </w:r>
      <w:r w:rsidR="00996676" w:rsidRPr="00D562FB">
        <w:t>1</w:t>
      </w:r>
      <w:r w:rsidR="00141772">
        <w:t>2</w:t>
      </w:r>
    </w:p>
    <w:p w14:paraId="3A9CEA54" w14:textId="3DE2586C" w:rsidR="009F2152" w:rsidRDefault="009F2152" w:rsidP="009F2152">
      <w:pPr>
        <w:pStyle w:val="TableofFigures"/>
        <w:tabs>
          <w:tab w:val="right" w:leader="dot" w:pos="9350"/>
        </w:tabs>
        <w:rPr>
          <w:rFonts w:asciiTheme="minorHAnsi" w:eastAsiaTheme="minorEastAsia" w:hAnsiTheme="minorHAnsi" w:cstheme="minorBidi"/>
          <w:sz w:val="22"/>
          <w:szCs w:val="22"/>
        </w:rPr>
      </w:pPr>
      <w:r w:rsidRPr="00D562FB">
        <w:t xml:space="preserve">Figure </w:t>
      </w:r>
      <w:r w:rsidRPr="00D562FB">
        <w:rPr>
          <w:noProof/>
        </w:rPr>
        <w:t>1</w:t>
      </w:r>
      <w:r>
        <w:rPr>
          <w:noProof/>
        </w:rPr>
        <w:t>4</w:t>
      </w:r>
      <w:r w:rsidRPr="00D562FB">
        <w:t>-</w:t>
      </w:r>
      <w:r w:rsidR="00613B1B" w:rsidRPr="00613B1B">
        <w:rPr>
          <w:noProof/>
        </w:rPr>
        <w:t xml:space="preserve"> </w:t>
      </w:r>
      <w:r w:rsidR="00613B1B">
        <w:rPr>
          <w:noProof/>
        </w:rPr>
        <w:t>the figure above shows the real view of drone delivery map.</w:t>
      </w:r>
      <w:r w:rsidRPr="00D562FB">
        <w:tab/>
        <w:t>1</w:t>
      </w:r>
      <w:r w:rsidR="00A857E4">
        <w:t>3</w:t>
      </w:r>
    </w:p>
    <w:p w14:paraId="5999A6C8" w14:textId="408D68BC" w:rsidR="009F2152" w:rsidRDefault="009F2152" w:rsidP="009F2152">
      <w:pPr>
        <w:pStyle w:val="TableofFigures"/>
        <w:tabs>
          <w:tab w:val="right" w:leader="dot" w:pos="9350"/>
        </w:tabs>
        <w:rPr>
          <w:rFonts w:asciiTheme="minorHAnsi" w:eastAsiaTheme="minorEastAsia" w:hAnsiTheme="minorHAnsi" w:cstheme="minorBidi"/>
          <w:sz w:val="22"/>
          <w:szCs w:val="22"/>
        </w:rPr>
      </w:pPr>
      <w:r w:rsidRPr="00D562FB">
        <w:t xml:space="preserve">Figure </w:t>
      </w:r>
      <w:r w:rsidRPr="00D562FB">
        <w:rPr>
          <w:noProof/>
        </w:rPr>
        <w:t>1</w:t>
      </w:r>
      <w:r>
        <w:rPr>
          <w:noProof/>
        </w:rPr>
        <w:t>5</w:t>
      </w:r>
      <w:r w:rsidRPr="00D562FB">
        <w:t xml:space="preserve">- </w:t>
      </w:r>
      <w:r w:rsidR="00613B1B">
        <w:t>GIF</w:t>
      </w:r>
      <w:r w:rsidRPr="00D562FB">
        <w:tab/>
        <w:t>1</w:t>
      </w:r>
      <w:r w:rsidR="00A857E4">
        <w:t>3</w:t>
      </w:r>
    </w:p>
    <w:p w14:paraId="4E50CE4B" w14:textId="034A6AAA" w:rsidR="00613B1B" w:rsidRDefault="00613B1B" w:rsidP="00613B1B">
      <w:pPr>
        <w:pStyle w:val="TableofFigures"/>
        <w:tabs>
          <w:tab w:val="right" w:leader="dot" w:pos="9350"/>
        </w:tabs>
        <w:rPr>
          <w:rFonts w:asciiTheme="minorHAnsi" w:eastAsiaTheme="minorEastAsia" w:hAnsiTheme="minorHAnsi" w:cstheme="minorBidi"/>
          <w:sz w:val="22"/>
          <w:szCs w:val="22"/>
        </w:rPr>
      </w:pPr>
      <w:r w:rsidRPr="00D562FB">
        <w:t xml:space="preserve">Figure </w:t>
      </w:r>
      <w:r w:rsidRPr="00D562FB">
        <w:rPr>
          <w:noProof/>
        </w:rPr>
        <w:t>1</w:t>
      </w:r>
      <w:r>
        <w:rPr>
          <w:noProof/>
        </w:rPr>
        <w:t>6</w:t>
      </w:r>
      <w:r w:rsidRPr="00D562FB">
        <w:t>- Ant Colony Algorithm</w:t>
      </w:r>
      <w:r w:rsidRPr="00D562FB">
        <w:tab/>
        <w:t>1</w:t>
      </w:r>
      <w:r w:rsidR="00A857E4">
        <w:t>4</w:t>
      </w:r>
    </w:p>
    <w:p w14:paraId="44D8F7C0" w14:textId="243EBD81" w:rsidR="00613B1B" w:rsidRDefault="00613B1B" w:rsidP="00613B1B">
      <w:pPr>
        <w:pStyle w:val="TableofFigures"/>
        <w:tabs>
          <w:tab w:val="right" w:leader="dot" w:pos="9350"/>
        </w:tabs>
        <w:rPr>
          <w:rFonts w:asciiTheme="minorHAnsi" w:eastAsiaTheme="minorEastAsia" w:hAnsiTheme="minorHAnsi" w:cstheme="minorBidi"/>
          <w:sz w:val="22"/>
          <w:szCs w:val="22"/>
        </w:rPr>
      </w:pPr>
      <w:r w:rsidRPr="00D562FB">
        <w:t xml:space="preserve">Figure </w:t>
      </w:r>
      <w:r w:rsidRPr="00D562FB">
        <w:rPr>
          <w:noProof/>
        </w:rPr>
        <w:t>1</w:t>
      </w:r>
      <w:r>
        <w:rPr>
          <w:noProof/>
        </w:rPr>
        <w:t>7</w:t>
      </w:r>
      <w:r w:rsidRPr="00D562FB">
        <w:t>- PSO algorithm</w:t>
      </w:r>
      <w:r w:rsidRPr="00D562FB">
        <w:tab/>
        <w:t>1</w:t>
      </w:r>
      <w:r w:rsidR="00A857E4">
        <w:t>5</w:t>
      </w:r>
    </w:p>
    <w:p w14:paraId="5969A482" w14:textId="77777777" w:rsidR="00613B1B" w:rsidRPr="00613B1B" w:rsidRDefault="00613B1B" w:rsidP="00613B1B">
      <w:pPr>
        <w:rPr>
          <w:rFonts w:eastAsiaTheme="minorEastAsia"/>
        </w:rPr>
      </w:pPr>
    </w:p>
    <w:p w14:paraId="183848B9" w14:textId="1FE8E039" w:rsidR="00613B1B" w:rsidRPr="00613B1B" w:rsidRDefault="00613B1B" w:rsidP="00613B1B">
      <w:pPr>
        <w:rPr>
          <w:rFonts w:eastAsiaTheme="minorEastAsia"/>
        </w:rPr>
      </w:pPr>
    </w:p>
    <w:p w14:paraId="3B9F60D7" w14:textId="77777777" w:rsidR="00613B1B" w:rsidRPr="00613B1B" w:rsidRDefault="00613B1B" w:rsidP="00613B1B">
      <w:pPr>
        <w:rPr>
          <w:rFonts w:eastAsiaTheme="minorEastAsia"/>
        </w:rPr>
      </w:pPr>
    </w:p>
    <w:p w14:paraId="3AD49344" w14:textId="19E5119D" w:rsidR="009F2152" w:rsidRPr="009F2152" w:rsidRDefault="009F2152" w:rsidP="009F2152">
      <w:pPr>
        <w:pStyle w:val="TableofFigures"/>
        <w:tabs>
          <w:tab w:val="right" w:leader="dot" w:pos="9350"/>
        </w:tabs>
        <w:rPr>
          <w:rFonts w:asciiTheme="minorHAnsi" w:eastAsiaTheme="minorEastAsia" w:hAnsiTheme="minorHAnsi" w:cstheme="minorBidi"/>
          <w:sz w:val="22"/>
          <w:szCs w:val="22"/>
        </w:rPr>
      </w:pPr>
    </w:p>
    <w:p w14:paraId="6A055444" w14:textId="77777777" w:rsidR="009F2152" w:rsidRPr="009F2152" w:rsidRDefault="009F2152" w:rsidP="009F2152">
      <w:pPr>
        <w:rPr>
          <w:rFonts w:eastAsiaTheme="minorEastAsia"/>
        </w:rPr>
      </w:pPr>
    </w:p>
    <w:p w14:paraId="06AD36A8" w14:textId="0DE8C69F" w:rsidR="00A87BA5" w:rsidRDefault="00306C8D" w:rsidP="000F3B35">
      <w:pPr>
        <w:shd w:val="clear" w:color="auto" w:fill="FFFFFF"/>
        <w:spacing w:before="100" w:beforeAutospacing="1" w:after="100" w:afterAutospacing="1"/>
        <w:rPr>
          <w:rFonts w:ascii="Cambria" w:hAnsi="Cambria"/>
        </w:rPr>
      </w:pPr>
      <w:r w:rsidRPr="00D562FB">
        <w:rPr>
          <w:rFonts w:ascii="Cambria" w:hAnsi="Cambria"/>
        </w:rPr>
        <w:fldChar w:fldCharType="end"/>
      </w:r>
    </w:p>
    <w:p w14:paraId="31330EB9" w14:textId="77777777" w:rsidR="00A87BA5" w:rsidDel="00D21441" w:rsidRDefault="00A87BA5" w:rsidP="000F3B35">
      <w:pPr>
        <w:shd w:val="clear" w:color="auto" w:fill="FFFFFF"/>
        <w:spacing w:before="100" w:beforeAutospacing="1" w:after="100" w:afterAutospacing="1"/>
        <w:rPr>
          <w:del w:id="1400" w:author="Areej Turky Sahu Alotaibi" w:date="2022-01-24T19:35:00Z"/>
          <w:rFonts w:ascii="Cambria" w:hAnsi="Cambria"/>
        </w:rPr>
      </w:pPr>
    </w:p>
    <w:p w14:paraId="7D32B42B" w14:textId="5E840617" w:rsidR="00A87BA5" w:rsidDel="00D21441" w:rsidRDefault="00A87BA5" w:rsidP="000F3B35">
      <w:pPr>
        <w:shd w:val="clear" w:color="auto" w:fill="FFFFFF"/>
        <w:spacing w:before="100" w:beforeAutospacing="1" w:after="100" w:afterAutospacing="1"/>
        <w:rPr>
          <w:del w:id="1401" w:author="Areej Turky Sahu Alotaibi" w:date="2022-01-24T19:35:00Z"/>
          <w:rFonts w:ascii="Cambria" w:hAnsi="Cambria"/>
        </w:rPr>
      </w:pPr>
    </w:p>
    <w:p w14:paraId="30283629" w14:textId="77777777" w:rsidR="00A87BA5" w:rsidDel="00D21441" w:rsidRDefault="00A87BA5" w:rsidP="000F3B35">
      <w:pPr>
        <w:shd w:val="clear" w:color="auto" w:fill="FFFFFF"/>
        <w:spacing w:before="100" w:beforeAutospacing="1" w:after="100" w:afterAutospacing="1"/>
        <w:rPr>
          <w:del w:id="1402" w:author="Areej Turky Sahu Alotaibi" w:date="2022-01-24T19:35:00Z"/>
          <w:rFonts w:ascii="Cambria" w:hAnsi="Cambria"/>
        </w:rPr>
      </w:pPr>
    </w:p>
    <w:p w14:paraId="7A32A7FD" w14:textId="77777777" w:rsidR="00A87BA5" w:rsidDel="00D21441" w:rsidRDefault="00A87BA5" w:rsidP="000F3B35">
      <w:pPr>
        <w:shd w:val="clear" w:color="auto" w:fill="FFFFFF"/>
        <w:spacing w:before="100" w:beforeAutospacing="1" w:after="100" w:afterAutospacing="1"/>
        <w:rPr>
          <w:del w:id="1403" w:author="Areej Turky Sahu Alotaibi" w:date="2022-01-24T19:35:00Z"/>
          <w:rFonts w:ascii="Cambria" w:hAnsi="Cambria"/>
        </w:rPr>
      </w:pPr>
    </w:p>
    <w:p w14:paraId="4F93EE19" w14:textId="77777777" w:rsidR="00A87BA5" w:rsidRDefault="00A87BA5" w:rsidP="000F3B35">
      <w:pPr>
        <w:shd w:val="clear" w:color="auto" w:fill="FFFFFF"/>
        <w:spacing w:before="100" w:beforeAutospacing="1" w:after="100" w:afterAutospacing="1"/>
        <w:rPr>
          <w:rFonts w:ascii="Cambria" w:hAnsi="Cambria"/>
        </w:rPr>
      </w:pPr>
    </w:p>
    <w:p w14:paraId="0EAAC0EE" w14:textId="16EA7B3A" w:rsidR="005A1EEB" w:rsidRDefault="005A1EEB" w:rsidP="000F3B35">
      <w:pPr>
        <w:shd w:val="clear" w:color="auto" w:fill="FFFFFF"/>
        <w:spacing w:before="100" w:beforeAutospacing="1" w:after="100" w:afterAutospacing="1"/>
        <w:rPr>
          <w:ins w:id="1404" w:author="Areej Turky Sahu Alotaibi" w:date="2022-01-24T20:09:00Z"/>
          <w:rFonts w:ascii="Cambria" w:hAnsi="Cambria"/>
        </w:rPr>
      </w:pPr>
    </w:p>
    <w:p w14:paraId="3C862DB2" w14:textId="7E0B87F3" w:rsidR="00C7100F" w:rsidRDefault="00C7100F" w:rsidP="000F3B35">
      <w:pPr>
        <w:shd w:val="clear" w:color="auto" w:fill="FFFFFF"/>
        <w:spacing w:before="100" w:beforeAutospacing="1" w:after="100" w:afterAutospacing="1"/>
        <w:rPr>
          <w:ins w:id="1405" w:author="Areej Turky Sahu Alotaibi" w:date="2022-01-24T20:09:00Z"/>
          <w:rFonts w:ascii="Cambria" w:hAnsi="Cambria"/>
        </w:rPr>
      </w:pPr>
    </w:p>
    <w:p w14:paraId="1B6B624D" w14:textId="1A132895" w:rsidR="00C7100F" w:rsidRDefault="00C7100F" w:rsidP="000F3B35">
      <w:pPr>
        <w:shd w:val="clear" w:color="auto" w:fill="FFFFFF"/>
        <w:spacing w:before="100" w:beforeAutospacing="1" w:after="100" w:afterAutospacing="1"/>
        <w:rPr>
          <w:ins w:id="1406" w:author="Areej Turky Sahu Alotaibi" w:date="2022-01-24T20:09:00Z"/>
          <w:rFonts w:ascii="Cambria" w:hAnsi="Cambria"/>
        </w:rPr>
      </w:pPr>
    </w:p>
    <w:p w14:paraId="6C08AE53" w14:textId="155C7571" w:rsidR="00C7100F" w:rsidRDefault="00C7100F" w:rsidP="000F3B35">
      <w:pPr>
        <w:shd w:val="clear" w:color="auto" w:fill="FFFFFF"/>
        <w:spacing w:before="100" w:beforeAutospacing="1" w:after="100" w:afterAutospacing="1"/>
        <w:rPr>
          <w:ins w:id="1407" w:author="Areej Turky Sahu Alotaibi" w:date="2022-01-24T20:09:00Z"/>
          <w:rFonts w:ascii="Cambria" w:hAnsi="Cambria"/>
        </w:rPr>
      </w:pPr>
    </w:p>
    <w:p w14:paraId="17123C7B" w14:textId="4BF1DC12" w:rsidR="00C7100F" w:rsidRDefault="00C7100F" w:rsidP="000F3B35">
      <w:pPr>
        <w:shd w:val="clear" w:color="auto" w:fill="FFFFFF"/>
        <w:spacing w:before="100" w:beforeAutospacing="1" w:after="100" w:afterAutospacing="1"/>
        <w:rPr>
          <w:ins w:id="1408" w:author="Areej Turky Sahu Alotaibi" w:date="2022-01-24T20:09:00Z"/>
          <w:rFonts w:ascii="Cambria" w:hAnsi="Cambria"/>
        </w:rPr>
      </w:pPr>
    </w:p>
    <w:p w14:paraId="18947755" w14:textId="77777777" w:rsidR="00C7100F" w:rsidRDefault="00C7100F" w:rsidP="000F3B35">
      <w:pPr>
        <w:shd w:val="clear" w:color="auto" w:fill="FFFFFF"/>
        <w:spacing w:before="100" w:beforeAutospacing="1" w:after="100" w:afterAutospacing="1"/>
        <w:rPr>
          <w:rFonts w:ascii="Cambria" w:hAnsi="Cambria"/>
        </w:rPr>
      </w:pPr>
    </w:p>
    <w:p w14:paraId="0DA091CC" w14:textId="77777777" w:rsidR="00613B1B" w:rsidRDefault="00613B1B" w:rsidP="000F3B35">
      <w:pPr>
        <w:shd w:val="clear" w:color="auto" w:fill="FFFFFF"/>
        <w:spacing w:before="100" w:beforeAutospacing="1" w:after="100" w:afterAutospacing="1"/>
        <w:rPr>
          <w:rFonts w:ascii="Cambria" w:hAnsi="Cambria"/>
        </w:rPr>
      </w:pPr>
    </w:p>
    <w:p w14:paraId="65958635" w14:textId="32103DA6" w:rsidR="00DF64D9" w:rsidRDefault="00613B1B" w:rsidP="00C52692">
      <w:pPr>
        <w:pStyle w:val="Heading1"/>
        <w:rPr>
          <w:rFonts w:ascii="SymbolMT" w:hAnsi="SymbolMT"/>
          <w:sz w:val="34"/>
          <w:szCs w:val="36"/>
        </w:rPr>
      </w:pPr>
      <w:bookmarkStart w:id="1409" w:name="_Toc93947285"/>
      <w:r>
        <w:rPr>
          <w:sz w:val="36"/>
          <w:szCs w:val="36"/>
        </w:rPr>
        <w:t>6</w:t>
      </w:r>
      <w:r w:rsidR="003851F0">
        <w:rPr>
          <w:sz w:val="36"/>
          <w:szCs w:val="36"/>
        </w:rPr>
        <w:t xml:space="preserve">. </w:t>
      </w:r>
      <w:r w:rsidR="00DF64D9" w:rsidRPr="0025409D">
        <w:rPr>
          <w:sz w:val="36"/>
          <w:szCs w:val="36"/>
        </w:rPr>
        <w:t>References and resources</w:t>
      </w:r>
      <w:bookmarkEnd w:id="1409"/>
    </w:p>
    <w:p w14:paraId="5D0ADC5B" w14:textId="411C75C4" w:rsidR="00037924" w:rsidRPr="00037924" w:rsidRDefault="00037924" w:rsidP="00037924"/>
    <w:p w14:paraId="17297DB7" w14:textId="008C2F8F" w:rsidR="00B7755D" w:rsidRPr="00B7755D" w:rsidRDefault="00B7755D" w:rsidP="00B7755D">
      <w:pPr>
        <w:rPr>
          <w:color w:val="0563C1" w:themeColor="hyperlink"/>
          <w:u w:val="single"/>
        </w:rPr>
      </w:pPr>
      <w:r>
        <w:t xml:space="preserve">[1] </w:t>
      </w:r>
      <w:r w:rsidR="00FD4B2E">
        <w:fldChar w:fldCharType="begin"/>
      </w:r>
      <w:r w:rsidR="00FD4B2E">
        <w:instrText xml:space="preserve"> HYPERLINK "http://theory.stanford.edu/~amitp/GameProgramming/Heuristics.html" \h </w:instrText>
      </w:r>
      <w:r w:rsidR="00FD4B2E">
        <w:fldChar w:fldCharType="separate"/>
      </w:r>
      <w:r w:rsidRPr="69E085D1">
        <w:rPr>
          <w:rStyle w:val="Hyperlink"/>
        </w:rPr>
        <w:t>http://theory.stanford.edu/~amitp/GameProgramming/Heuristics.html</w:t>
      </w:r>
      <w:r w:rsidR="00FD4B2E">
        <w:rPr>
          <w:rStyle w:val="Hyperlink"/>
        </w:rPr>
        <w:fldChar w:fldCharType="end"/>
      </w:r>
    </w:p>
    <w:p w14:paraId="4FFCCCE2" w14:textId="2250CD76" w:rsidR="001A07C2" w:rsidRDefault="45CA68DA" w:rsidP="004E3B67">
      <w:r>
        <w:t>[</w:t>
      </w:r>
      <w:r w:rsidR="00B7755D">
        <w:t>2</w:t>
      </w:r>
      <w:r>
        <w:t xml:space="preserve">] </w:t>
      </w:r>
      <w:r w:rsidR="00FD4B2E">
        <w:fldChar w:fldCharType="begin"/>
      </w:r>
      <w:r w:rsidR="00FD4B2E">
        <w:instrText xml:space="preserve"> HYPERLINK "https://blogs.oracle.com/javamagazine/post/how-to-solve-the-classic-traveling-salesman-problem-in-java" \h </w:instrText>
      </w:r>
      <w:r w:rsidR="00FD4B2E">
        <w:fldChar w:fldCharType="separate"/>
      </w:r>
      <w:r w:rsidR="6376C2CC" w:rsidRPr="69E085D1">
        <w:rPr>
          <w:rStyle w:val="Hyperlink"/>
        </w:rPr>
        <w:t>https://blogs.oracle.com/javamagazine/post/how-to-solve-the-classic-traveling-salesman-problem-in-java</w:t>
      </w:r>
      <w:r w:rsidR="00FD4B2E">
        <w:rPr>
          <w:rStyle w:val="Hyperlink"/>
        </w:rPr>
        <w:fldChar w:fldCharType="end"/>
      </w:r>
    </w:p>
    <w:p w14:paraId="4AE657F7" w14:textId="1C312C19" w:rsidR="1C99C1C9" w:rsidRDefault="5E9FC31B" w:rsidP="69E085D1">
      <w:r>
        <w:t xml:space="preserve">[3] </w:t>
      </w:r>
      <w:r w:rsidR="00FD4B2E">
        <w:fldChar w:fldCharType="begin"/>
      </w:r>
      <w:r w:rsidR="00FD4B2E">
        <w:instrText xml:space="preserve"> HYPERLINK "https://www.researchgate.net/publication/320961227_Meta-Heuristic_Approaches_for_Solving_Travelling_Salesman_Problem" \h </w:instrText>
      </w:r>
      <w:r w:rsidR="00FD4B2E">
        <w:fldChar w:fldCharType="separate"/>
      </w:r>
      <w:r w:rsidRPr="69E085D1">
        <w:rPr>
          <w:rStyle w:val="Hyperlink"/>
        </w:rPr>
        <w:t>https://www.researchgate.net/publication/320961227_Meta-Heuristic_Approaches_for_Solving_Travelling_Salesman_Problem</w:t>
      </w:r>
      <w:r w:rsidR="00FD4B2E">
        <w:rPr>
          <w:rStyle w:val="Hyperlink"/>
        </w:rPr>
        <w:fldChar w:fldCharType="end"/>
      </w:r>
    </w:p>
    <w:p w14:paraId="43AEAE2E" w14:textId="0CE59CBE" w:rsidR="1C99C1C9" w:rsidRDefault="005D373E" w:rsidP="1C99C1C9">
      <w:r>
        <w:t>[4]</w:t>
      </w:r>
      <w:r w:rsidRPr="005D373E">
        <w:t xml:space="preserve"> </w:t>
      </w:r>
      <w:r w:rsidR="00FD4B2E">
        <w:fldChar w:fldCharType="begin"/>
      </w:r>
      <w:r w:rsidR="00FD4B2E">
        <w:instrText xml:space="preserve"> HYPERLINK "https://earth.google.com/web/" </w:instrText>
      </w:r>
      <w:r w:rsidR="00FD4B2E">
        <w:fldChar w:fldCharType="separate"/>
      </w:r>
      <w:r w:rsidRPr="000C26D9">
        <w:rPr>
          <w:rStyle w:val="Hyperlink"/>
        </w:rPr>
        <w:t>https://earth.google.com/web/</w:t>
      </w:r>
      <w:r w:rsidR="00FD4B2E">
        <w:rPr>
          <w:rStyle w:val="Hyperlink"/>
        </w:rPr>
        <w:fldChar w:fldCharType="end"/>
      </w:r>
    </w:p>
    <w:p w14:paraId="41D4E6FA" w14:textId="055FB216" w:rsidR="005D373E" w:rsidRDefault="005D373E" w:rsidP="1C99C1C9">
      <w:pPr>
        <w:rPr>
          <w:ins w:id="1410" w:author="Areej Turky Sahu Alotaibi" w:date="2022-01-03T14:17:00Z"/>
        </w:rPr>
      </w:pPr>
    </w:p>
    <w:p w14:paraId="57C2ACE7" w14:textId="626FFC39" w:rsidR="00C4615A" w:rsidRDefault="00C4615A" w:rsidP="1C99C1C9">
      <w:pPr>
        <w:rPr>
          <w:ins w:id="1411" w:author="Areej Turky Sahu Alotaibi" w:date="2022-01-03T14:17:00Z"/>
        </w:rPr>
      </w:pPr>
    </w:p>
    <w:p w14:paraId="7D2BFC88" w14:textId="10E2EDE6" w:rsidR="00C4615A" w:rsidRDefault="00C4615A" w:rsidP="1C99C1C9">
      <w:pPr>
        <w:rPr>
          <w:ins w:id="1412" w:author="Areej Turky Sahu Alotaibi" w:date="2022-01-03T14:17:00Z"/>
        </w:rPr>
      </w:pPr>
    </w:p>
    <w:p w14:paraId="6CCD54A9" w14:textId="1C35DBDF" w:rsidR="00C4615A" w:rsidRDefault="00C4615A" w:rsidP="1C99C1C9">
      <w:pPr>
        <w:rPr>
          <w:ins w:id="1413" w:author="Areej Turky Sahu Alotaibi" w:date="2022-01-03T14:17:00Z"/>
        </w:rPr>
      </w:pPr>
    </w:p>
    <w:p w14:paraId="5940B2E2" w14:textId="221B5CC6" w:rsidR="00C4615A" w:rsidRDefault="00C4615A" w:rsidP="1C99C1C9">
      <w:pPr>
        <w:rPr>
          <w:ins w:id="1414" w:author="Areej Turky Sahu Alotaibi" w:date="2022-01-03T14:17:00Z"/>
        </w:rPr>
      </w:pPr>
    </w:p>
    <w:p w14:paraId="0EC2D526" w14:textId="6377D5A4" w:rsidR="00C4615A" w:rsidRDefault="00C4615A" w:rsidP="1C99C1C9">
      <w:pPr>
        <w:rPr>
          <w:ins w:id="1415" w:author="Areej Turky Sahu Alotaibi" w:date="2022-01-03T14:17:00Z"/>
        </w:rPr>
      </w:pPr>
    </w:p>
    <w:p w14:paraId="074BCF52" w14:textId="025D2EFF" w:rsidR="00C4615A" w:rsidRDefault="00C4615A" w:rsidP="1C99C1C9">
      <w:pPr>
        <w:rPr>
          <w:ins w:id="1416" w:author="Areej Turky Sahu Alotaibi" w:date="2022-01-03T14:17:00Z"/>
        </w:rPr>
      </w:pPr>
    </w:p>
    <w:p w14:paraId="4BE09493" w14:textId="01B09E21" w:rsidR="00C4615A" w:rsidRDefault="00C4615A" w:rsidP="1C99C1C9">
      <w:pPr>
        <w:rPr>
          <w:ins w:id="1417" w:author="Areej Turky Sahu Alotaibi" w:date="2022-01-03T14:17:00Z"/>
        </w:rPr>
      </w:pPr>
    </w:p>
    <w:p w14:paraId="6FAF107B" w14:textId="2A183D3E" w:rsidR="00C4615A" w:rsidRDefault="00C4615A" w:rsidP="1C99C1C9">
      <w:pPr>
        <w:rPr>
          <w:ins w:id="1418" w:author="Areej Turky Sahu Alotaibi" w:date="2022-01-03T14:17:00Z"/>
        </w:rPr>
      </w:pPr>
    </w:p>
    <w:p w14:paraId="7EF235FB" w14:textId="2D0DE2CF" w:rsidR="00C4615A" w:rsidRDefault="00C4615A" w:rsidP="1C99C1C9">
      <w:pPr>
        <w:rPr>
          <w:ins w:id="1419" w:author="Areej Turky Sahu Alotaibi" w:date="2022-01-03T14:17:00Z"/>
        </w:rPr>
      </w:pPr>
    </w:p>
    <w:p w14:paraId="08C2E629" w14:textId="380466E5" w:rsidR="00C4615A" w:rsidRDefault="00C4615A" w:rsidP="1C99C1C9">
      <w:pPr>
        <w:rPr>
          <w:ins w:id="1420" w:author="Areej Turky Sahu Alotaibi" w:date="2022-01-03T14:17:00Z"/>
        </w:rPr>
      </w:pPr>
    </w:p>
    <w:p w14:paraId="4C1EEE60" w14:textId="77777777" w:rsidR="00C4615A" w:rsidDel="00B10ED8" w:rsidRDefault="00C4615A" w:rsidP="1C99C1C9">
      <w:pPr>
        <w:rPr>
          <w:del w:id="1421" w:author="Areej Turky Sahu Alotaibi" w:date="2022-01-03T14:53:00Z"/>
        </w:rPr>
      </w:pPr>
    </w:p>
    <w:p w14:paraId="396224C9" w14:textId="77777777" w:rsidR="000D1C4C" w:rsidDel="00B10ED8" w:rsidRDefault="000D1C4C" w:rsidP="00037924">
      <w:pPr>
        <w:rPr>
          <w:del w:id="1422" w:author="Areej Turky Sahu Alotaibi" w:date="2022-01-03T14:53:00Z"/>
          <w:rtl/>
        </w:rPr>
      </w:pPr>
    </w:p>
    <w:p w14:paraId="57FE2FDA" w14:textId="20CD5E7E" w:rsidR="00FC72FB" w:rsidRPr="00C4615A" w:rsidDel="00B10ED8" w:rsidRDefault="00FC72FB">
      <w:pPr>
        <w:bidi/>
        <w:rPr>
          <w:del w:id="1423" w:author="Areej Turky Sahu Alotaibi" w:date="2022-01-03T14:53:00Z"/>
          <w:b/>
          <w:bCs/>
          <w:sz w:val="40"/>
          <w:szCs w:val="40"/>
          <w:u w:val="single"/>
          <w:rtl/>
          <w:rPrChange w:id="1424" w:author="Areej Turky Sahu Alotaibi" w:date="2022-01-03T14:15:00Z">
            <w:rPr>
              <w:del w:id="1425" w:author="Areej Turky Sahu Alotaibi" w:date="2022-01-03T14:53:00Z"/>
              <w:b/>
              <w:bCs/>
              <w:sz w:val="40"/>
              <w:szCs w:val="40"/>
              <w:rtl/>
            </w:rPr>
          </w:rPrChange>
        </w:rPr>
        <w:pPrChange w:id="1426" w:author="Areej Turky Sahu Alotaibi" w:date="2022-01-03T14:53:00Z">
          <w:pPr>
            <w:bidi/>
            <w:jc w:val="center"/>
          </w:pPr>
        </w:pPrChange>
      </w:pPr>
    </w:p>
    <w:p w14:paraId="230BAB6B" w14:textId="6A13BB14" w:rsidR="00C4615A" w:rsidRPr="00C4615A" w:rsidDel="00B10ED8" w:rsidRDefault="00C4615A">
      <w:pPr>
        <w:bidi/>
        <w:rPr>
          <w:del w:id="1427" w:author="Areej Turky Sahu Alotaibi" w:date="2022-01-03T14:53:00Z"/>
          <w:b/>
          <w:bCs/>
          <w:sz w:val="40"/>
          <w:szCs w:val="40"/>
          <w:u w:val="single"/>
          <w:rtl/>
          <w:rPrChange w:id="1428" w:author="Areej Turky Sahu Alotaibi" w:date="2022-01-03T14:15:00Z">
            <w:rPr>
              <w:del w:id="1429" w:author="Areej Turky Sahu Alotaibi" w:date="2022-01-03T14:53:00Z"/>
              <w:b/>
              <w:bCs/>
              <w:sz w:val="40"/>
              <w:szCs w:val="40"/>
              <w:rtl/>
            </w:rPr>
          </w:rPrChange>
        </w:rPr>
        <w:pPrChange w:id="1430" w:author="Areej Turky Sahu Alotaibi" w:date="2022-01-03T14:53:00Z">
          <w:pPr>
            <w:bidi/>
            <w:jc w:val="center"/>
          </w:pPr>
        </w:pPrChange>
      </w:pPr>
    </w:p>
    <w:p w14:paraId="6B2F7219" w14:textId="11FCE328" w:rsidR="00FC72FB" w:rsidRPr="00C4615A" w:rsidDel="00B10ED8" w:rsidRDefault="00FC72FB">
      <w:pPr>
        <w:bidi/>
        <w:rPr>
          <w:del w:id="1431" w:author="Areej Turky Sahu Alotaibi" w:date="2022-01-03T14:53:00Z"/>
          <w:b/>
          <w:bCs/>
          <w:sz w:val="40"/>
          <w:szCs w:val="40"/>
          <w:u w:val="single"/>
          <w:rtl/>
          <w:rPrChange w:id="1432" w:author="Areej Turky Sahu Alotaibi" w:date="2022-01-03T14:15:00Z">
            <w:rPr>
              <w:del w:id="1433" w:author="Areej Turky Sahu Alotaibi" w:date="2022-01-03T14:53:00Z"/>
              <w:b/>
              <w:bCs/>
              <w:sz w:val="40"/>
              <w:szCs w:val="40"/>
              <w:rtl/>
            </w:rPr>
          </w:rPrChange>
        </w:rPr>
        <w:pPrChange w:id="1434" w:author="Areej Turky Sahu Alotaibi" w:date="2022-01-03T14:53:00Z">
          <w:pPr>
            <w:bidi/>
            <w:jc w:val="center"/>
          </w:pPr>
        </w:pPrChange>
      </w:pPr>
    </w:p>
    <w:p w14:paraId="25D2B6A8" w14:textId="2DA336CC" w:rsidR="00FC72FB" w:rsidRPr="00C4615A" w:rsidDel="00B10ED8" w:rsidRDefault="00FC72FB">
      <w:pPr>
        <w:bidi/>
        <w:rPr>
          <w:del w:id="1435" w:author="Areej Turky Sahu Alotaibi" w:date="2022-01-03T14:53:00Z"/>
          <w:b/>
          <w:bCs/>
          <w:sz w:val="40"/>
          <w:szCs w:val="40"/>
          <w:u w:val="single"/>
          <w:rtl/>
          <w:rPrChange w:id="1436" w:author="Areej Turky Sahu Alotaibi" w:date="2022-01-03T14:15:00Z">
            <w:rPr>
              <w:del w:id="1437" w:author="Areej Turky Sahu Alotaibi" w:date="2022-01-03T14:53:00Z"/>
              <w:b/>
              <w:bCs/>
              <w:sz w:val="40"/>
              <w:szCs w:val="40"/>
              <w:rtl/>
            </w:rPr>
          </w:rPrChange>
        </w:rPr>
        <w:pPrChange w:id="1438" w:author="Areej Turky Sahu Alotaibi" w:date="2022-01-03T14:53:00Z">
          <w:pPr>
            <w:bidi/>
            <w:jc w:val="center"/>
          </w:pPr>
        </w:pPrChange>
      </w:pPr>
    </w:p>
    <w:p w14:paraId="2650179D" w14:textId="6979EB9A" w:rsidR="00FC72FB" w:rsidRPr="00C4615A" w:rsidDel="00B10ED8" w:rsidRDefault="00FC72FB">
      <w:pPr>
        <w:bidi/>
        <w:rPr>
          <w:del w:id="1439" w:author="Areej Turky Sahu Alotaibi" w:date="2022-01-03T14:53:00Z"/>
          <w:b/>
          <w:bCs/>
          <w:sz w:val="40"/>
          <w:szCs w:val="40"/>
          <w:u w:val="single"/>
          <w:rtl/>
          <w:rPrChange w:id="1440" w:author="Areej Turky Sahu Alotaibi" w:date="2022-01-03T14:15:00Z">
            <w:rPr>
              <w:del w:id="1441" w:author="Areej Turky Sahu Alotaibi" w:date="2022-01-03T14:53:00Z"/>
              <w:b/>
              <w:bCs/>
              <w:sz w:val="40"/>
              <w:szCs w:val="40"/>
              <w:rtl/>
            </w:rPr>
          </w:rPrChange>
        </w:rPr>
        <w:pPrChange w:id="1442" w:author="Areej Turky Sahu Alotaibi" w:date="2022-01-03T14:53:00Z">
          <w:pPr>
            <w:bidi/>
            <w:jc w:val="center"/>
          </w:pPr>
        </w:pPrChange>
      </w:pPr>
    </w:p>
    <w:p w14:paraId="72F60C45" w14:textId="02E2F323" w:rsidR="00FC72FB" w:rsidRPr="00C4615A" w:rsidDel="00B10ED8" w:rsidRDefault="00FC72FB">
      <w:pPr>
        <w:pStyle w:val="Heading1"/>
        <w:bidi/>
        <w:rPr>
          <w:del w:id="1443" w:author="Areej Turky Sahu Alotaibi" w:date="2022-01-03T14:53:00Z"/>
          <w:color w:val="auto"/>
          <w:u w:val="single"/>
          <w:rPrChange w:id="1444" w:author="Areej Turky Sahu Alotaibi" w:date="2022-01-03T14:15:00Z">
            <w:rPr>
              <w:del w:id="1445" w:author="Areej Turky Sahu Alotaibi" w:date="2022-01-03T14:53:00Z"/>
            </w:rPr>
          </w:rPrChange>
        </w:rPr>
        <w:pPrChange w:id="1446" w:author="Areej Turky Sahu Alotaibi" w:date="2022-01-03T14:53:00Z">
          <w:pPr>
            <w:pStyle w:val="Heading1"/>
            <w:bidi/>
            <w:jc w:val="center"/>
          </w:pPr>
        </w:pPrChange>
      </w:pPr>
    </w:p>
    <w:p w14:paraId="7F0977EF" w14:textId="77777777" w:rsidR="00803171" w:rsidRPr="00C4615A" w:rsidDel="00B10ED8" w:rsidRDefault="00803171" w:rsidP="00803171">
      <w:pPr>
        <w:bidi/>
        <w:rPr>
          <w:del w:id="1447" w:author="Areej Turky Sahu Alotaibi" w:date="2022-01-03T14:53:00Z"/>
          <w:u w:val="single"/>
          <w:rPrChange w:id="1448" w:author="Areej Turky Sahu Alotaibi" w:date="2022-01-03T14:15:00Z">
            <w:rPr>
              <w:del w:id="1449" w:author="Areej Turky Sahu Alotaibi" w:date="2022-01-03T14:53:00Z"/>
            </w:rPr>
          </w:rPrChange>
        </w:rPr>
      </w:pPr>
    </w:p>
    <w:p w14:paraId="3E4483DC" w14:textId="77777777" w:rsidR="00803171" w:rsidRPr="00C4615A" w:rsidRDefault="00803171" w:rsidP="00803171">
      <w:pPr>
        <w:bidi/>
        <w:rPr>
          <w:u w:val="single"/>
          <w:rPrChange w:id="1450" w:author="Areej Turky Sahu Alotaibi" w:date="2022-01-03T14:15:00Z">
            <w:rPr/>
          </w:rPrChange>
        </w:rPr>
      </w:pPr>
    </w:p>
    <w:p w14:paraId="7E062A9F" w14:textId="77777777" w:rsidR="000F3B35" w:rsidRDefault="000F3B35" w:rsidP="00803171">
      <w:pPr>
        <w:bidi/>
        <w:jc w:val="right"/>
        <w:rPr>
          <w:rtl/>
        </w:rPr>
      </w:pPr>
    </w:p>
    <w:sectPr w:rsidR="000F3B35" w:rsidSect="00C7100F">
      <w:headerReference w:type="default" r:id="rId23"/>
      <w:footerReference w:type="even" r:id="rId24"/>
      <w:footerReference w:type="default" r:id="rId25"/>
      <w:pgSz w:w="12240" w:h="15840"/>
      <w:pgMar w:top="1440" w:right="1440" w:bottom="1440" w:left="1440" w:header="576" w:footer="708" w:gutter="0"/>
      <w:cols w:space="708"/>
      <w:docGrid w:linePitch="360"/>
      <w:sectPrChange w:id="1451" w:author="Areej Turky Sahu Alotaibi" w:date="2022-01-24T20:08:00Z">
        <w:sectPr w:rsidR="000F3B35" w:rsidSect="00C7100F">
          <w:pgMar w:top="1440" w:right="1440" w:bottom="1440" w:left="1440" w:header="708" w:footer="708" w:gutter="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7ADB3F" w14:textId="77777777" w:rsidR="00FD4B2E" w:rsidRDefault="00FD4B2E" w:rsidP="000F3B35">
      <w:r>
        <w:separator/>
      </w:r>
    </w:p>
  </w:endnote>
  <w:endnote w:type="continuationSeparator" w:id="0">
    <w:p w14:paraId="7EED0290" w14:textId="77777777" w:rsidR="00FD4B2E" w:rsidRDefault="00FD4B2E" w:rsidP="000F3B35">
      <w:r>
        <w:continuationSeparator/>
      </w:r>
    </w:p>
  </w:endnote>
  <w:endnote w:type="continuationNotice" w:id="1">
    <w:p w14:paraId="36700FC6" w14:textId="77777777" w:rsidR="00FD4B2E" w:rsidRDefault="00FD4B2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ighTowerText">
    <w:altName w:val="Cambria"/>
    <w:panose1 w:val="00000000000000000000"/>
    <w:charset w:val="00"/>
    <w:family w:val="roman"/>
    <w:notTrueType/>
    <w:pitch w:val="default"/>
  </w:font>
  <w:font w:name="ff4">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var(--monospace)">
    <w:altName w:val="Cambria"/>
    <w:panose1 w:val="00000000000000000000"/>
    <w:charset w:val="00"/>
    <w:family w:val="roman"/>
    <w:notTrueType/>
    <w:pitch w:val="default"/>
  </w:font>
  <w:font w:name="SymbolMT">
    <w:altName w:val="Microsoft JhengHei"/>
    <w:panose1 w:val="00000000000000000000"/>
    <w:charset w:val="88"/>
    <w:family w:val="auto"/>
    <w:notTrueType/>
    <w:pitch w:val="default"/>
    <w:sig w:usb0="00000000" w:usb1="08080000" w:usb2="00000010" w:usb3="00000000" w:csb0="001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76051328"/>
      <w:docPartObj>
        <w:docPartGallery w:val="Page Numbers (Bottom of Page)"/>
        <w:docPartUnique/>
      </w:docPartObj>
    </w:sdtPr>
    <w:sdtEndPr>
      <w:rPr>
        <w:rStyle w:val="PageNumber"/>
      </w:rPr>
    </w:sdtEndPr>
    <w:sdtContent>
      <w:p w14:paraId="09537CB2" w14:textId="4814C5A2" w:rsidR="00EA1437" w:rsidRDefault="00EA1437" w:rsidP="00371F3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FCDBD4" w14:textId="77777777" w:rsidR="009A50A9" w:rsidRDefault="009A50A9" w:rsidP="00EA143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color w:val="00B0F0"/>
      </w:rPr>
      <w:id w:val="-1591622833"/>
      <w:docPartObj>
        <w:docPartGallery w:val="Page Numbers (Bottom of Page)"/>
        <w:docPartUnique/>
      </w:docPartObj>
    </w:sdtPr>
    <w:sdtEndPr>
      <w:rPr>
        <w:rStyle w:val="PageNumber"/>
      </w:rPr>
    </w:sdtEndPr>
    <w:sdtContent>
      <w:p w14:paraId="48C44136" w14:textId="169AC668" w:rsidR="00EA1437" w:rsidRPr="00EA1437" w:rsidRDefault="00EA1437" w:rsidP="00371F34">
        <w:pPr>
          <w:pStyle w:val="Footer"/>
          <w:framePr w:wrap="none" w:vAnchor="text" w:hAnchor="margin" w:xAlign="right" w:y="1"/>
          <w:rPr>
            <w:rStyle w:val="PageNumber"/>
            <w:color w:val="00B0F0"/>
          </w:rPr>
        </w:pPr>
        <w:r w:rsidRPr="00EA1437">
          <w:rPr>
            <w:rStyle w:val="PageNumber"/>
            <w:color w:val="000000" w:themeColor="text1"/>
          </w:rPr>
          <w:fldChar w:fldCharType="begin"/>
        </w:r>
        <w:r w:rsidRPr="00EA1437">
          <w:rPr>
            <w:rStyle w:val="PageNumber"/>
            <w:color w:val="000000" w:themeColor="text1"/>
          </w:rPr>
          <w:instrText xml:space="preserve"> PAGE </w:instrText>
        </w:r>
        <w:r w:rsidRPr="00EA1437">
          <w:rPr>
            <w:rStyle w:val="PageNumber"/>
            <w:color w:val="000000" w:themeColor="text1"/>
          </w:rPr>
          <w:fldChar w:fldCharType="separate"/>
        </w:r>
        <w:r w:rsidRPr="00EA1437">
          <w:rPr>
            <w:rStyle w:val="PageNumber"/>
            <w:noProof/>
            <w:color w:val="000000" w:themeColor="text1"/>
          </w:rPr>
          <w:t>1</w:t>
        </w:r>
        <w:r w:rsidRPr="00EA1437">
          <w:rPr>
            <w:rStyle w:val="PageNumber"/>
            <w:color w:val="000000" w:themeColor="text1"/>
          </w:rPr>
          <w:fldChar w:fldCharType="end"/>
        </w:r>
      </w:p>
    </w:sdtContent>
  </w:sdt>
  <w:p w14:paraId="7A7AB4C8" w14:textId="77777777" w:rsidR="009A50A9" w:rsidRDefault="009A50A9" w:rsidP="00EA143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08BEE7" w14:textId="77777777" w:rsidR="00FD4B2E" w:rsidRDefault="00FD4B2E" w:rsidP="000F3B35">
      <w:r>
        <w:separator/>
      </w:r>
    </w:p>
  </w:footnote>
  <w:footnote w:type="continuationSeparator" w:id="0">
    <w:p w14:paraId="0209559E" w14:textId="77777777" w:rsidR="00FD4B2E" w:rsidRDefault="00FD4B2E" w:rsidP="000F3B35">
      <w:r>
        <w:continuationSeparator/>
      </w:r>
    </w:p>
  </w:footnote>
  <w:footnote w:type="continuationNotice" w:id="1">
    <w:p w14:paraId="459D4158" w14:textId="77777777" w:rsidR="00FD4B2E" w:rsidRDefault="00FD4B2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550372" w14:textId="45048E05" w:rsidR="000F3B35" w:rsidRDefault="00C7100F">
    <w:pPr>
      <w:pStyle w:val="Header"/>
    </w:pPr>
    <w:r>
      <w:rPr>
        <w:noProof/>
      </w:rPr>
      <w:drawing>
        <wp:anchor distT="0" distB="0" distL="114300" distR="114300" simplePos="0" relativeHeight="251658240" behindDoc="0" locked="0" layoutInCell="1" allowOverlap="0" wp14:anchorId="7EA2FCB1" wp14:editId="56A3A1F1">
          <wp:simplePos x="0" y="0"/>
          <wp:positionH relativeFrom="page">
            <wp:posOffset>734060</wp:posOffset>
          </wp:positionH>
          <wp:positionV relativeFrom="topMargin">
            <wp:align>bottom</wp:align>
          </wp:positionV>
          <wp:extent cx="646430" cy="824230"/>
          <wp:effectExtent l="0" t="0" r="1270" b="0"/>
          <wp:wrapSquare wrapText="bothSides"/>
          <wp:docPr id="1865565437" name="Picture 1865565437"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1865565437" name="Picture 1865565437" descr="A picture containing text&#10;&#10;Description automatically generated"/>
                  <pic:cNvPicPr/>
                </pic:nvPicPr>
                <pic:blipFill>
                  <a:blip r:embed="rId1"/>
                  <a:stretch>
                    <a:fillRect/>
                  </a:stretch>
                </pic:blipFill>
                <pic:spPr>
                  <a:xfrm>
                    <a:off x="0" y="0"/>
                    <a:ext cx="646430" cy="824230"/>
                  </a:xfrm>
                  <a:prstGeom prst="rect">
                    <a:avLst/>
                  </a:prstGeom>
                </pic:spPr>
              </pic:pic>
            </a:graphicData>
          </a:graphic>
        </wp:anchor>
      </w:drawing>
    </w:r>
    <w:r w:rsidR="000F3B35" w:rsidRPr="00075CB6">
      <w:rPr>
        <w:rFonts w:eastAsia="Calibri"/>
        <w:noProof/>
        <w:sz w:val="22"/>
      </w:rPr>
      <mc:AlternateContent>
        <mc:Choice Requires="wpg">
          <w:drawing>
            <wp:anchor distT="0" distB="0" distL="114300" distR="114300" simplePos="0" relativeHeight="251658242" behindDoc="1" locked="0" layoutInCell="1" allowOverlap="1" wp14:anchorId="536E23C4" wp14:editId="606649E2">
              <wp:simplePos x="0" y="0"/>
              <wp:positionH relativeFrom="page">
                <wp:posOffset>278548</wp:posOffset>
              </wp:positionH>
              <wp:positionV relativeFrom="page">
                <wp:posOffset>10764</wp:posOffset>
              </wp:positionV>
              <wp:extent cx="76187" cy="10058400"/>
              <wp:effectExtent l="0" t="0" r="635" b="0"/>
              <wp:wrapNone/>
              <wp:docPr id="3570" name="Group 3570"/>
              <wp:cNvGraphicFramePr/>
              <a:graphic xmlns:a="http://schemas.openxmlformats.org/drawingml/2006/main">
                <a:graphicData uri="http://schemas.microsoft.com/office/word/2010/wordprocessingGroup">
                  <wpg:wgp>
                    <wpg:cNvGrpSpPr/>
                    <wpg:grpSpPr>
                      <a:xfrm>
                        <a:off x="0" y="0"/>
                        <a:ext cx="76187" cy="10058400"/>
                        <a:chOff x="0" y="0"/>
                        <a:chExt cx="76187" cy="10058400"/>
                      </a:xfrm>
                    </wpg:grpSpPr>
                    <wps:wsp>
                      <wps:cNvPr id="3728" name="Shape 3728"/>
                      <wps:cNvSpPr/>
                      <wps:spPr>
                        <a:xfrm>
                          <a:off x="0" y="0"/>
                          <a:ext cx="76187" cy="10058400"/>
                        </a:xfrm>
                        <a:custGeom>
                          <a:avLst/>
                          <a:gdLst/>
                          <a:ahLst/>
                          <a:cxnLst/>
                          <a:rect l="0" t="0" r="0" b="0"/>
                          <a:pathLst>
                            <a:path w="76187" h="10058400">
                              <a:moveTo>
                                <a:pt x="0" y="0"/>
                              </a:moveTo>
                              <a:lnTo>
                                <a:pt x="76187" y="0"/>
                              </a:lnTo>
                              <a:lnTo>
                                <a:pt x="76187" y="10058400"/>
                              </a:lnTo>
                              <a:lnTo>
                                <a:pt x="0" y="10058400"/>
                              </a:lnTo>
                              <a:lnTo>
                                <a:pt x="0" y="0"/>
                              </a:lnTo>
                            </a:path>
                          </a:pathLst>
                        </a:custGeom>
                        <a:ln w="0" cap="flat">
                          <a:round/>
                        </a:ln>
                      </wps:spPr>
                      <wps:style>
                        <a:lnRef idx="0">
                          <a:srgbClr val="000000">
                            <a:alpha val="0"/>
                          </a:srgbClr>
                        </a:lnRef>
                        <a:fillRef idx="1">
                          <a:srgbClr val="73C8FF"/>
                        </a:fillRef>
                        <a:effectRef idx="0">
                          <a:scrgbClr r="0" g="0" b="0"/>
                        </a:effectRef>
                        <a:fontRef idx="none"/>
                      </wps:style>
                      <wps:bodyPr/>
                    </wps:wsp>
                  </wpg:wgp>
                </a:graphicData>
              </a:graphic>
            </wp:anchor>
          </w:drawing>
        </mc:Choice>
        <mc:Fallback>
          <w:pict>
            <v:group w14:anchorId="675DB2CD" id="Group 3570" o:spid="_x0000_s1026" style="position:absolute;margin-left:21.95pt;margin-top:.85pt;width:6pt;height:11in;z-index:-251658238;mso-position-horizontal-relative:page;mso-position-vertical-relative:page" coordsize="761,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">
              <v:shape id="Shape 3728" o:spid="_x0000_s1027" style="position:absolute;width:761;height:100584;visibility:visible;mso-wrap-style:square;v-text-anchor:top" coordsize="76187,1005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" path="m,l76187,r,10058400l,10058400,,e" fillcolor="#73c8ff" stroked="f" strokeweight="0">
                <v:path arrowok="t" textboxrect="0,0,76187,10058400"/>
              </v:shape>
              <w10:wrap anchorx="page" anchory="page"/>
            </v:group>
          </w:pict>
        </mc:Fallback>
      </mc:AlternateContent>
    </w:r>
    <w:r w:rsidR="000F3B35">
      <w:rPr>
        <w:noProof/>
      </w:rPr>
      <w:drawing>
        <wp:anchor distT="0" distB="0" distL="114300" distR="114300" simplePos="0" relativeHeight="251658241" behindDoc="0" locked="0" layoutInCell="1" allowOverlap="0" wp14:anchorId="2DCD423E" wp14:editId="3E4EB6FA">
          <wp:simplePos x="0" y="0"/>
          <wp:positionH relativeFrom="page">
            <wp:posOffset>6470061</wp:posOffset>
          </wp:positionH>
          <wp:positionV relativeFrom="page">
            <wp:posOffset>114702</wp:posOffset>
          </wp:positionV>
          <wp:extent cx="571500" cy="779780"/>
          <wp:effectExtent l="0" t="0" r="0" b="0"/>
          <wp:wrapSquare wrapText="bothSides"/>
          <wp:docPr id="1865565438" name="Picture 1865565438" descr="A sign with a building in the background&#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865565438" name="Picture 1865565438" descr="A sign with a building in the background&#10;&#10;Description automatically generated with low confidence"/>
                  <pic:cNvPicPr/>
                </pic:nvPicPr>
                <pic:blipFill>
                  <a:blip r:embed="rId2"/>
                  <a:stretch>
                    <a:fillRect/>
                  </a:stretch>
                </pic:blipFill>
                <pic:spPr>
                  <a:xfrm>
                    <a:off x="0" y="0"/>
                    <a:ext cx="571500" cy="77978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D6913"/>
    <w:multiLevelType w:val="hybridMultilevel"/>
    <w:tmpl w:val="B23E975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8A79F1"/>
    <w:multiLevelType w:val="hybridMultilevel"/>
    <w:tmpl w:val="C56EA144"/>
    <w:lvl w:ilvl="0" w:tplc="8D10429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F94B2C"/>
    <w:multiLevelType w:val="hybridMultilevel"/>
    <w:tmpl w:val="40764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C67E03"/>
    <w:multiLevelType w:val="hybridMultilevel"/>
    <w:tmpl w:val="B88C820C"/>
    <w:lvl w:ilvl="0" w:tplc="26A03B3C">
      <w:start w:val="2"/>
      <w:numFmt w:val="bullet"/>
      <w:lvlText w:val="-"/>
      <w:lvlJc w:val="left"/>
      <w:pPr>
        <w:ind w:left="720" w:hanging="360"/>
      </w:pPr>
      <w:rPr>
        <w:rFonts w:ascii="Calibri Light" w:eastAsiaTheme="majorEastAsia"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BA578C"/>
    <w:multiLevelType w:val="multilevel"/>
    <w:tmpl w:val="D2E4F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EE83A55"/>
    <w:multiLevelType w:val="multilevel"/>
    <w:tmpl w:val="2C844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01C651D"/>
    <w:multiLevelType w:val="hybridMultilevel"/>
    <w:tmpl w:val="C2EC6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EC09F7"/>
    <w:multiLevelType w:val="hybridMultilevel"/>
    <w:tmpl w:val="D1F06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AA6BCF"/>
    <w:multiLevelType w:val="hybridMultilevel"/>
    <w:tmpl w:val="42B6B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E40495"/>
    <w:multiLevelType w:val="hybridMultilevel"/>
    <w:tmpl w:val="F572D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A25ED2"/>
    <w:multiLevelType w:val="hybridMultilevel"/>
    <w:tmpl w:val="AA26E720"/>
    <w:lvl w:ilvl="0" w:tplc="E290621E">
      <w:start w:val="2"/>
      <w:numFmt w:val="bullet"/>
      <w:lvlText w:val="-"/>
      <w:lvlJc w:val="left"/>
      <w:pPr>
        <w:ind w:left="1080" w:hanging="360"/>
      </w:pPr>
      <w:rPr>
        <w:rFonts w:ascii="Times New Roman" w:eastAsia="Times New Roman" w:hAnsi="Times New Roman" w:cs="Times New Roman" w:hint="default"/>
        <w:u w:val="singl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52D725D"/>
    <w:multiLevelType w:val="hybridMultilevel"/>
    <w:tmpl w:val="4B3A8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094EFA"/>
    <w:multiLevelType w:val="hybridMultilevel"/>
    <w:tmpl w:val="10C46EC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67E41E0"/>
    <w:multiLevelType w:val="multilevel"/>
    <w:tmpl w:val="D2E4F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8281D2F"/>
    <w:multiLevelType w:val="multilevel"/>
    <w:tmpl w:val="9392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76658F2"/>
    <w:multiLevelType w:val="hybridMultilevel"/>
    <w:tmpl w:val="D7E294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B0F3A41"/>
    <w:multiLevelType w:val="hybridMultilevel"/>
    <w:tmpl w:val="39DCF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4"/>
  </w:num>
  <w:num w:numId="3">
    <w:abstractNumId w:val="5"/>
  </w:num>
  <w:num w:numId="4">
    <w:abstractNumId w:val="3"/>
  </w:num>
  <w:num w:numId="5">
    <w:abstractNumId w:val="4"/>
  </w:num>
  <w:num w:numId="6">
    <w:abstractNumId w:val="11"/>
  </w:num>
  <w:num w:numId="7">
    <w:abstractNumId w:val="7"/>
  </w:num>
  <w:num w:numId="8">
    <w:abstractNumId w:val="1"/>
  </w:num>
  <w:num w:numId="9">
    <w:abstractNumId w:val="2"/>
  </w:num>
  <w:num w:numId="10">
    <w:abstractNumId w:val="16"/>
  </w:num>
  <w:num w:numId="11">
    <w:abstractNumId w:val="9"/>
  </w:num>
  <w:num w:numId="12">
    <w:abstractNumId w:val="6"/>
  </w:num>
  <w:num w:numId="13">
    <w:abstractNumId w:val="0"/>
  </w:num>
  <w:num w:numId="14">
    <w:abstractNumId w:val="12"/>
  </w:num>
  <w:num w:numId="15">
    <w:abstractNumId w:val="8"/>
  </w:num>
  <w:num w:numId="16">
    <w:abstractNumId w:val="15"/>
  </w:num>
  <w:num w:numId="17">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reej Turky Sahu Alotaibi">
    <w15:presenceInfo w15:providerId="AD" w15:userId="S::atsalotaibi03@sm.imamu.edu.sa::9b56c262-d678-4482-80cc-0063f72c93e9"/>
  </w15:person>
  <w15:person w15:author="Ebtehal Alotaibi">
    <w15:presenceInfo w15:providerId="AD" w15:userId="S::etalotaibi@imamu.edu.sa::9ba1e26c-7757-4023-9f50-40e835e39f2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YzMTMzNbawBJIWpko6SsGpxcWZ+XkgBca1AOW5S9ksAAAA"/>
  </w:docVars>
  <w:rsids>
    <w:rsidRoot w:val="000F3B35"/>
    <w:rsid w:val="00000306"/>
    <w:rsid w:val="0000137E"/>
    <w:rsid w:val="00004B96"/>
    <w:rsid w:val="0000533F"/>
    <w:rsid w:val="00007408"/>
    <w:rsid w:val="000078B6"/>
    <w:rsid w:val="0001082D"/>
    <w:rsid w:val="0001193A"/>
    <w:rsid w:val="00011983"/>
    <w:rsid w:val="00011A2A"/>
    <w:rsid w:val="00011FCB"/>
    <w:rsid w:val="00012341"/>
    <w:rsid w:val="00012779"/>
    <w:rsid w:val="000128A7"/>
    <w:rsid w:val="0001360F"/>
    <w:rsid w:val="000148E5"/>
    <w:rsid w:val="00014B27"/>
    <w:rsid w:val="0001541B"/>
    <w:rsid w:val="00020D89"/>
    <w:rsid w:val="00023E0E"/>
    <w:rsid w:val="000257E1"/>
    <w:rsid w:val="00025949"/>
    <w:rsid w:val="00025B47"/>
    <w:rsid w:val="00025E6D"/>
    <w:rsid w:val="000301E0"/>
    <w:rsid w:val="00031279"/>
    <w:rsid w:val="00031E11"/>
    <w:rsid w:val="000332DE"/>
    <w:rsid w:val="00033A2B"/>
    <w:rsid w:val="00034161"/>
    <w:rsid w:val="00037924"/>
    <w:rsid w:val="0004166B"/>
    <w:rsid w:val="00041C00"/>
    <w:rsid w:val="00041D52"/>
    <w:rsid w:val="000426FF"/>
    <w:rsid w:val="0004439C"/>
    <w:rsid w:val="0004608A"/>
    <w:rsid w:val="000531C0"/>
    <w:rsid w:val="00056A82"/>
    <w:rsid w:val="00061067"/>
    <w:rsid w:val="00061087"/>
    <w:rsid w:val="00062310"/>
    <w:rsid w:val="000623CF"/>
    <w:rsid w:val="00062529"/>
    <w:rsid w:val="00063C5E"/>
    <w:rsid w:val="0006461C"/>
    <w:rsid w:val="00064AB9"/>
    <w:rsid w:val="000665E0"/>
    <w:rsid w:val="00066A6E"/>
    <w:rsid w:val="000716B2"/>
    <w:rsid w:val="000716C2"/>
    <w:rsid w:val="00072108"/>
    <w:rsid w:val="00074946"/>
    <w:rsid w:val="00074CA4"/>
    <w:rsid w:val="00075DB0"/>
    <w:rsid w:val="000768E8"/>
    <w:rsid w:val="000809A3"/>
    <w:rsid w:val="00081216"/>
    <w:rsid w:val="00082187"/>
    <w:rsid w:val="00082F80"/>
    <w:rsid w:val="00083E41"/>
    <w:rsid w:val="0008412E"/>
    <w:rsid w:val="00085068"/>
    <w:rsid w:val="00085219"/>
    <w:rsid w:val="00087647"/>
    <w:rsid w:val="00087BF7"/>
    <w:rsid w:val="00090B92"/>
    <w:rsid w:val="00090FCF"/>
    <w:rsid w:val="000919DB"/>
    <w:rsid w:val="000924CA"/>
    <w:rsid w:val="00093107"/>
    <w:rsid w:val="00093214"/>
    <w:rsid w:val="00093932"/>
    <w:rsid w:val="00093DAB"/>
    <w:rsid w:val="00094099"/>
    <w:rsid w:val="0009536A"/>
    <w:rsid w:val="0009671E"/>
    <w:rsid w:val="00096841"/>
    <w:rsid w:val="00096B55"/>
    <w:rsid w:val="000A0228"/>
    <w:rsid w:val="000A04DC"/>
    <w:rsid w:val="000A2156"/>
    <w:rsid w:val="000A2245"/>
    <w:rsid w:val="000A3FE6"/>
    <w:rsid w:val="000A5EA2"/>
    <w:rsid w:val="000A691C"/>
    <w:rsid w:val="000A71BA"/>
    <w:rsid w:val="000B1322"/>
    <w:rsid w:val="000B1D07"/>
    <w:rsid w:val="000B3EC1"/>
    <w:rsid w:val="000B5A7D"/>
    <w:rsid w:val="000B730F"/>
    <w:rsid w:val="000C05FE"/>
    <w:rsid w:val="000C2BA8"/>
    <w:rsid w:val="000C6326"/>
    <w:rsid w:val="000D1C4C"/>
    <w:rsid w:val="000D25AE"/>
    <w:rsid w:val="000D4A82"/>
    <w:rsid w:val="000D4CD0"/>
    <w:rsid w:val="000E2C6E"/>
    <w:rsid w:val="000E309A"/>
    <w:rsid w:val="000E4341"/>
    <w:rsid w:val="000E4E3E"/>
    <w:rsid w:val="000E6517"/>
    <w:rsid w:val="000E684C"/>
    <w:rsid w:val="000F19CE"/>
    <w:rsid w:val="000F1CE3"/>
    <w:rsid w:val="000F2294"/>
    <w:rsid w:val="000F3B35"/>
    <w:rsid w:val="000F5BC1"/>
    <w:rsid w:val="000F6C7E"/>
    <w:rsid w:val="000F7484"/>
    <w:rsid w:val="0010077F"/>
    <w:rsid w:val="00101927"/>
    <w:rsid w:val="001022C7"/>
    <w:rsid w:val="00102727"/>
    <w:rsid w:val="00102D89"/>
    <w:rsid w:val="00103AC7"/>
    <w:rsid w:val="00104881"/>
    <w:rsid w:val="00105D47"/>
    <w:rsid w:val="00106279"/>
    <w:rsid w:val="001106E9"/>
    <w:rsid w:val="00111684"/>
    <w:rsid w:val="001129FD"/>
    <w:rsid w:val="00112D06"/>
    <w:rsid w:val="00120994"/>
    <w:rsid w:val="00122A74"/>
    <w:rsid w:val="00124094"/>
    <w:rsid w:val="00124475"/>
    <w:rsid w:val="0013138B"/>
    <w:rsid w:val="001328A9"/>
    <w:rsid w:val="00132C05"/>
    <w:rsid w:val="0013439C"/>
    <w:rsid w:val="001356B4"/>
    <w:rsid w:val="00137B50"/>
    <w:rsid w:val="00137EDE"/>
    <w:rsid w:val="001405BD"/>
    <w:rsid w:val="0014075B"/>
    <w:rsid w:val="00140F10"/>
    <w:rsid w:val="00141772"/>
    <w:rsid w:val="0014219F"/>
    <w:rsid w:val="001470B1"/>
    <w:rsid w:val="00150680"/>
    <w:rsid w:val="00151910"/>
    <w:rsid w:val="00154831"/>
    <w:rsid w:val="0015707B"/>
    <w:rsid w:val="0016011F"/>
    <w:rsid w:val="00160D48"/>
    <w:rsid w:val="001610A5"/>
    <w:rsid w:val="00165E71"/>
    <w:rsid w:val="0016662D"/>
    <w:rsid w:val="00166B33"/>
    <w:rsid w:val="00166B78"/>
    <w:rsid w:val="0016767B"/>
    <w:rsid w:val="00167DB7"/>
    <w:rsid w:val="00170B9A"/>
    <w:rsid w:val="00172855"/>
    <w:rsid w:val="0017406B"/>
    <w:rsid w:val="00174F6D"/>
    <w:rsid w:val="001764BB"/>
    <w:rsid w:val="00176CBA"/>
    <w:rsid w:val="0018062F"/>
    <w:rsid w:val="00182D0A"/>
    <w:rsid w:val="0018683C"/>
    <w:rsid w:val="00190D8F"/>
    <w:rsid w:val="00194D13"/>
    <w:rsid w:val="00195A8F"/>
    <w:rsid w:val="0019654E"/>
    <w:rsid w:val="00196C48"/>
    <w:rsid w:val="00197AC4"/>
    <w:rsid w:val="001A07C2"/>
    <w:rsid w:val="001A2761"/>
    <w:rsid w:val="001A3E6D"/>
    <w:rsid w:val="001A428F"/>
    <w:rsid w:val="001A6C10"/>
    <w:rsid w:val="001A7BCD"/>
    <w:rsid w:val="001B0E8F"/>
    <w:rsid w:val="001B187D"/>
    <w:rsid w:val="001B1F27"/>
    <w:rsid w:val="001B25AC"/>
    <w:rsid w:val="001B2E21"/>
    <w:rsid w:val="001B7A75"/>
    <w:rsid w:val="001C0499"/>
    <w:rsid w:val="001C0C4C"/>
    <w:rsid w:val="001C2886"/>
    <w:rsid w:val="001C4E03"/>
    <w:rsid w:val="001C4FBF"/>
    <w:rsid w:val="001C624C"/>
    <w:rsid w:val="001C68F1"/>
    <w:rsid w:val="001C6AD9"/>
    <w:rsid w:val="001C747D"/>
    <w:rsid w:val="001D0032"/>
    <w:rsid w:val="001D1193"/>
    <w:rsid w:val="001D2FC3"/>
    <w:rsid w:val="001D403A"/>
    <w:rsid w:val="001D5825"/>
    <w:rsid w:val="001D6A53"/>
    <w:rsid w:val="001E0E09"/>
    <w:rsid w:val="001E344E"/>
    <w:rsid w:val="001E4549"/>
    <w:rsid w:val="001E54E4"/>
    <w:rsid w:val="001E5CE5"/>
    <w:rsid w:val="001E602B"/>
    <w:rsid w:val="001E6125"/>
    <w:rsid w:val="001E701A"/>
    <w:rsid w:val="001E74B7"/>
    <w:rsid w:val="001E7DBF"/>
    <w:rsid w:val="001F02A7"/>
    <w:rsid w:val="001F064C"/>
    <w:rsid w:val="001F091E"/>
    <w:rsid w:val="001F26CB"/>
    <w:rsid w:val="001F2E33"/>
    <w:rsid w:val="001F3F33"/>
    <w:rsid w:val="001F4032"/>
    <w:rsid w:val="001F5087"/>
    <w:rsid w:val="001F5E8C"/>
    <w:rsid w:val="001F7C29"/>
    <w:rsid w:val="00202731"/>
    <w:rsid w:val="0020408B"/>
    <w:rsid w:val="002050A3"/>
    <w:rsid w:val="002100DF"/>
    <w:rsid w:val="00211475"/>
    <w:rsid w:val="0021290D"/>
    <w:rsid w:val="00212BE6"/>
    <w:rsid w:val="0021466A"/>
    <w:rsid w:val="00215F24"/>
    <w:rsid w:val="002163E6"/>
    <w:rsid w:val="00217807"/>
    <w:rsid w:val="00217ECB"/>
    <w:rsid w:val="002204FB"/>
    <w:rsid w:val="00221E59"/>
    <w:rsid w:val="00223133"/>
    <w:rsid w:val="0022397F"/>
    <w:rsid w:val="002252CF"/>
    <w:rsid w:val="00226AB3"/>
    <w:rsid w:val="00226EFD"/>
    <w:rsid w:val="00227B48"/>
    <w:rsid w:val="00227BFA"/>
    <w:rsid w:val="00227C69"/>
    <w:rsid w:val="00230752"/>
    <w:rsid w:val="002327AF"/>
    <w:rsid w:val="002327C7"/>
    <w:rsid w:val="002338BD"/>
    <w:rsid w:val="00236F1B"/>
    <w:rsid w:val="00237765"/>
    <w:rsid w:val="0024022A"/>
    <w:rsid w:val="00246214"/>
    <w:rsid w:val="00247D4A"/>
    <w:rsid w:val="00247DBC"/>
    <w:rsid w:val="00251830"/>
    <w:rsid w:val="00253414"/>
    <w:rsid w:val="00253EF7"/>
    <w:rsid w:val="0025409D"/>
    <w:rsid w:val="00255165"/>
    <w:rsid w:val="002551C2"/>
    <w:rsid w:val="00255E9E"/>
    <w:rsid w:val="002577EC"/>
    <w:rsid w:val="00261218"/>
    <w:rsid w:val="00265F43"/>
    <w:rsid w:val="00271F20"/>
    <w:rsid w:val="0027224F"/>
    <w:rsid w:val="00272297"/>
    <w:rsid w:val="0027242F"/>
    <w:rsid w:val="00272C70"/>
    <w:rsid w:val="002758B8"/>
    <w:rsid w:val="00277503"/>
    <w:rsid w:val="002779D6"/>
    <w:rsid w:val="00277BCA"/>
    <w:rsid w:val="00281DAE"/>
    <w:rsid w:val="002847F5"/>
    <w:rsid w:val="00284863"/>
    <w:rsid w:val="00284B1B"/>
    <w:rsid w:val="0028614F"/>
    <w:rsid w:val="002875BF"/>
    <w:rsid w:val="002900B8"/>
    <w:rsid w:val="0029145F"/>
    <w:rsid w:val="00291F3F"/>
    <w:rsid w:val="002A1324"/>
    <w:rsid w:val="002A22D6"/>
    <w:rsid w:val="002A458B"/>
    <w:rsid w:val="002A61F9"/>
    <w:rsid w:val="002A6546"/>
    <w:rsid w:val="002A7457"/>
    <w:rsid w:val="002B0CFF"/>
    <w:rsid w:val="002B1003"/>
    <w:rsid w:val="002B1B74"/>
    <w:rsid w:val="002B22A5"/>
    <w:rsid w:val="002B276D"/>
    <w:rsid w:val="002B38F5"/>
    <w:rsid w:val="002B5F80"/>
    <w:rsid w:val="002B688C"/>
    <w:rsid w:val="002B7178"/>
    <w:rsid w:val="002C0219"/>
    <w:rsid w:val="002C0816"/>
    <w:rsid w:val="002C2FD2"/>
    <w:rsid w:val="002C5528"/>
    <w:rsid w:val="002C5702"/>
    <w:rsid w:val="002C6C75"/>
    <w:rsid w:val="002D0B4F"/>
    <w:rsid w:val="002D16A6"/>
    <w:rsid w:val="002D2488"/>
    <w:rsid w:val="002D3A62"/>
    <w:rsid w:val="002D68C9"/>
    <w:rsid w:val="002D72A1"/>
    <w:rsid w:val="002D7AB7"/>
    <w:rsid w:val="002D7BB2"/>
    <w:rsid w:val="002E07CC"/>
    <w:rsid w:val="002E28A1"/>
    <w:rsid w:val="002E2DEB"/>
    <w:rsid w:val="002E2FC4"/>
    <w:rsid w:val="002E6201"/>
    <w:rsid w:val="002E743E"/>
    <w:rsid w:val="002F146E"/>
    <w:rsid w:val="002F37A3"/>
    <w:rsid w:val="002F4B7C"/>
    <w:rsid w:val="002F5148"/>
    <w:rsid w:val="002F5441"/>
    <w:rsid w:val="002F5B87"/>
    <w:rsid w:val="00301371"/>
    <w:rsid w:val="003015BB"/>
    <w:rsid w:val="00301C64"/>
    <w:rsid w:val="003025AB"/>
    <w:rsid w:val="00302C18"/>
    <w:rsid w:val="00303921"/>
    <w:rsid w:val="00306C8D"/>
    <w:rsid w:val="0030717F"/>
    <w:rsid w:val="00307A30"/>
    <w:rsid w:val="00311CB0"/>
    <w:rsid w:val="003126B6"/>
    <w:rsid w:val="00312AC2"/>
    <w:rsid w:val="003142A7"/>
    <w:rsid w:val="00314B55"/>
    <w:rsid w:val="00314EDC"/>
    <w:rsid w:val="00317DE3"/>
    <w:rsid w:val="003210A2"/>
    <w:rsid w:val="003213E7"/>
    <w:rsid w:val="00321553"/>
    <w:rsid w:val="00321AF6"/>
    <w:rsid w:val="00324460"/>
    <w:rsid w:val="00324D48"/>
    <w:rsid w:val="00326979"/>
    <w:rsid w:val="00326E36"/>
    <w:rsid w:val="003310A6"/>
    <w:rsid w:val="00331BAC"/>
    <w:rsid w:val="0033271A"/>
    <w:rsid w:val="00332ED5"/>
    <w:rsid w:val="00333A1F"/>
    <w:rsid w:val="00333D7B"/>
    <w:rsid w:val="00334629"/>
    <w:rsid w:val="00337057"/>
    <w:rsid w:val="0034185C"/>
    <w:rsid w:val="00342845"/>
    <w:rsid w:val="00345607"/>
    <w:rsid w:val="00346DBA"/>
    <w:rsid w:val="00346F77"/>
    <w:rsid w:val="003475FB"/>
    <w:rsid w:val="00350FA6"/>
    <w:rsid w:val="00354572"/>
    <w:rsid w:val="003548CA"/>
    <w:rsid w:val="0035507C"/>
    <w:rsid w:val="00355146"/>
    <w:rsid w:val="00355F61"/>
    <w:rsid w:val="00357B49"/>
    <w:rsid w:val="00360117"/>
    <w:rsid w:val="00361A4B"/>
    <w:rsid w:val="003653A3"/>
    <w:rsid w:val="00365E09"/>
    <w:rsid w:val="003661B5"/>
    <w:rsid w:val="00370046"/>
    <w:rsid w:val="003701E5"/>
    <w:rsid w:val="00371F34"/>
    <w:rsid w:val="0037226A"/>
    <w:rsid w:val="00374FB1"/>
    <w:rsid w:val="00375944"/>
    <w:rsid w:val="00377763"/>
    <w:rsid w:val="003801C6"/>
    <w:rsid w:val="00380222"/>
    <w:rsid w:val="00382F45"/>
    <w:rsid w:val="00383B6F"/>
    <w:rsid w:val="003851F0"/>
    <w:rsid w:val="00386723"/>
    <w:rsid w:val="00386990"/>
    <w:rsid w:val="00387146"/>
    <w:rsid w:val="00387A7F"/>
    <w:rsid w:val="003903A7"/>
    <w:rsid w:val="00391360"/>
    <w:rsid w:val="003915BC"/>
    <w:rsid w:val="00391D6E"/>
    <w:rsid w:val="00394E1D"/>
    <w:rsid w:val="003955A5"/>
    <w:rsid w:val="00396397"/>
    <w:rsid w:val="00396E7A"/>
    <w:rsid w:val="003A1EAD"/>
    <w:rsid w:val="003A33F4"/>
    <w:rsid w:val="003A3BE2"/>
    <w:rsid w:val="003A5D55"/>
    <w:rsid w:val="003A6598"/>
    <w:rsid w:val="003A7EF0"/>
    <w:rsid w:val="003B3186"/>
    <w:rsid w:val="003B36F2"/>
    <w:rsid w:val="003B5BDC"/>
    <w:rsid w:val="003C13A4"/>
    <w:rsid w:val="003C3860"/>
    <w:rsid w:val="003C38D9"/>
    <w:rsid w:val="003C4763"/>
    <w:rsid w:val="003C5B74"/>
    <w:rsid w:val="003C6C1E"/>
    <w:rsid w:val="003D0DD5"/>
    <w:rsid w:val="003D2390"/>
    <w:rsid w:val="003D2AA9"/>
    <w:rsid w:val="003D3178"/>
    <w:rsid w:val="003D3591"/>
    <w:rsid w:val="003E0D95"/>
    <w:rsid w:val="003E14AA"/>
    <w:rsid w:val="003E1948"/>
    <w:rsid w:val="003E2696"/>
    <w:rsid w:val="003E40B5"/>
    <w:rsid w:val="003E49F2"/>
    <w:rsid w:val="003E6527"/>
    <w:rsid w:val="003F16E1"/>
    <w:rsid w:val="003F3D1C"/>
    <w:rsid w:val="003F4955"/>
    <w:rsid w:val="003F5021"/>
    <w:rsid w:val="003F64AD"/>
    <w:rsid w:val="003F6B4A"/>
    <w:rsid w:val="003F7DAD"/>
    <w:rsid w:val="003F7E5B"/>
    <w:rsid w:val="00400A81"/>
    <w:rsid w:val="00401C1F"/>
    <w:rsid w:val="00402554"/>
    <w:rsid w:val="0040346F"/>
    <w:rsid w:val="00403B04"/>
    <w:rsid w:val="00406133"/>
    <w:rsid w:val="004064DA"/>
    <w:rsid w:val="00406E32"/>
    <w:rsid w:val="00410878"/>
    <w:rsid w:val="00410DF4"/>
    <w:rsid w:val="00410E97"/>
    <w:rsid w:val="00410FB5"/>
    <w:rsid w:val="00411394"/>
    <w:rsid w:val="00411FB6"/>
    <w:rsid w:val="00412466"/>
    <w:rsid w:val="004124B4"/>
    <w:rsid w:val="00413C72"/>
    <w:rsid w:val="00414354"/>
    <w:rsid w:val="00416342"/>
    <w:rsid w:val="0041672E"/>
    <w:rsid w:val="004210FF"/>
    <w:rsid w:val="004211F7"/>
    <w:rsid w:val="004224D2"/>
    <w:rsid w:val="00422FCB"/>
    <w:rsid w:val="004248C3"/>
    <w:rsid w:val="00424E96"/>
    <w:rsid w:val="00426875"/>
    <w:rsid w:val="004271A8"/>
    <w:rsid w:val="004273FC"/>
    <w:rsid w:val="00427E0D"/>
    <w:rsid w:val="00430048"/>
    <w:rsid w:val="00430313"/>
    <w:rsid w:val="00431AED"/>
    <w:rsid w:val="00431E8D"/>
    <w:rsid w:val="0043405D"/>
    <w:rsid w:val="004346B1"/>
    <w:rsid w:val="00436F15"/>
    <w:rsid w:val="00440C91"/>
    <w:rsid w:val="004423AC"/>
    <w:rsid w:val="00442735"/>
    <w:rsid w:val="00445E34"/>
    <w:rsid w:val="004464C2"/>
    <w:rsid w:val="00450DE9"/>
    <w:rsid w:val="00451CA7"/>
    <w:rsid w:val="00452BEA"/>
    <w:rsid w:val="00452D74"/>
    <w:rsid w:val="00452DC3"/>
    <w:rsid w:val="0045343A"/>
    <w:rsid w:val="0045465F"/>
    <w:rsid w:val="00454FBB"/>
    <w:rsid w:val="00457AD7"/>
    <w:rsid w:val="004608BA"/>
    <w:rsid w:val="004625FA"/>
    <w:rsid w:val="00463CED"/>
    <w:rsid w:val="004653D7"/>
    <w:rsid w:val="0046727D"/>
    <w:rsid w:val="00467FEC"/>
    <w:rsid w:val="004710BD"/>
    <w:rsid w:val="00471656"/>
    <w:rsid w:val="0047239A"/>
    <w:rsid w:val="00475E2B"/>
    <w:rsid w:val="00477BFC"/>
    <w:rsid w:val="0048039D"/>
    <w:rsid w:val="00480460"/>
    <w:rsid w:val="00480B73"/>
    <w:rsid w:val="004819C5"/>
    <w:rsid w:val="00481DB0"/>
    <w:rsid w:val="004844AE"/>
    <w:rsid w:val="00485624"/>
    <w:rsid w:val="00486796"/>
    <w:rsid w:val="00487344"/>
    <w:rsid w:val="00490D88"/>
    <w:rsid w:val="00491F1F"/>
    <w:rsid w:val="00492FC2"/>
    <w:rsid w:val="00493F44"/>
    <w:rsid w:val="00494CDB"/>
    <w:rsid w:val="00496129"/>
    <w:rsid w:val="004A02C7"/>
    <w:rsid w:val="004A0857"/>
    <w:rsid w:val="004A2270"/>
    <w:rsid w:val="004A2B01"/>
    <w:rsid w:val="004A3EBA"/>
    <w:rsid w:val="004A6340"/>
    <w:rsid w:val="004A7483"/>
    <w:rsid w:val="004A7D51"/>
    <w:rsid w:val="004B1A95"/>
    <w:rsid w:val="004B3065"/>
    <w:rsid w:val="004B472A"/>
    <w:rsid w:val="004B6595"/>
    <w:rsid w:val="004B7DAA"/>
    <w:rsid w:val="004C13AB"/>
    <w:rsid w:val="004C1AEA"/>
    <w:rsid w:val="004C41E9"/>
    <w:rsid w:val="004C5797"/>
    <w:rsid w:val="004C7537"/>
    <w:rsid w:val="004C7EA3"/>
    <w:rsid w:val="004D067E"/>
    <w:rsid w:val="004D08D3"/>
    <w:rsid w:val="004D29BD"/>
    <w:rsid w:val="004D3013"/>
    <w:rsid w:val="004D312E"/>
    <w:rsid w:val="004D3651"/>
    <w:rsid w:val="004D3941"/>
    <w:rsid w:val="004D3D2D"/>
    <w:rsid w:val="004D4BE2"/>
    <w:rsid w:val="004D5C5A"/>
    <w:rsid w:val="004D6E86"/>
    <w:rsid w:val="004D701E"/>
    <w:rsid w:val="004E2E24"/>
    <w:rsid w:val="004E3B67"/>
    <w:rsid w:val="004E408E"/>
    <w:rsid w:val="004E4AE7"/>
    <w:rsid w:val="004E5B0A"/>
    <w:rsid w:val="004E5E2B"/>
    <w:rsid w:val="004E6499"/>
    <w:rsid w:val="004E7078"/>
    <w:rsid w:val="004F31C8"/>
    <w:rsid w:val="004F3972"/>
    <w:rsid w:val="004F3B12"/>
    <w:rsid w:val="004F580A"/>
    <w:rsid w:val="004F6323"/>
    <w:rsid w:val="004F78EA"/>
    <w:rsid w:val="004F7D16"/>
    <w:rsid w:val="005015CB"/>
    <w:rsid w:val="0050422A"/>
    <w:rsid w:val="005060A0"/>
    <w:rsid w:val="00506840"/>
    <w:rsid w:val="0050706E"/>
    <w:rsid w:val="00507DFC"/>
    <w:rsid w:val="00510409"/>
    <w:rsid w:val="00510A45"/>
    <w:rsid w:val="00510F0B"/>
    <w:rsid w:val="00511401"/>
    <w:rsid w:val="00512963"/>
    <w:rsid w:val="00513783"/>
    <w:rsid w:val="00516369"/>
    <w:rsid w:val="005204FC"/>
    <w:rsid w:val="005224E7"/>
    <w:rsid w:val="00523423"/>
    <w:rsid w:val="00523596"/>
    <w:rsid w:val="00525D9E"/>
    <w:rsid w:val="00526182"/>
    <w:rsid w:val="0053142E"/>
    <w:rsid w:val="0053158C"/>
    <w:rsid w:val="00531A38"/>
    <w:rsid w:val="0053368B"/>
    <w:rsid w:val="005350C0"/>
    <w:rsid w:val="00535A94"/>
    <w:rsid w:val="00536CA7"/>
    <w:rsid w:val="00537680"/>
    <w:rsid w:val="0053799B"/>
    <w:rsid w:val="00541DEC"/>
    <w:rsid w:val="00542C28"/>
    <w:rsid w:val="00543F27"/>
    <w:rsid w:val="005449AF"/>
    <w:rsid w:val="005471E9"/>
    <w:rsid w:val="005505C0"/>
    <w:rsid w:val="00550D1C"/>
    <w:rsid w:val="0055255F"/>
    <w:rsid w:val="00552654"/>
    <w:rsid w:val="00553987"/>
    <w:rsid w:val="005574D0"/>
    <w:rsid w:val="0056025D"/>
    <w:rsid w:val="0056160B"/>
    <w:rsid w:val="00561FB4"/>
    <w:rsid w:val="00562281"/>
    <w:rsid w:val="005624B7"/>
    <w:rsid w:val="00563A83"/>
    <w:rsid w:val="00563CEA"/>
    <w:rsid w:val="00564874"/>
    <w:rsid w:val="00565DE2"/>
    <w:rsid w:val="0057198D"/>
    <w:rsid w:val="00571B83"/>
    <w:rsid w:val="00574400"/>
    <w:rsid w:val="00575448"/>
    <w:rsid w:val="0057634E"/>
    <w:rsid w:val="00576CA0"/>
    <w:rsid w:val="00576CF7"/>
    <w:rsid w:val="0057710F"/>
    <w:rsid w:val="0057794B"/>
    <w:rsid w:val="00577AAD"/>
    <w:rsid w:val="0058065E"/>
    <w:rsid w:val="00580BB1"/>
    <w:rsid w:val="00582A3E"/>
    <w:rsid w:val="00583359"/>
    <w:rsid w:val="00584003"/>
    <w:rsid w:val="005847A6"/>
    <w:rsid w:val="00584D6C"/>
    <w:rsid w:val="00586F65"/>
    <w:rsid w:val="005919CE"/>
    <w:rsid w:val="00591EAA"/>
    <w:rsid w:val="00592546"/>
    <w:rsid w:val="0059431A"/>
    <w:rsid w:val="005961DD"/>
    <w:rsid w:val="005963EA"/>
    <w:rsid w:val="005A01DF"/>
    <w:rsid w:val="005A1EEB"/>
    <w:rsid w:val="005A330E"/>
    <w:rsid w:val="005A5FE8"/>
    <w:rsid w:val="005A60EB"/>
    <w:rsid w:val="005A7850"/>
    <w:rsid w:val="005A7B10"/>
    <w:rsid w:val="005B0534"/>
    <w:rsid w:val="005B1E10"/>
    <w:rsid w:val="005B25E4"/>
    <w:rsid w:val="005B2847"/>
    <w:rsid w:val="005B6DB8"/>
    <w:rsid w:val="005B7E08"/>
    <w:rsid w:val="005C0CAE"/>
    <w:rsid w:val="005C0E48"/>
    <w:rsid w:val="005C1C6B"/>
    <w:rsid w:val="005C2939"/>
    <w:rsid w:val="005C2C30"/>
    <w:rsid w:val="005C4608"/>
    <w:rsid w:val="005C50BA"/>
    <w:rsid w:val="005C6694"/>
    <w:rsid w:val="005C7BC6"/>
    <w:rsid w:val="005D373E"/>
    <w:rsid w:val="005D3A6C"/>
    <w:rsid w:val="005D4C1C"/>
    <w:rsid w:val="005D5728"/>
    <w:rsid w:val="005D63F7"/>
    <w:rsid w:val="005D7102"/>
    <w:rsid w:val="005D7490"/>
    <w:rsid w:val="005D77C0"/>
    <w:rsid w:val="005E0D37"/>
    <w:rsid w:val="005E4DE2"/>
    <w:rsid w:val="005E53FE"/>
    <w:rsid w:val="005E691E"/>
    <w:rsid w:val="005F1A96"/>
    <w:rsid w:val="005F2499"/>
    <w:rsid w:val="005F2830"/>
    <w:rsid w:val="005F2A9A"/>
    <w:rsid w:val="005F5813"/>
    <w:rsid w:val="005F66E9"/>
    <w:rsid w:val="005F69A9"/>
    <w:rsid w:val="005F6CC8"/>
    <w:rsid w:val="005F7ABE"/>
    <w:rsid w:val="00600607"/>
    <w:rsid w:val="0060167C"/>
    <w:rsid w:val="00602C0C"/>
    <w:rsid w:val="0060305C"/>
    <w:rsid w:val="00605692"/>
    <w:rsid w:val="00610D1A"/>
    <w:rsid w:val="00613B1B"/>
    <w:rsid w:val="006162C8"/>
    <w:rsid w:val="006201A1"/>
    <w:rsid w:val="006207E2"/>
    <w:rsid w:val="00620BFC"/>
    <w:rsid w:val="00621489"/>
    <w:rsid w:val="0062296A"/>
    <w:rsid w:val="00623C36"/>
    <w:rsid w:val="006243DD"/>
    <w:rsid w:val="006266A1"/>
    <w:rsid w:val="00630293"/>
    <w:rsid w:val="0063053C"/>
    <w:rsid w:val="00630FE0"/>
    <w:rsid w:val="00631582"/>
    <w:rsid w:val="00631C3F"/>
    <w:rsid w:val="00632B05"/>
    <w:rsid w:val="00636FF0"/>
    <w:rsid w:val="00640014"/>
    <w:rsid w:val="00640581"/>
    <w:rsid w:val="00641D85"/>
    <w:rsid w:val="00642E75"/>
    <w:rsid w:val="006448BD"/>
    <w:rsid w:val="00644CB8"/>
    <w:rsid w:val="00644F1C"/>
    <w:rsid w:val="006462B1"/>
    <w:rsid w:val="00647489"/>
    <w:rsid w:val="00647D44"/>
    <w:rsid w:val="00647F5E"/>
    <w:rsid w:val="00650AF3"/>
    <w:rsid w:val="00651539"/>
    <w:rsid w:val="00652998"/>
    <w:rsid w:val="00652A21"/>
    <w:rsid w:val="00653C79"/>
    <w:rsid w:val="006545A7"/>
    <w:rsid w:val="006551F4"/>
    <w:rsid w:val="00655C43"/>
    <w:rsid w:val="006574FD"/>
    <w:rsid w:val="006603E0"/>
    <w:rsid w:val="00661856"/>
    <w:rsid w:val="00662C91"/>
    <w:rsid w:val="006647C3"/>
    <w:rsid w:val="00666D6A"/>
    <w:rsid w:val="0067158E"/>
    <w:rsid w:val="00672BBC"/>
    <w:rsid w:val="006763BD"/>
    <w:rsid w:val="00676550"/>
    <w:rsid w:val="0067666C"/>
    <w:rsid w:val="00681B8A"/>
    <w:rsid w:val="00682E9D"/>
    <w:rsid w:val="006844ED"/>
    <w:rsid w:val="00684DFD"/>
    <w:rsid w:val="00691667"/>
    <w:rsid w:val="00691DD5"/>
    <w:rsid w:val="00692DB0"/>
    <w:rsid w:val="006936A7"/>
    <w:rsid w:val="0069373D"/>
    <w:rsid w:val="006A1796"/>
    <w:rsid w:val="006A4B85"/>
    <w:rsid w:val="006A5CCE"/>
    <w:rsid w:val="006A6270"/>
    <w:rsid w:val="006A6802"/>
    <w:rsid w:val="006A6B98"/>
    <w:rsid w:val="006A725A"/>
    <w:rsid w:val="006A772C"/>
    <w:rsid w:val="006A7ACC"/>
    <w:rsid w:val="006B6578"/>
    <w:rsid w:val="006B79EB"/>
    <w:rsid w:val="006C0B65"/>
    <w:rsid w:val="006C0C1B"/>
    <w:rsid w:val="006C0FD4"/>
    <w:rsid w:val="006C1F59"/>
    <w:rsid w:val="006C2391"/>
    <w:rsid w:val="006C26B1"/>
    <w:rsid w:val="006C52CE"/>
    <w:rsid w:val="006C59DD"/>
    <w:rsid w:val="006C5A98"/>
    <w:rsid w:val="006C653B"/>
    <w:rsid w:val="006C6D18"/>
    <w:rsid w:val="006C7B7C"/>
    <w:rsid w:val="006C7FC8"/>
    <w:rsid w:val="006D0A5A"/>
    <w:rsid w:val="006D1DFD"/>
    <w:rsid w:val="006D254C"/>
    <w:rsid w:val="006D3035"/>
    <w:rsid w:val="006D3D03"/>
    <w:rsid w:val="006D4892"/>
    <w:rsid w:val="006D556A"/>
    <w:rsid w:val="006D715D"/>
    <w:rsid w:val="006D7894"/>
    <w:rsid w:val="006E0656"/>
    <w:rsid w:val="006E13E9"/>
    <w:rsid w:val="006E4E4F"/>
    <w:rsid w:val="006E60EA"/>
    <w:rsid w:val="006E7536"/>
    <w:rsid w:val="006F0A63"/>
    <w:rsid w:val="006F1D7F"/>
    <w:rsid w:val="006F24C6"/>
    <w:rsid w:val="006F28BA"/>
    <w:rsid w:val="006F4314"/>
    <w:rsid w:val="006F4708"/>
    <w:rsid w:val="00700F77"/>
    <w:rsid w:val="00701163"/>
    <w:rsid w:val="00701F5D"/>
    <w:rsid w:val="00704FCC"/>
    <w:rsid w:val="007115EC"/>
    <w:rsid w:val="00712226"/>
    <w:rsid w:val="007122FE"/>
    <w:rsid w:val="00714257"/>
    <w:rsid w:val="00714BE9"/>
    <w:rsid w:val="00716394"/>
    <w:rsid w:val="007171BC"/>
    <w:rsid w:val="007207F0"/>
    <w:rsid w:val="00720CB0"/>
    <w:rsid w:val="007227C2"/>
    <w:rsid w:val="00722E0E"/>
    <w:rsid w:val="00723B25"/>
    <w:rsid w:val="00724262"/>
    <w:rsid w:val="007248B2"/>
    <w:rsid w:val="0072582D"/>
    <w:rsid w:val="00725AF1"/>
    <w:rsid w:val="00727575"/>
    <w:rsid w:val="00733FF8"/>
    <w:rsid w:val="00737E42"/>
    <w:rsid w:val="00740BD6"/>
    <w:rsid w:val="00741D6D"/>
    <w:rsid w:val="00742EDE"/>
    <w:rsid w:val="00744763"/>
    <w:rsid w:val="0074592C"/>
    <w:rsid w:val="00746446"/>
    <w:rsid w:val="007475FB"/>
    <w:rsid w:val="00751ABD"/>
    <w:rsid w:val="00753074"/>
    <w:rsid w:val="00754A50"/>
    <w:rsid w:val="00756810"/>
    <w:rsid w:val="00756FC6"/>
    <w:rsid w:val="0075750A"/>
    <w:rsid w:val="0076110D"/>
    <w:rsid w:val="00762468"/>
    <w:rsid w:val="0076291E"/>
    <w:rsid w:val="00763763"/>
    <w:rsid w:val="00763783"/>
    <w:rsid w:val="00764EF6"/>
    <w:rsid w:val="00765938"/>
    <w:rsid w:val="00770B20"/>
    <w:rsid w:val="00770F68"/>
    <w:rsid w:val="00771475"/>
    <w:rsid w:val="00772332"/>
    <w:rsid w:val="00773794"/>
    <w:rsid w:val="00775464"/>
    <w:rsid w:val="00777906"/>
    <w:rsid w:val="00780134"/>
    <w:rsid w:val="00781BD3"/>
    <w:rsid w:val="007830E4"/>
    <w:rsid w:val="0078385B"/>
    <w:rsid w:val="00784806"/>
    <w:rsid w:val="00785549"/>
    <w:rsid w:val="00786D70"/>
    <w:rsid w:val="0078792E"/>
    <w:rsid w:val="00790765"/>
    <w:rsid w:val="00790B51"/>
    <w:rsid w:val="00791C8F"/>
    <w:rsid w:val="007932C9"/>
    <w:rsid w:val="00795B5D"/>
    <w:rsid w:val="007978A4"/>
    <w:rsid w:val="00797FDD"/>
    <w:rsid w:val="007A016D"/>
    <w:rsid w:val="007A1294"/>
    <w:rsid w:val="007A1859"/>
    <w:rsid w:val="007A1F23"/>
    <w:rsid w:val="007A2DD9"/>
    <w:rsid w:val="007A369C"/>
    <w:rsid w:val="007A38FF"/>
    <w:rsid w:val="007A5198"/>
    <w:rsid w:val="007A5771"/>
    <w:rsid w:val="007B0429"/>
    <w:rsid w:val="007B0490"/>
    <w:rsid w:val="007B1C54"/>
    <w:rsid w:val="007B2D7D"/>
    <w:rsid w:val="007B3BD4"/>
    <w:rsid w:val="007B407C"/>
    <w:rsid w:val="007C244B"/>
    <w:rsid w:val="007C49FB"/>
    <w:rsid w:val="007C66A7"/>
    <w:rsid w:val="007C6DCA"/>
    <w:rsid w:val="007C7284"/>
    <w:rsid w:val="007C75E9"/>
    <w:rsid w:val="007D2390"/>
    <w:rsid w:val="007D612D"/>
    <w:rsid w:val="007D7188"/>
    <w:rsid w:val="007D7C58"/>
    <w:rsid w:val="007E0EC6"/>
    <w:rsid w:val="007E196F"/>
    <w:rsid w:val="007E4A6F"/>
    <w:rsid w:val="007E5254"/>
    <w:rsid w:val="007E55C4"/>
    <w:rsid w:val="007F02FD"/>
    <w:rsid w:val="007F338D"/>
    <w:rsid w:val="007F7D5D"/>
    <w:rsid w:val="00801E8C"/>
    <w:rsid w:val="00803171"/>
    <w:rsid w:val="00804294"/>
    <w:rsid w:val="00804CA2"/>
    <w:rsid w:val="00805E35"/>
    <w:rsid w:val="00820A58"/>
    <w:rsid w:val="00820FF2"/>
    <w:rsid w:val="00821DF1"/>
    <w:rsid w:val="008242F0"/>
    <w:rsid w:val="00826AFB"/>
    <w:rsid w:val="008310E7"/>
    <w:rsid w:val="00832E67"/>
    <w:rsid w:val="008336B1"/>
    <w:rsid w:val="00834134"/>
    <w:rsid w:val="008362BB"/>
    <w:rsid w:val="00836DF1"/>
    <w:rsid w:val="00837594"/>
    <w:rsid w:val="0083770C"/>
    <w:rsid w:val="00841A24"/>
    <w:rsid w:val="00842643"/>
    <w:rsid w:val="008427A6"/>
    <w:rsid w:val="00844273"/>
    <w:rsid w:val="0084548B"/>
    <w:rsid w:val="0084599D"/>
    <w:rsid w:val="008479AA"/>
    <w:rsid w:val="00847D41"/>
    <w:rsid w:val="00851357"/>
    <w:rsid w:val="00851970"/>
    <w:rsid w:val="008523DD"/>
    <w:rsid w:val="008539CC"/>
    <w:rsid w:val="008540DF"/>
    <w:rsid w:val="008552F6"/>
    <w:rsid w:val="00856C08"/>
    <w:rsid w:val="008570BA"/>
    <w:rsid w:val="008572B6"/>
    <w:rsid w:val="00860610"/>
    <w:rsid w:val="00864324"/>
    <w:rsid w:val="00865CAC"/>
    <w:rsid w:val="00867376"/>
    <w:rsid w:val="00870846"/>
    <w:rsid w:val="00870E79"/>
    <w:rsid w:val="008715D7"/>
    <w:rsid w:val="00876981"/>
    <w:rsid w:val="008832F1"/>
    <w:rsid w:val="0088438A"/>
    <w:rsid w:val="00884B95"/>
    <w:rsid w:val="008851D5"/>
    <w:rsid w:val="00885A7F"/>
    <w:rsid w:val="00886023"/>
    <w:rsid w:val="00886178"/>
    <w:rsid w:val="00886916"/>
    <w:rsid w:val="00890DD1"/>
    <w:rsid w:val="00891A9C"/>
    <w:rsid w:val="00891BAA"/>
    <w:rsid w:val="00891EB5"/>
    <w:rsid w:val="00895F72"/>
    <w:rsid w:val="008A2553"/>
    <w:rsid w:val="008A258E"/>
    <w:rsid w:val="008A4D19"/>
    <w:rsid w:val="008A641F"/>
    <w:rsid w:val="008A6D85"/>
    <w:rsid w:val="008A7181"/>
    <w:rsid w:val="008A7C38"/>
    <w:rsid w:val="008B090E"/>
    <w:rsid w:val="008B1492"/>
    <w:rsid w:val="008B2157"/>
    <w:rsid w:val="008B398E"/>
    <w:rsid w:val="008B3D59"/>
    <w:rsid w:val="008B462A"/>
    <w:rsid w:val="008B6C4B"/>
    <w:rsid w:val="008B6D29"/>
    <w:rsid w:val="008B7328"/>
    <w:rsid w:val="008C061B"/>
    <w:rsid w:val="008C44C4"/>
    <w:rsid w:val="008C54CA"/>
    <w:rsid w:val="008C6846"/>
    <w:rsid w:val="008C7954"/>
    <w:rsid w:val="008C7FFC"/>
    <w:rsid w:val="008D10F4"/>
    <w:rsid w:val="008D233B"/>
    <w:rsid w:val="008D4315"/>
    <w:rsid w:val="008D444E"/>
    <w:rsid w:val="008D4AEC"/>
    <w:rsid w:val="008D5AB8"/>
    <w:rsid w:val="008D6362"/>
    <w:rsid w:val="008D760D"/>
    <w:rsid w:val="008D794F"/>
    <w:rsid w:val="008E36BE"/>
    <w:rsid w:val="008E6AA0"/>
    <w:rsid w:val="008E764C"/>
    <w:rsid w:val="008F0B91"/>
    <w:rsid w:val="008F0EB4"/>
    <w:rsid w:val="008F1139"/>
    <w:rsid w:val="008F25FD"/>
    <w:rsid w:val="008F2D0D"/>
    <w:rsid w:val="008F58D3"/>
    <w:rsid w:val="008F7BD5"/>
    <w:rsid w:val="008F7E70"/>
    <w:rsid w:val="009004AE"/>
    <w:rsid w:val="00900907"/>
    <w:rsid w:val="00902FCF"/>
    <w:rsid w:val="00903311"/>
    <w:rsid w:val="0090335A"/>
    <w:rsid w:val="009061F6"/>
    <w:rsid w:val="00910943"/>
    <w:rsid w:val="00912F3C"/>
    <w:rsid w:val="009134F7"/>
    <w:rsid w:val="009140EB"/>
    <w:rsid w:val="00915148"/>
    <w:rsid w:val="0092056C"/>
    <w:rsid w:val="00921561"/>
    <w:rsid w:val="0092208B"/>
    <w:rsid w:val="00922849"/>
    <w:rsid w:val="00927984"/>
    <w:rsid w:val="00932E88"/>
    <w:rsid w:val="00934F06"/>
    <w:rsid w:val="0093579E"/>
    <w:rsid w:val="00936397"/>
    <w:rsid w:val="00941507"/>
    <w:rsid w:val="00941928"/>
    <w:rsid w:val="009424D4"/>
    <w:rsid w:val="00943204"/>
    <w:rsid w:val="009451D1"/>
    <w:rsid w:val="00946040"/>
    <w:rsid w:val="00946892"/>
    <w:rsid w:val="00946CFE"/>
    <w:rsid w:val="00950211"/>
    <w:rsid w:val="0095347B"/>
    <w:rsid w:val="00954A11"/>
    <w:rsid w:val="00954B1B"/>
    <w:rsid w:val="0095519F"/>
    <w:rsid w:val="009619E5"/>
    <w:rsid w:val="00967212"/>
    <w:rsid w:val="0097492F"/>
    <w:rsid w:val="00975EA3"/>
    <w:rsid w:val="0097745B"/>
    <w:rsid w:val="009775B0"/>
    <w:rsid w:val="00984F1D"/>
    <w:rsid w:val="0098574A"/>
    <w:rsid w:val="009908B6"/>
    <w:rsid w:val="0099327C"/>
    <w:rsid w:val="009937FF"/>
    <w:rsid w:val="00993D5C"/>
    <w:rsid w:val="00994238"/>
    <w:rsid w:val="00996589"/>
    <w:rsid w:val="00996676"/>
    <w:rsid w:val="00996C15"/>
    <w:rsid w:val="009A0F9C"/>
    <w:rsid w:val="009A18BD"/>
    <w:rsid w:val="009A2DE4"/>
    <w:rsid w:val="009A2FA0"/>
    <w:rsid w:val="009A44A4"/>
    <w:rsid w:val="009A4B2E"/>
    <w:rsid w:val="009A50A9"/>
    <w:rsid w:val="009A6406"/>
    <w:rsid w:val="009B0022"/>
    <w:rsid w:val="009B1EE1"/>
    <w:rsid w:val="009B1F4D"/>
    <w:rsid w:val="009B2400"/>
    <w:rsid w:val="009B2DDC"/>
    <w:rsid w:val="009B6A83"/>
    <w:rsid w:val="009C0B35"/>
    <w:rsid w:val="009C1740"/>
    <w:rsid w:val="009C18C1"/>
    <w:rsid w:val="009C1C6B"/>
    <w:rsid w:val="009C2430"/>
    <w:rsid w:val="009C283F"/>
    <w:rsid w:val="009C2FF9"/>
    <w:rsid w:val="009C42B4"/>
    <w:rsid w:val="009C7440"/>
    <w:rsid w:val="009D0507"/>
    <w:rsid w:val="009D1562"/>
    <w:rsid w:val="009D1C55"/>
    <w:rsid w:val="009D1FCF"/>
    <w:rsid w:val="009D2467"/>
    <w:rsid w:val="009D2A2B"/>
    <w:rsid w:val="009D2B4C"/>
    <w:rsid w:val="009D2F23"/>
    <w:rsid w:val="009D34CD"/>
    <w:rsid w:val="009D54A6"/>
    <w:rsid w:val="009D77D6"/>
    <w:rsid w:val="009E2D13"/>
    <w:rsid w:val="009E3C1D"/>
    <w:rsid w:val="009E3D53"/>
    <w:rsid w:val="009E54F7"/>
    <w:rsid w:val="009E5DB2"/>
    <w:rsid w:val="009E712E"/>
    <w:rsid w:val="009E7A16"/>
    <w:rsid w:val="009E7BA5"/>
    <w:rsid w:val="009F04BA"/>
    <w:rsid w:val="009F1E0A"/>
    <w:rsid w:val="009F1EF6"/>
    <w:rsid w:val="009F1F26"/>
    <w:rsid w:val="009F1F7A"/>
    <w:rsid w:val="009F2152"/>
    <w:rsid w:val="009F2362"/>
    <w:rsid w:val="009F272A"/>
    <w:rsid w:val="009F3F8F"/>
    <w:rsid w:val="009F5776"/>
    <w:rsid w:val="009F593F"/>
    <w:rsid w:val="00A03BA4"/>
    <w:rsid w:val="00A05676"/>
    <w:rsid w:val="00A068DB"/>
    <w:rsid w:val="00A075F3"/>
    <w:rsid w:val="00A0798C"/>
    <w:rsid w:val="00A07A01"/>
    <w:rsid w:val="00A12003"/>
    <w:rsid w:val="00A1359D"/>
    <w:rsid w:val="00A13B1D"/>
    <w:rsid w:val="00A15EE0"/>
    <w:rsid w:val="00A1767B"/>
    <w:rsid w:val="00A17C73"/>
    <w:rsid w:val="00A20918"/>
    <w:rsid w:val="00A20BF1"/>
    <w:rsid w:val="00A226AF"/>
    <w:rsid w:val="00A25483"/>
    <w:rsid w:val="00A26283"/>
    <w:rsid w:val="00A31433"/>
    <w:rsid w:val="00A31A2B"/>
    <w:rsid w:val="00A33042"/>
    <w:rsid w:val="00A33EE3"/>
    <w:rsid w:val="00A35285"/>
    <w:rsid w:val="00A35DEC"/>
    <w:rsid w:val="00A35ED9"/>
    <w:rsid w:val="00A3629D"/>
    <w:rsid w:val="00A3694F"/>
    <w:rsid w:val="00A402E1"/>
    <w:rsid w:val="00A405BC"/>
    <w:rsid w:val="00A42E03"/>
    <w:rsid w:val="00A453D9"/>
    <w:rsid w:val="00A478FA"/>
    <w:rsid w:val="00A52221"/>
    <w:rsid w:val="00A52822"/>
    <w:rsid w:val="00A532A7"/>
    <w:rsid w:val="00A564B5"/>
    <w:rsid w:val="00A6318D"/>
    <w:rsid w:val="00A639B8"/>
    <w:rsid w:val="00A64268"/>
    <w:rsid w:val="00A645B9"/>
    <w:rsid w:val="00A659B6"/>
    <w:rsid w:val="00A7098F"/>
    <w:rsid w:val="00A70F73"/>
    <w:rsid w:val="00A7106F"/>
    <w:rsid w:val="00A71105"/>
    <w:rsid w:val="00A7113F"/>
    <w:rsid w:val="00A75DD5"/>
    <w:rsid w:val="00A75DE0"/>
    <w:rsid w:val="00A76C62"/>
    <w:rsid w:val="00A77052"/>
    <w:rsid w:val="00A7758B"/>
    <w:rsid w:val="00A779EE"/>
    <w:rsid w:val="00A804D6"/>
    <w:rsid w:val="00A81E4D"/>
    <w:rsid w:val="00A83998"/>
    <w:rsid w:val="00A85533"/>
    <w:rsid w:val="00A857E4"/>
    <w:rsid w:val="00A86267"/>
    <w:rsid w:val="00A87BA5"/>
    <w:rsid w:val="00A91331"/>
    <w:rsid w:val="00A95B58"/>
    <w:rsid w:val="00A95F56"/>
    <w:rsid w:val="00A961E2"/>
    <w:rsid w:val="00A96626"/>
    <w:rsid w:val="00A96ACA"/>
    <w:rsid w:val="00AA09FC"/>
    <w:rsid w:val="00AA23D3"/>
    <w:rsid w:val="00AA369C"/>
    <w:rsid w:val="00AA4C1F"/>
    <w:rsid w:val="00AA608E"/>
    <w:rsid w:val="00AA60AB"/>
    <w:rsid w:val="00AA7231"/>
    <w:rsid w:val="00AB1C15"/>
    <w:rsid w:val="00AB1C76"/>
    <w:rsid w:val="00AB1D7E"/>
    <w:rsid w:val="00AB1DF3"/>
    <w:rsid w:val="00AB29C1"/>
    <w:rsid w:val="00AB4F30"/>
    <w:rsid w:val="00AB5CA2"/>
    <w:rsid w:val="00AB6893"/>
    <w:rsid w:val="00AB7182"/>
    <w:rsid w:val="00AC2465"/>
    <w:rsid w:val="00AC3F88"/>
    <w:rsid w:val="00AC53E8"/>
    <w:rsid w:val="00AC5E12"/>
    <w:rsid w:val="00AC6E88"/>
    <w:rsid w:val="00AD4216"/>
    <w:rsid w:val="00AD5AE8"/>
    <w:rsid w:val="00AD7B8E"/>
    <w:rsid w:val="00AE03FC"/>
    <w:rsid w:val="00AE046C"/>
    <w:rsid w:val="00AE3671"/>
    <w:rsid w:val="00AE60B9"/>
    <w:rsid w:val="00AE6FB8"/>
    <w:rsid w:val="00AE72EB"/>
    <w:rsid w:val="00AF0493"/>
    <w:rsid w:val="00AF167A"/>
    <w:rsid w:val="00AF2ADB"/>
    <w:rsid w:val="00AF3F44"/>
    <w:rsid w:val="00AF48FD"/>
    <w:rsid w:val="00AF4C74"/>
    <w:rsid w:val="00AF5438"/>
    <w:rsid w:val="00AF7379"/>
    <w:rsid w:val="00B01CE3"/>
    <w:rsid w:val="00B024CA"/>
    <w:rsid w:val="00B0621E"/>
    <w:rsid w:val="00B0679C"/>
    <w:rsid w:val="00B10C14"/>
    <w:rsid w:val="00B10ED8"/>
    <w:rsid w:val="00B1153C"/>
    <w:rsid w:val="00B11AD9"/>
    <w:rsid w:val="00B14482"/>
    <w:rsid w:val="00B16F2D"/>
    <w:rsid w:val="00B17C14"/>
    <w:rsid w:val="00B236A2"/>
    <w:rsid w:val="00B25783"/>
    <w:rsid w:val="00B30F22"/>
    <w:rsid w:val="00B31392"/>
    <w:rsid w:val="00B31C26"/>
    <w:rsid w:val="00B32942"/>
    <w:rsid w:val="00B32A39"/>
    <w:rsid w:val="00B3310F"/>
    <w:rsid w:val="00B34EBE"/>
    <w:rsid w:val="00B3525D"/>
    <w:rsid w:val="00B3653F"/>
    <w:rsid w:val="00B378A1"/>
    <w:rsid w:val="00B4048B"/>
    <w:rsid w:val="00B40665"/>
    <w:rsid w:val="00B409EC"/>
    <w:rsid w:val="00B41264"/>
    <w:rsid w:val="00B43857"/>
    <w:rsid w:val="00B440F6"/>
    <w:rsid w:val="00B44A85"/>
    <w:rsid w:val="00B46743"/>
    <w:rsid w:val="00B52251"/>
    <w:rsid w:val="00B532A8"/>
    <w:rsid w:val="00B54834"/>
    <w:rsid w:val="00B54DE8"/>
    <w:rsid w:val="00B55956"/>
    <w:rsid w:val="00B5733C"/>
    <w:rsid w:val="00B579D4"/>
    <w:rsid w:val="00B60250"/>
    <w:rsid w:val="00B6110E"/>
    <w:rsid w:val="00B612FD"/>
    <w:rsid w:val="00B620F0"/>
    <w:rsid w:val="00B6364B"/>
    <w:rsid w:val="00B64F1B"/>
    <w:rsid w:val="00B70215"/>
    <w:rsid w:val="00B70D7A"/>
    <w:rsid w:val="00B71BDD"/>
    <w:rsid w:val="00B7201A"/>
    <w:rsid w:val="00B74DEA"/>
    <w:rsid w:val="00B75C0F"/>
    <w:rsid w:val="00B7755D"/>
    <w:rsid w:val="00B77A9F"/>
    <w:rsid w:val="00B8125F"/>
    <w:rsid w:val="00B82EAA"/>
    <w:rsid w:val="00B843DB"/>
    <w:rsid w:val="00B84E20"/>
    <w:rsid w:val="00B8646A"/>
    <w:rsid w:val="00B867E3"/>
    <w:rsid w:val="00B86E8D"/>
    <w:rsid w:val="00B87786"/>
    <w:rsid w:val="00B90F7A"/>
    <w:rsid w:val="00B913F3"/>
    <w:rsid w:val="00B931D4"/>
    <w:rsid w:val="00B946FF"/>
    <w:rsid w:val="00B9565C"/>
    <w:rsid w:val="00B9740B"/>
    <w:rsid w:val="00BA0D1E"/>
    <w:rsid w:val="00BA15C7"/>
    <w:rsid w:val="00BA1C3C"/>
    <w:rsid w:val="00BA1F92"/>
    <w:rsid w:val="00BA2CE0"/>
    <w:rsid w:val="00BA317B"/>
    <w:rsid w:val="00BA41C7"/>
    <w:rsid w:val="00BA5DAB"/>
    <w:rsid w:val="00BA6097"/>
    <w:rsid w:val="00BA6E30"/>
    <w:rsid w:val="00BB018F"/>
    <w:rsid w:val="00BB1817"/>
    <w:rsid w:val="00BB2940"/>
    <w:rsid w:val="00BB3DAC"/>
    <w:rsid w:val="00BB42D1"/>
    <w:rsid w:val="00BB4F33"/>
    <w:rsid w:val="00BB59A0"/>
    <w:rsid w:val="00BB5BF5"/>
    <w:rsid w:val="00BC08B5"/>
    <w:rsid w:val="00BC298E"/>
    <w:rsid w:val="00BC5419"/>
    <w:rsid w:val="00BC5A22"/>
    <w:rsid w:val="00BC615C"/>
    <w:rsid w:val="00BD187D"/>
    <w:rsid w:val="00BD1AE9"/>
    <w:rsid w:val="00BD5265"/>
    <w:rsid w:val="00BD6941"/>
    <w:rsid w:val="00BD7A66"/>
    <w:rsid w:val="00BD7C24"/>
    <w:rsid w:val="00BD7F8D"/>
    <w:rsid w:val="00BE0EF4"/>
    <w:rsid w:val="00BE1831"/>
    <w:rsid w:val="00BE24C7"/>
    <w:rsid w:val="00BE2525"/>
    <w:rsid w:val="00BE2774"/>
    <w:rsid w:val="00BE3CEB"/>
    <w:rsid w:val="00BE6663"/>
    <w:rsid w:val="00BE69EA"/>
    <w:rsid w:val="00BF04D7"/>
    <w:rsid w:val="00BF07C7"/>
    <w:rsid w:val="00BF09C9"/>
    <w:rsid w:val="00BF0A26"/>
    <w:rsid w:val="00BF0E0A"/>
    <w:rsid w:val="00BF376B"/>
    <w:rsid w:val="00BF3CBC"/>
    <w:rsid w:val="00BF3DA9"/>
    <w:rsid w:val="00BF49BA"/>
    <w:rsid w:val="00BF55FD"/>
    <w:rsid w:val="00C074DE"/>
    <w:rsid w:val="00C07891"/>
    <w:rsid w:val="00C102E1"/>
    <w:rsid w:val="00C106DD"/>
    <w:rsid w:val="00C122F0"/>
    <w:rsid w:val="00C1244C"/>
    <w:rsid w:val="00C12505"/>
    <w:rsid w:val="00C12BDE"/>
    <w:rsid w:val="00C13014"/>
    <w:rsid w:val="00C1692D"/>
    <w:rsid w:val="00C20ECF"/>
    <w:rsid w:val="00C21E47"/>
    <w:rsid w:val="00C21FFE"/>
    <w:rsid w:val="00C24040"/>
    <w:rsid w:val="00C246E1"/>
    <w:rsid w:val="00C3709C"/>
    <w:rsid w:val="00C37413"/>
    <w:rsid w:val="00C37CC6"/>
    <w:rsid w:val="00C42B57"/>
    <w:rsid w:val="00C4357A"/>
    <w:rsid w:val="00C4513B"/>
    <w:rsid w:val="00C45DD9"/>
    <w:rsid w:val="00C4615A"/>
    <w:rsid w:val="00C46E86"/>
    <w:rsid w:val="00C47FEF"/>
    <w:rsid w:val="00C50812"/>
    <w:rsid w:val="00C51051"/>
    <w:rsid w:val="00C52692"/>
    <w:rsid w:val="00C551F4"/>
    <w:rsid w:val="00C552A3"/>
    <w:rsid w:val="00C55AD6"/>
    <w:rsid w:val="00C57694"/>
    <w:rsid w:val="00C57F24"/>
    <w:rsid w:val="00C6077B"/>
    <w:rsid w:val="00C60934"/>
    <w:rsid w:val="00C61DB0"/>
    <w:rsid w:val="00C629AA"/>
    <w:rsid w:val="00C6368C"/>
    <w:rsid w:val="00C63CCD"/>
    <w:rsid w:val="00C64B3C"/>
    <w:rsid w:val="00C65360"/>
    <w:rsid w:val="00C65AB5"/>
    <w:rsid w:val="00C66850"/>
    <w:rsid w:val="00C7100F"/>
    <w:rsid w:val="00C715FA"/>
    <w:rsid w:val="00C71618"/>
    <w:rsid w:val="00C72456"/>
    <w:rsid w:val="00C7465A"/>
    <w:rsid w:val="00C75652"/>
    <w:rsid w:val="00C7672C"/>
    <w:rsid w:val="00C76770"/>
    <w:rsid w:val="00C776F4"/>
    <w:rsid w:val="00C777D3"/>
    <w:rsid w:val="00C804A3"/>
    <w:rsid w:val="00C805BD"/>
    <w:rsid w:val="00C80D93"/>
    <w:rsid w:val="00C825FE"/>
    <w:rsid w:val="00C8386F"/>
    <w:rsid w:val="00C83D49"/>
    <w:rsid w:val="00C846E8"/>
    <w:rsid w:val="00C84FCB"/>
    <w:rsid w:val="00C8535A"/>
    <w:rsid w:val="00C856A9"/>
    <w:rsid w:val="00C8615E"/>
    <w:rsid w:val="00C90254"/>
    <w:rsid w:val="00C91762"/>
    <w:rsid w:val="00C922DC"/>
    <w:rsid w:val="00C9284D"/>
    <w:rsid w:val="00C95F6E"/>
    <w:rsid w:val="00C96878"/>
    <w:rsid w:val="00C96C6D"/>
    <w:rsid w:val="00C96E14"/>
    <w:rsid w:val="00C972A2"/>
    <w:rsid w:val="00C97EE7"/>
    <w:rsid w:val="00CA0D80"/>
    <w:rsid w:val="00CA0E5B"/>
    <w:rsid w:val="00CA13EB"/>
    <w:rsid w:val="00CA47C5"/>
    <w:rsid w:val="00CA544B"/>
    <w:rsid w:val="00CA5C7B"/>
    <w:rsid w:val="00CA6327"/>
    <w:rsid w:val="00CA6A6A"/>
    <w:rsid w:val="00CA7312"/>
    <w:rsid w:val="00CB1E15"/>
    <w:rsid w:val="00CB2459"/>
    <w:rsid w:val="00CB2859"/>
    <w:rsid w:val="00CB49C2"/>
    <w:rsid w:val="00CB4CED"/>
    <w:rsid w:val="00CB6715"/>
    <w:rsid w:val="00CB6EA4"/>
    <w:rsid w:val="00CB7AD3"/>
    <w:rsid w:val="00CB7B1F"/>
    <w:rsid w:val="00CC13BC"/>
    <w:rsid w:val="00CC1B35"/>
    <w:rsid w:val="00CC1B69"/>
    <w:rsid w:val="00CC27B9"/>
    <w:rsid w:val="00CC4A8D"/>
    <w:rsid w:val="00CC5467"/>
    <w:rsid w:val="00CC7191"/>
    <w:rsid w:val="00CD0463"/>
    <w:rsid w:val="00CD1079"/>
    <w:rsid w:val="00CD2395"/>
    <w:rsid w:val="00CD3BBB"/>
    <w:rsid w:val="00CD602E"/>
    <w:rsid w:val="00CE4423"/>
    <w:rsid w:val="00CE7549"/>
    <w:rsid w:val="00CF05EE"/>
    <w:rsid w:val="00CF1420"/>
    <w:rsid w:val="00CF3B58"/>
    <w:rsid w:val="00CF3E6F"/>
    <w:rsid w:val="00CF4022"/>
    <w:rsid w:val="00CF767D"/>
    <w:rsid w:val="00D03155"/>
    <w:rsid w:val="00D04BD0"/>
    <w:rsid w:val="00D05957"/>
    <w:rsid w:val="00D06F31"/>
    <w:rsid w:val="00D10BE1"/>
    <w:rsid w:val="00D15F5F"/>
    <w:rsid w:val="00D163EE"/>
    <w:rsid w:val="00D16C06"/>
    <w:rsid w:val="00D16F24"/>
    <w:rsid w:val="00D17C99"/>
    <w:rsid w:val="00D17F68"/>
    <w:rsid w:val="00D2008C"/>
    <w:rsid w:val="00D21441"/>
    <w:rsid w:val="00D217A8"/>
    <w:rsid w:val="00D21F50"/>
    <w:rsid w:val="00D23231"/>
    <w:rsid w:val="00D25656"/>
    <w:rsid w:val="00D272F2"/>
    <w:rsid w:val="00D274AD"/>
    <w:rsid w:val="00D27A44"/>
    <w:rsid w:val="00D30015"/>
    <w:rsid w:val="00D30031"/>
    <w:rsid w:val="00D3004F"/>
    <w:rsid w:val="00D31364"/>
    <w:rsid w:val="00D41451"/>
    <w:rsid w:val="00D43804"/>
    <w:rsid w:val="00D4665B"/>
    <w:rsid w:val="00D472A6"/>
    <w:rsid w:val="00D501F6"/>
    <w:rsid w:val="00D5159C"/>
    <w:rsid w:val="00D52031"/>
    <w:rsid w:val="00D53A02"/>
    <w:rsid w:val="00D54543"/>
    <w:rsid w:val="00D549B7"/>
    <w:rsid w:val="00D562FB"/>
    <w:rsid w:val="00D61F40"/>
    <w:rsid w:val="00D63298"/>
    <w:rsid w:val="00D64FB5"/>
    <w:rsid w:val="00D659BC"/>
    <w:rsid w:val="00D669C2"/>
    <w:rsid w:val="00D67261"/>
    <w:rsid w:val="00D70785"/>
    <w:rsid w:val="00D74DDF"/>
    <w:rsid w:val="00D7568F"/>
    <w:rsid w:val="00D764CD"/>
    <w:rsid w:val="00D76507"/>
    <w:rsid w:val="00D76C6F"/>
    <w:rsid w:val="00D77D88"/>
    <w:rsid w:val="00D81F60"/>
    <w:rsid w:val="00D82F3F"/>
    <w:rsid w:val="00D83A09"/>
    <w:rsid w:val="00D85798"/>
    <w:rsid w:val="00D91995"/>
    <w:rsid w:val="00D93F71"/>
    <w:rsid w:val="00D944C6"/>
    <w:rsid w:val="00D94D1C"/>
    <w:rsid w:val="00D97056"/>
    <w:rsid w:val="00D97333"/>
    <w:rsid w:val="00D97AC6"/>
    <w:rsid w:val="00D97AFD"/>
    <w:rsid w:val="00DA002B"/>
    <w:rsid w:val="00DA0F0D"/>
    <w:rsid w:val="00DA11C9"/>
    <w:rsid w:val="00DA1B79"/>
    <w:rsid w:val="00DA2299"/>
    <w:rsid w:val="00DA2FA3"/>
    <w:rsid w:val="00DA7B51"/>
    <w:rsid w:val="00DB0347"/>
    <w:rsid w:val="00DB09A0"/>
    <w:rsid w:val="00DB22AF"/>
    <w:rsid w:val="00DB245F"/>
    <w:rsid w:val="00DB4DEC"/>
    <w:rsid w:val="00DB5BDA"/>
    <w:rsid w:val="00DB72EE"/>
    <w:rsid w:val="00DB7A10"/>
    <w:rsid w:val="00DB7F16"/>
    <w:rsid w:val="00DC1CC2"/>
    <w:rsid w:val="00DC4AAA"/>
    <w:rsid w:val="00DD0022"/>
    <w:rsid w:val="00DD024A"/>
    <w:rsid w:val="00DD1D53"/>
    <w:rsid w:val="00DD5419"/>
    <w:rsid w:val="00DD56CD"/>
    <w:rsid w:val="00DD5A07"/>
    <w:rsid w:val="00DD5EA7"/>
    <w:rsid w:val="00DD754A"/>
    <w:rsid w:val="00DD7CAC"/>
    <w:rsid w:val="00DD7F28"/>
    <w:rsid w:val="00DE137C"/>
    <w:rsid w:val="00DE3922"/>
    <w:rsid w:val="00DE3A10"/>
    <w:rsid w:val="00DE4F84"/>
    <w:rsid w:val="00DE7E68"/>
    <w:rsid w:val="00DF08E9"/>
    <w:rsid w:val="00DF160A"/>
    <w:rsid w:val="00DF2C07"/>
    <w:rsid w:val="00DF3DCA"/>
    <w:rsid w:val="00DF64D9"/>
    <w:rsid w:val="00E016B1"/>
    <w:rsid w:val="00E022E1"/>
    <w:rsid w:val="00E038FE"/>
    <w:rsid w:val="00E0439E"/>
    <w:rsid w:val="00E1139A"/>
    <w:rsid w:val="00E12AC8"/>
    <w:rsid w:val="00E12DB1"/>
    <w:rsid w:val="00E12FD5"/>
    <w:rsid w:val="00E132F1"/>
    <w:rsid w:val="00E13DFF"/>
    <w:rsid w:val="00E157EC"/>
    <w:rsid w:val="00E178C4"/>
    <w:rsid w:val="00E17E6D"/>
    <w:rsid w:val="00E2079A"/>
    <w:rsid w:val="00E211C5"/>
    <w:rsid w:val="00E211D7"/>
    <w:rsid w:val="00E213FD"/>
    <w:rsid w:val="00E2506A"/>
    <w:rsid w:val="00E254A3"/>
    <w:rsid w:val="00E2626D"/>
    <w:rsid w:val="00E30071"/>
    <w:rsid w:val="00E301CA"/>
    <w:rsid w:val="00E328DE"/>
    <w:rsid w:val="00E337F7"/>
    <w:rsid w:val="00E366EE"/>
    <w:rsid w:val="00E36C9A"/>
    <w:rsid w:val="00E36E39"/>
    <w:rsid w:val="00E37694"/>
    <w:rsid w:val="00E376A5"/>
    <w:rsid w:val="00E40983"/>
    <w:rsid w:val="00E410FE"/>
    <w:rsid w:val="00E419D1"/>
    <w:rsid w:val="00E41A76"/>
    <w:rsid w:val="00E4404E"/>
    <w:rsid w:val="00E44D22"/>
    <w:rsid w:val="00E45E81"/>
    <w:rsid w:val="00E46268"/>
    <w:rsid w:val="00E4675E"/>
    <w:rsid w:val="00E478DF"/>
    <w:rsid w:val="00E51907"/>
    <w:rsid w:val="00E551C6"/>
    <w:rsid w:val="00E55995"/>
    <w:rsid w:val="00E56A1A"/>
    <w:rsid w:val="00E57000"/>
    <w:rsid w:val="00E61F2A"/>
    <w:rsid w:val="00E627A0"/>
    <w:rsid w:val="00E62CA9"/>
    <w:rsid w:val="00E63331"/>
    <w:rsid w:val="00E6442A"/>
    <w:rsid w:val="00E64937"/>
    <w:rsid w:val="00E64B49"/>
    <w:rsid w:val="00E70584"/>
    <w:rsid w:val="00E7174C"/>
    <w:rsid w:val="00E72609"/>
    <w:rsid w:val="00E72C4F"/>
    <w:rsid w:val="00E75F3A"/>
    <w:rsid w:val="00E80E24"/>
    <w:rsid w:val="00E81F75"/>
    <w:rsid w:val="00E833FC"/>
    <w:rsid w:val="00E86168"/>
    <w:rsid w:val="00E90E27"/>
    <w:rsid w:val="00E91037"/>
    <w:rsid w:val="00E93ED5"/>
    <w:rsid w:val="00E94318"/>
    <w:rsid w:val="00E954DF"/>
    <w:rsid w:val="00E965A0"/>
    <w:rsid w:val="00E97C40"/>
    <w:rsid w:val="00EA0449"/>
    <w:rsid w:val="00EA1437"/>
    <w:rsid w:val="00EA28E8"/>
    <w:rsid w:val="00EA3138"/>
    <w:rsid w:val="00EA43C7"/>
    <w:rsid w:val="00EA473D"/>
    <w:rsid w:val="00EA6430"/>
    <w:rsid w:val="00EA6A3F"/>
    <w:rsid w:val="00EB43CC"/>
    <w:rsid w:val="00EB684C"/>
    <w:rsid w:val="00EB7A38"/>
    <w:rsid w:val="00EC0E03"/>
    <w:rsid w:val="00EC1F8F"/>
    <w:rsid w:val="00EC47E0"/>
    <w:rsid w:val="00EC5656"/>
    <w:rsid w:val="00EC583B"/>
    <w:rsid w:val="00EC6ED5"/>
    <w:rsid w:val="00ED01BE"/>
    <w:rsid w:val="00ED0388"/>
    <w:rsid w:val="00ED1289"/>
    <w:rsid w:val="00ED296F"/>
    <w:rsid w:val="00ED45B2"/>
    <w:rsid w:val="00ED4C25"/>
    <w:rsid w:val="00ED52A4"/>
    <w:rsid w:val="00ED5F8C"/>
    <w:rsid w:val="00ED74A8"/>
    <w:rsid w:val="00ED7C7E"/>
    <w:rsid w:val="00EE354D"/>
    <w:rsid w:val="00EE56B1"/>
    <w:rsid w:val="00EF11D3"/>
    <w:rsid w:val="00EF50FB"/>
    <w:rsid w:val="00EF62EF"/>
    <w:rsid w:val="00EF6691"/>
    <w:rsid w:val="00EF7BBD"/>
    <w:rsid w:val="00F0010B"/>
    <w:rsid w:val="00F012D8"/>
    <w:rsid w:val="00F03E3E"/>
    <w:rsid w:val="00F05782"/>
    <w:rsid w:val="00F07BD4"/>
    <w:rsid w:val="00F07C72"/>
    <w:rsid w:val="00F07E97"/>
    <w:rsid w:val="00F10129"/>
    <w:rsid w:val="00F1110B"/>
    <w:rsid w:val="00F11CF1"/>
    <w:rsid w:val="00F159AD"/>
    <w:rsid w:val="00F16770"/>
    <w:rsid w:val="00F16FB4"/>
    <w:rsid w:val="00F218E2"/>
    <w:rsid w:val="00F21FAF"/>
    <w:rsid w:val="00F2206E"/>
    <w:rsid w:val="00F22711"/>
    <w:rsid w:val="00F24332"/>
    <w:rsid w:val="00F26463"/>
    <w:rsid w:val="00F265F3"/>
    <w:rsid w:val="00F2671E"/>
    <w:rsid w:val="00F27215"/>
    <w:rsid w:val="00F312C5"/>
    <w:rsid w:val="00F32250"/>
    <w:rsid w:val="00F3484B"/>
    <w:rsid w:val="00F348BF"/>
    <w:rsid w:val="00F35815"/>
    <w:rsid w:val="00F37C13"/>
    <w:rsid w:val="00F37C89"/>
    <w:rsid w:val="00F4262D"/>
    <w:rsid w:val="00F427B4"/>
    <w:rsid w:val="00F433E6"/>
    <w:rsid w:val="00F43459"/>
    <w:rsid w:val="00F4422C"/>
    <w:rsid w:val="00F44492"/>
    <w:rsid w:val="00F447F1"/>
    <w:rsid w:val="00F511C7"/>
    <w:rsid w:val="00F52544"/>
    <w:rsid w:val="00F53EAF"/>
    <w:rsid w:val="00F554E5"/>
    <w:rsid w:val="00F5659B"/>
    <w:rsid w:val="00F61A43"/>
    <w:rsid w:val="00F61E93"/>
    <w:rsid w:val="00F62CFB"/>
    <w:rsid w:val="00F63FE4"/>
    <w:rsid w:val="00F70C3A"/>
    <w:rsid w:val="00F73166"/>
    <w:rsid w:val="00F736C9"/>
    <w:rsid w:val="00F74DED"/>
    <w:rsid w:val="00F75214"/>
    <w:rsid w:val="00F75F61"/>
    <w:rsid w:val="00F80744"/>
    <w:rsid w:val="00F80959"/>
    <w:rsid w:val="00F80FC2"/>
    <w:rsid w:val="00F81105"/>
    <w:rsid w:val="00F81315"/>
    <w:rsid w:val="00F81E52"/>
    <w:rsid w:val="00F822AB"/>
    <w:rsid w:val="00F8238D"/>
    <w:rsid w:val="00F82C2C"/>
    <w:rsid w:val="00F82F0D"/>
    <w:rsid w:val="00F84097"/>
    <w:rsid w:val="00F84A02"/>
    <w:rsid w:val="00F85287"/>
    <w:rsid w:val="00F85721"/>
    <w:rsid w:val="00F873AF"/>
    <w:rsid w:val="00F87B7E"/>
    <w:rsid w:val="00F87C03"/>
    <w:rsid w:val="00F9138E"/>
    <w:rsid w:val="00F922E1"/>
    <w:rsid w:val="00F92A7C"/>
    <w:rsid w:val="00F9301F"/>
    <w:rsid w:val="00F941E8"/>
    <w:rsid w:val="00F94C7E"/>
    <w:rsid w:val="00F95598"/>
    <w:rsid w:val="00F95AEA"/>
    <w:rsid w:val="00F95DF2"/>
    <w:rsid w:val="00F95F9A"/>
    <w:rsid w:val="00F96B29"/>
    <w:rsid w:val="00FA3197"/>
    <w:rsid w:val="00FA4C52"/>
    <w:rsid w:val="00FA4E8B"/>
    <w:rsid w:val="00FA6291"/>
    <w:rsid w:val="00FA6C01"/>
    <w:rsid w:val="00FA766A"/>
    <w:rsid w:val="00FB1CE9"/>
    <w:rsid w:val="00FB1D1B"/>
    <w:rsid w:val="00FB4E0B"/>
    <w:rsid w:val="00FB6039"/>
    <w:rsid w:val="00FB6D14"/>
    <w:rsid w:val="00FC111A"/>
    <w:rsid w:val="00FC1E30"/>
    <w:rsid w:val="00FC285A"/>
    <w:rsid w:val="00FC2D86"/>
    <w:rsid w:val="00FC4697"/>
    <w:rsid w:val="00FC6627"/>
    <w:rsid w:val="00FC72FB"/>
    <w:rsid w:val="00FC7980"/>
    <w:rsid w:val="00FC7DC7"/>
    <w:rsid w:val="00FD06AC"/>
    <w:rsid w:val="00FD2903"/>
    <w:rsid w:val="00FD29FF"/>
    <w:rsid w:val="00FD3135"/>
    <w:rsid w:val="00FD3F66"/>
    <w:rsid w:val="00FD4079"/>
    <w:rsid w:val="00FD4B2E"/>
    <w:rsid w:val="00FD54EF"/>
    <w:rsid w:val="00FD59CD"/>
    <w:rsid w:val="00FD5D1A"/>
    <w:rsid w:val="00FD6913"/>
    <w:rsid w:val="00FD6B4D"/>
    <w:rsid w:val="00FD71EB"/>
    <w:rsid w:val="00FD7FC3"/>
    <w:rsid w:val="00FE20B6"/>
    <w:rsid w:val="00FE4521"/>
    <w:rsid w:val="00FE6C21"/>
    <w:rsid w:val="00FE6EFB"/>
    <w:rsid w:val="00FE750A"/>
    <w:rsid w:val="00FF034F"/>
    <w:rsid w:val="00FF4B94"/>
    <w:rsid w:val="00FF5186"/>
    <w:rsid w:val="00FF5F8C"/>
    <w:rsid w:val="00FF615B"/>
    <w:rsid w:val="00FF66F5"/>
    <w:rsid w:val="00FF7E6C"/>
    <w:rsid w:val="06EBF58F"/>
    <w:rsid w:val="0AE6F4E3"/>
    <w:rsid w:val="145E7BC7"/>
    <w:rsid w:val="17AC9796"/>
    <w:rsid w:val="1853F855"/>
    <w:rsid w:val="1C62556C"/>
    <w:rsid w:val="1C99C1C9"/>
    <w:rsid w:val="1FFB2972"/>
    <w:rsid w:val="20A2D239"/>
    <w:rsid w:val="21842F3F"/>
    <w:rsid w:val="2736210E"/>
    <w:rsid w:val="273EA352"/>
    <w:rsid w:val="2747FAE4"/>
    <w:rsid w:val="2A2A6731"/>
    <w:rsid w:val="2E5AF8A5"/>
    <w:rsid w:val="395DD8CA"/>
    <w:rsid w:val="3B59B3A3"/>
    <w:rsid w:val="3BC3C945"/>
    <w:rsid w:val="3D053043"/>
    <w:rsid w:val="434691CF"/>
    <w:rsid w:val="45CA68DA"/>
    <w:rsid w:val="4E91A385"/>
    <w:rsid w:val="5183B5E0"/>
    <w:rsid w:val="57530952"/>
    <w:rsid w:val="5C9DE0BE"/>
    <w:rsid w:val="5E9FC31B"/>
    <w:rsid w:val="604BDB7C"/>
    <w:rsid w:val="62984F43"/>
    <w:rsid w:val="6376C2CC"/>
    <w:rsid w:val="65F893D5"/>
    <w:rsid w:val="667E9BF9"/>
    <w:rsid w:val="69E085D1"/>
    <w:rsid w:val="6CD2D95E"/>
    <w:rsid w:val="6F328EDB"/>
    <w:rsid w:val="6F5D98F4"/>
    <w:rsid w:val="7C7FD79F"/>
    <w:rsid w:val="7DA0660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507BA6"/>
  <w15:chartTrackingRefBased/>
  <w15:docId w15:val="{147625AC-7E17-A246-AF85-4AF641D7BF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3B35"/>
    <w:rPr>
      <w:rFonts w:ascii="Times New Roman" w:eastAsia="Times New Roman" w:hAnsi="Times New Roman" w:cs="Times New Roman"/>
    </w:rPr>
  </w:style>
  <w:style w:type="paragraph" w:styleId="Heading1">
    <w:name w:val="heading 1"/>
    <w:basedOn w:val="Normal"/>
    <w:next w:val="Normal"/>
    <w:link w:val="Heading1Char"/>
    <w:uiPriority w:val="9"/>
    <w:qFormat/>
    <w:rsid w:val="0025409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409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C552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F3B35"/>
    <w:pPr>
      <w:tabs>
        <w:tab w:val="center" w:pos="4680"/>
        <w:tab w:val="right" w:pos="9360"/>
      </w:tabs>
    </w:pPr>
  </w:style>
  <w:style w:type="character" w:customStyle="1" w:styleId="HeaderChar">
    <w:name w:val="Header Char"/>
    <w:basedOn w:val="DefaultParagraphFont"/>
    <w:link w:val="Header"/>
    <w:uiPriority w:val="99"/>
    <w:rsid w:val="000F3B35"/>
  </w:style>
  <w:style w:type="paragraph" w:styleId="Footer">
    <w:name w:val="footer"/>
    <w:basedOn w:val="Normal"/>
    <w:link w:val="FooterChar"/>
    <w:uiPriority w:val="99"/>
    <w:unhideWhenUsed/>
    <w:rsid w:val="000F3B35"/>
    <w:pPr>
      <w:tabs>
        <w:tab w:val="center" w:pos="4680"/>
        <w:tab w:val="right" w:pos="9360"/>
      </w:tabs>
    </w:pPr>
  </w:style>
  <w:style w:type="character" w:customStyle="1" w:styleId="FooterChar">
    <w:name w:val="Footer Char"/>
    <w:basedOn w:val="DefaultParagraphFont"/>
    <w:link w:val="Footer"/>
    <w:uiPriority w:val="99"/>
    <w:rsid w:val="000F3B35"/>
  </w:style>
  <w:style w:type="paragraph" w:styleId="Title">
    <w:name w:val="Title"/>
    <w:basedOn w:val="Normal"/>
    <w:next w:val="Normal"/>
    <w:link w:val="TitleChar"/>
    <w:uiPriority w:val="10"/>
    <w:qFormat/>
    <w:rsid w:val="000F3B35"/>
    <w:pPr>
      <w:tabs>
        <w:tab w:val="left" w:pos="180"/>
        <w:tab w:val="left" w:pos="360"/>
        <w:tab w:val="left" w:pos="720"/>
      </w:tabs>
      <w:jc w:val="center"/>
    </w:pPr>
    <w:rPr>
      <w:b/>
      <w:sz w:val="44"/>
      <w:szCs w:val="32"/>
    </w:rPr>
  </w:style>
  <w:style w:type="character" w:customStyle="1" w:styleId="TitleChar">
    <w:name w:val="Title Char"/>
    <w:basedOn w:val="DefaultParagraphFont"/>
    <w:link w:val="Title"/>
    <w:uiPriority w:val="10"/>
    <w:rsid w:val="000F3B35"/>
    <w:rPr>
      <w:rFonts w:ascii="Times New Roman" w:eastAsia="Times New Roman" w:hAnsi="Times New Roman" w:cs="Times New Roman"/>
      <w:b/>
      <w:sz w:val="44"/>
      <w:szCs w:val="32"/>
      <w:lang w:val="en-US"/>
    </w:rPr>
  </w:style>
  <w:style w:type="paragraph" w:styleId="NormalWeb">
    <w:name w:val="Normal (Web)"/>
    <w:basedOn w:val="Normal"/>
    <w:uiPriority w:val="99"/>
    <w:semiHidden/>
    <w:unhideWhenUsed/>
    <w:rsid w:val="000F3B35"/>
    <w:pPr>
      <w:spacing w:before="100" w:beforeAutospacing="1" w:after="100" w:afterAutospacing="1"/>
    </w:pPr>
  </w:style>
  <w:style w:type="character" w:customStyle="1" w:styleId="normaltextrun">
    <w:name w:val="normaltextrun"/>
    <w:basedOn w:val="DefaultParagraphFont"/>
    <w:rsid w:val="000F3B35"/>
  </w:style>
  <w:style w:type="character" w:customStyle="1" w:styleId="eop">
    <w:name w:val="eop"/>
    <w:basedOn w:val="DefaultParagraphFont"/>
    <w:rsid w:val="000F3B35"/>
  </w:style>
  <w:style w:type="character" w:customStyle="1" w:styleId="Heading1Char">
    <w:name w:val="Heading 1 Char"/>
    <w:basedOn w:val="DefaultParagraphFont"/>
    <w:link w:val="Heading1"/>
    <w:uiPriority w:val="9"/>
    <w:rsid w:val="0025409D"/>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25409D"/>
    <w:rPr>
      <w:rFonts w:asciiTheme="majorHAnsi" w:eastAsiaTheme="majorEastAsia" w:hAnsiTheme="majorHAnsi" w:cstheme="majorBidi"/>
      <w:color w:val="2F5496" w:themeColor="accent1" w:themeShade="BF"/>
      <w:sz w:val="26"/>
      <w:szCs w:val="26"/>
      <w:lang w:val="en-US"/>
    </w:rPr>
  </w:style>
  <w:style w:type="paragraph" w:styleId="TOCHeading">
    <w:name w:val="TOC Heading"/>
    <w:basedOn w:val="Heading1"/>
    <w:next w:val="Normal"/>
    <w:uiPriority w:val="39"/>
    <w:unhideWhenUsed/>
    <w:qFormat/>
    <w:rsid w:val="0025409D"/>
    <w:pPr>
      <w:spacing w:before="480" w:line="276" w:lineRule="auto"/>
      <w:outlineLvl w:val="9"/>
    </w:pPr>
    <w:rPr>
      <w:b/>
      <w:bCs/>
      <w:sz w:val="28"/>
      <w:szCs w:val="28"/>
    </w:rPr>
  </w:style>
  <w:style w:type="paragraph" w:styleId="TOC1">
    <w:name w:val="toc 1"/>
    <w:basedOn w:val="Normal"/>
    <w:next w:val="Normal"/>
    <w:autoRedefine/>
    <w:uiPriority w:val="39"/>
    <w:unhideWhenUsed/>
    <w:rsid w:val="00F62CFB"/>
    <w:pPr>
      <w:tabs>
        <w:tab w:val="right" w:leader="dot" w:pos="9350"/>
      </w:tabs>
      <w:spacing w:before="120"/>
    </w:pPr>
    <w:rPr>
      <w:rFonts w:asciiTheme="minorHAnsi" w:eastAsiaTheme="majorEastAsia" w:hAnsiTheme="minorHAnsi" w:cstheme="minorHAnsi"/>
      <w:i/>
      <w:iCs/>
      <w:noProof/>
      <w:color w:val="000000" w:themeColor="text1"/>
      <w:sz w:val="32"/>
      <w:szCs w:val="32"/>
    </w:rPr>
  </w:style>
  <w:style w:type="paragraph" w:styleId="TOC2">
    <w:name w:val="toc 2"/>
    <w:basedOn w:val="Normal"/>
    <w:next w:val="Normal"/>
    <w:autoRedefine/>
    <w:uiPriority w:val="39"/>
    <w:unhideWhenUsed/>
    <w:rsid w:val="00CB49C2"/>
    <w:pPr>
      <w:tabs>
        <w:tab w:val="right" w:leader="dot" w:pos="9350"/>
      </w:tabs>
      <w:spacing w:before="120"/>
      <w:ind w:left="240"/>
    </w:pPr>
    <w:rPr>
      <w:rFonts w:asciiTheme="minorHAnsi" w:eastAsiaTheme="majorEastAsia" w:hAnsiTheme="minorHAnsi" w:cstheme="minorHAnsi"/>
      <w:b/>
      <w:bCs/>
      <w:noProof/>
      <w:sz w:val="28"/>
      <w:szCs w:val="28"/>
    </w:rPr>
  </w:style>
  <w:style w:type="character" w:styleId="Hyperlink">
    <w:name w:val="Hyperlink"/>
    <w:basedOn w:val="DefaultParagraphFont"/>
    <w:uiPriority w:val="99"/>
    <w:unhideWhenUsed/>
    <w:rsid w:val="0025409D"/>
    <w:rPr>
      <w:color w:val="0563C1" w:themeColor="hyperlink"/>
      <w:u w:val="single"/>
    </w:rPr>
  </w:style>
  <w:style w:type="paragraph" w:styleId="TOC3">
    <w:name w:val="toc 3"/>
    <w:basedOn w:val="Normal"/>
    <w:next w:val="Normal"/>
    <w:autoRedefine/>
    <w:uiPriority w:val="39"/>
    <w:unhideWhenUsed/>
    <w:rsid w:val="0025409D"/>
    <w:pPr>
      <w:ind w:left="480"/>
    </w:pPr>
    <w:rPr>
      <w:rFonts w:asciiTheme="minorHAnsi" w:hAnsiTheme="minorHAnsi" w:cstheme="minorHAnsi"/>
      <w:sz w:val="20"/>
    </w:rPr>
  </w:style>
  <w:style w:type="paragraph" w:styleId="TOC4">
    <w:name w:val="toc 4"/>
    <w:basedOn w:val="Normal"/>
    <w:next w:val="Normal"/>
    <w:autoRedefine/>
    <w:uiPriority w:val="39"/>
    <w:semiHidden/>
    <w:unhideWhenUsed/>
    <w:rsid w:val="0025409D"/>
    <w:pPr>
      <w:ind w:left="720"/>
    </w:pPr>
    <w:rPr>
      <w:rFonts w:asciiTheme="minorHAnsi" w:hAnsiTheme="minorHAnsi" w:cstheme="minorHAnsi"/>
      <w:sz w:val="20"/>
    </w:rPr>
  </w:style>
  <w:style w:type="paragraph" w:styleId="TOC5">
    <w:name w:val="toc 5"/>
    <w:basedOn w:val="Normal"/>
    <w:next w:val="Normal"/>
    <w:autoRedefine/>
    <w:uiPriority w:val="39"/>
    <w:semiHidden/>
    <w:unhideWhenUsed/>
    <w:rsid w:val="0025409D"/>
    <w:pPr>
      <w:ind w:left="960"/>
    </w:pPr>
    <w:rPr>
      <w:rFonts w:asciiTheme="minorHAnsi" w:hAnsiTheme="minorHAnsi" w:cstheme="minorHAnsi"/>
      <w:sz w:val="20"/>
    </w:rPr>
  </w:style>
  <w:style w:type="paragraph" w:styleId="TOC6">
    <w:name w:val="toc 6"/>
    <w:basedOn w:val="Normal"/>
    <w:next w:val="Normal"/>
    <w:autoRedefine/>
    <w:uiPriority w:val="39"/>
    <w:semiHidden/>
    <w:unhideWhenUsed/>
    <w:rsid w:val="0025409D"/>
    <w:pPr>
      <w:ind w:left="1200"/>
    </w:pPr>
    <w:rPr>
      <w:rFonts w:asciiTheme="minorHAnsi" w:hAnsiTheme="minorHAnsi" w:cstheme="minorHAnsi"/>
      <w:sz w:val="20"/>
    </w:rPr>
  </w:style>
  <w:style w:type="paragraph" w:styleId="TOC7">
    <w:name w:val="toc 7"/>
    <w:basedOn w:val="Normal"/>
    <w:next w:val="Normal"/>
    <w:autoRedefine/>
    <w:uiPriority w:val="39"/>
    <w:semiHidden/>
    <w:unhideWhenUsed/>
    <w:rsid w:val="0025409D"/>
    <w:pPr>
      <w:ind w:left="1440"/>
    </w:pPr>
    <w:rPr>
      <w:rFonts w:asciiTheme="minorHAnsi" w:hAnsiTheme="minorHAnsi" w:cstheme="minorHAnsi"/>
      <w:sz w:val="20"/>
    </w:rPr>
  </w:style>
  <w:style w:type="paragraph" w:styleId="TOC8">
    <w:name w:val="toc 8"/>
    <w:basedOn w:val="Normal"/>
    <w:next w:val="Normal"/>
    <w:autoRedefine/>
    <w:uiPriority w:val="39"/>
    <w:semiHidden/>
    <w:unhideWhenUsed/>
    <w:rsid w:val="0025409D"/>
    <w:pPr>
      <w:ind w:left="1680"/>
    </w:pPr>
    <w:rPr>
      <w:rFonts w:asciiTheme="minorHAnsi" w:hAnsiTheme="minorHAnsi" w:cstheme="minorHAnsi"/>
      <w:sz w:val="20"/>
    </w:rPr>
  </w:style>
  <w:style w:type="paragraph" w:styleId="TOC9">
    <w:name w:val="toc 9"/>
    <w:basedOn w:val="Normal"/>
    <w:next w:val="Normal"/>
    <w:autoRedefine/>
    <w:uiPriority w:val="39"/>
    <w:semiHidden/>
    <w:unhideWhenUsed/>
    <w:rsid w:val="0025409D"/>
    <w:pPr>
      <w:ind w:left="1920"/>
    </w:pPr>
    <w:rPr>
      <w:rFonts w:asciiTheme="minorHAnsi" w:hAnsiTheme="minorHAnsi" w:cstheme="minorHAnsi"/>
      <w:sz w:val="20"/>
    </w:rPr>
  </w:style>
  <w:style w:type="character" w:customStyle="1" w:styleId="apple-converted-space">
    <w:name w:val="apple-converted-space"/>
    <w:basedOn w:val="DefaultParagraphFont"/>
    <w:rsid w:val="00FD59CD"/>
  </w:style>
  <w:style w:type="character" w:styleId="PageNumber">
    <w:name w:val="page number"/>
    <w:basedOn w:val="DefaultParagraphFont"/>
    <w:uiPriority w:val="99"/>
    <w:semiHidden/>
    <w:unhideWhenUsed/>
    <w:rsid w:val="00EA1437"/>
  </w:style>
  <w:style w:type="character" w:styleId="Emphasis">
    <w:name w:val="Emphasis"/>
    <w:basedOn w:val="DefaultParagraphFont"/>
    <w:uiPriority w:val="20"/>
    <w:qFormat/>
    <w:rsid w:val="00584003"/>
    <w:rPr>
      <w:i/>
      <w:iCs/>
    </w:rPr>
  </w:style>
  <w:style w:type="paragraph" w:styleId="NoSpacing">
    <w:name w:val="No Spacing"/>
    <w:uiPriority w:val="1"/>
    <w:qFormat/>
    <w:rsid w:val="001B7A75"/>
    <w:rPr>
      <w:rFonts w:ascii="Times New Roman" w:eastAsia="Times New Roman" w:hAnsi="Times New Roman" w:cs="Times New Roman"/>
    </w:rPr>
  </w:style>
  <w:style w:type="character" w:styleId="Strong">
    <w:name w:val="Strong"/>
    <w:basedOn w:val="DefaultParagraphFont"/>
    <w:uiPriority w:val="22"/>
    <w:qFormat/>
    <w:rsid w:val="005D7490"/>
    <w:rPr>
      <w:b/>
      <w:bCs/>
    </w:rPr>
  </w:style>
  <w:style w:type="character" w:styleId="UnresolvedMention">
    <w:name w:val="Unresolved Mention"/>
    <w:basedOn w:val="DefaultParagraphFont"/>
    <w:uiPriority w:val="99"/>
    <w:semiHidden/>
    <w:unhideWhenUsed/>
    <w:rsid w:val="00037924"/>
    <w:rPr>
      <w:color w:val="605E5C"/>
      <w:shd w:val="clear" w:color="auto" w:fill="E1DFDD"/>
    </w:rPr>
  </w:style>
  <w:style w:type="paragraph" w:styleId="FootnoteText">
    <w:name w:val="footnote text"/>
    <w:basedOn w:val="Normal"/>
    <w:link w:val="FootnoteTextChar"/>
    <w:uiPriority w:val="99"/>
    <w:semiHidden/>
    <w:unhideWhenUsed/>
    <w:rsid w:val="00E833FC"/>
    <w:rPr>
      <w:sz w:val="20"/>
      <w:szCs w:val="20"/>
    </w:rPr>
  </w:style>
  <w:style w:type="character" w:customStyle="1" w:styleId="FootnoteTextChar">
    <w:name w:val="Footnote Text Char"/>
    <w:basedOn w:val="DefaultParagraphFont"/>
    <w:link w:val="FootnoteText"/>
    <w:uiPriority w:val="99"/>
    <w:semiHidden/>
    <w:rsid w:val="00E833FC"/>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E833FC"/>
    <w:rPr>
      <w:vertAlign w:val="superscript"/>
    </w:rPr>
  </w:style>
  <w:style w:type="paragraph" w:styleId="ListParagraph">
    <w:name w:val="List Paragraph"/>
    <w:basedOn w:val="Normal"/>
    <w:uiPriority w:val="34"/>
    <w:qFormat/>
    <w:rsid w:val="005F69A9"/>
    <w:pPr>
      <w:ind w:left="720"/>
      <w:contextualSpacing/>
    </w:pPr>
  </w:style>
  <w:style w:type="character" w:styleId="FollowedHyperlink">
    <w:name w:val="FollowedHyperlink"/>
    <w:basedOn w:val="DefaultParagraphFont"/>
    <w:uiPriority w:val="99"/>
    <w:semiHidden/>
    <w:unhideWhenUsed/>
    <w:rsid w:val="00195A8F"/>
    <w:rPr>
      <w:color w:val="954F72" w:themeColor="followedHyperlink"/>
      <w:u w:val="single"/>
    </w:rPr>
  </w:style>
  <w:style w:type="paragraph" w:styleId="HTMLPreformatted">
    <w:name w:val="HTML Preformatted"/>
    <w:basedOn w:val="Normal"/>
    <w:link w:val="HTMLPreformattedChar"/>
    <w:uiPriority w:val="99"/>
    <w:semiHidden/>
    <w:unhideWhenUsed/>
    <w:rsid w:val="00195A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95A8F"/>
    <w:rPr>
      <w:rFonts w:ascii="Courier New" w:eastAsia="Times New Roman" w:hAnsi="Courier New" w:cs="Courier New"/>
      <w:sz w:val="20"/>
      <w:szCs w:val="20"/>
    </w:rPr>
  </w:style>
  <w:style w:type="paragraph" w:styleId="Caption">
    <w:name w:val="caption"/>
    <w:basedOn w:val="Normal"/>
    <w:next w:val="Normal"/>
    <w:uiPriority w:val="35"/>
    <w:unhideWhenUsed/>
    <w:qFormat/>
    <w:rsid w:val="00195A8F"/>
    <w:pPr>
      <w:spacing w:after="200"/>
    </w:pPr>
    <w:rPr>
      <w:i/>
      <w:iCs/>
      <w:color w:val="44546A" w:themeColor="text2"/>
      <w:sz w:val="18"/>
      <w:szCs w:val="18"/>
    </w:rPr>
  </w:style>
  <w:style w:type="character" w:customStyle="1" w:styleId="Heading3Char">
    <w:name w:val="Heading 3 Char"/>
    <w:basedOn w:val="DefaultParagraphFont"/>
    <w:link w:val="Heading3"/>
    <w:uiPriority w:val="9"/>
    <w:rsid w:val="002C5528"/>
    <w:rPr>
      <w:rFonts w:asciiTheme="majorHAnsi" w:eastAsiaTheme="majorEastAsia" w:hAnsiTheme="majorHAnsi" w:cstheme="majorBidi"/>
      <w:color w:val="1F3763" w:themeColor="accent1" w:themeShade="7F"/>
    </w:rPr>
  </w:style>
  <w:style w:type="paragraph" w:styleId="TableofFigures">
    <w:name w:val="table of figures"/>
    <w:basedOn w:val="Normal"/>
    <w:next w:val="Normal"/>
    <w:uiPriority w:val="99"/>
    <w:unhideWhenUsed/>
    <w:rsid w:val="004D29BD"/>
  </w:style>
  <w:style w:type="paragraph" w:styleId="Revision">
    <w:name w:val="Revision"/>
    <w:hidden/>
    <w:uiPriority w:val="99"/>
    <w:semiHidden/>
    <w:rsid w:val="00F2206E"/>
    <w:rPr>
      <w:rFonts w:ascii="Times New Roman" w:eastAsia="Times New Roman" w:hAnsi="Times New Roman" w:cs="Times New Roman"/>
    </w:rPr>
  </w:style>
  <w:style w:type="character" w:customStyle="1" w:styleId="y2iqfc">
    <w:name w:val="y2iqfc"/>
    <w:basedOn w:val="DefaultParagraphFont"/>
    <w:rsid w:val="00B31392"/>
  </w:style>
  <w:style w:type="character" w:customStyle="1" w:styleId="ff4">
    <w:name w:val="ff4"/>
    <w:basedOn w:val="DefaultParagraphFont"/>
    <w:rsid w:val="00197AC4"/>
  </w:style>
  <w:style w:type="character" w:customStyle="1" w:styleId="ls11">
    <w:name w:val="ls11"/>
    <w:basedOn w:val="DefaultParagraphFont"/>
    <w:rsid w:val="00197AC4"/>
  </w:style>
  <w:style w:type="character" w:customStyle="1" w:styleId="a">
    <w:name w:val="_"/>
    <w:basedOn w:val="DefaultParagraphFont"/>
    <w:rsid w:val="00197AC4"/>
  </w:style>
  <w:style w:type="character" w:customStyle="1" w:styleId="ls1c">
    <w:name w:val="ls1c"/>
    <w:basedOn w:val="DefaultParagraphFont"/>
    <w:rsid w:val="00197AC4"/>
  </w:style>
  <w:style w:type="character" w:customStyle="1" w:styleId="ls18">
    <w:name w:val="ls18"/>
    <w:basedOn w:val="DefaultParagraphFont"/>
    <w:rsid w:val="00197AC4"/>
  </w:style>
  <w:style w:type="character" w:customStyle="1" w:styleId="ls10">
    <w:name w:val="ls10"/>
    <w:basedOn w:val="DefaultParagraphFont"/>
    <w:rsid w:val="00197AC4"/>
  </w:style>
  <w:style w:type="character" w:customStyle="1" w:styleId="ls22">
    <w:name w:val="ls22"/>
    <w:basedOn w:val="DefaultParagraphFont"/>
    <w:rsid w:val="00197AC4"/>
  </w:style>
  <w:style w:type="character" w:customStyle="1" w:styleId="ls46">
    <w:name w:val="ls46"/>
    <w:basedOn w:val="DefaultParagraphFont"/>
    <w:rsid w:val="00197AC4"/>
  </w:style>
  <w:style w:type="character" w:customStyle="1" w:styleId="ff8">
    <w:name w:val="ff8"/>
    <w:basedOn w:val="DefaultParagraphFont"/>
    <w:rsid w:val="00197AC4"/>
  </w:style>
  <w:style w:type="character" w:customStyle="1" w:styleId="ls39">
    <w:name w:val="ls39"/>
    <w:basedOn w:val="DefaultParagraphFont"/>
    <w:rsid w:val="00197AC4"/>
  </w:style>
  <w:style w:type="paragraph" w:customStyle="1" w:styleId="msonormal0">
    <w:name w:val="msonormal"/>
    <w:basedOn w:val="Normal"/>
    <w:rsid w:val="00C7100F"/>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7599">
      <w:bodyDiv w:val="1"/>
      <w:marLeft w:val="0"/>
      <w:marRight w:val="0"/>
      <w:marTop w:val="0"/>
      <w:marBottom w:val="0"/>
      <w:divBdr>
        <w:top w:val="none" w:sz="0" w:space="0" w:color="auto"/>
        <w:left w:val="none" w:sz="0" w:space="0" w:color="auto"/>
        <w:bottom w:val="none" w:sz="0" w:space="0" w:color="auto"/>
        <w:right w:val="none" w:sz="0" w:space="0" w:color="auto"/>
      </w:divBdr>
    </w:div>
    <w:div w:id="150676631">
      <w:bodyDiv w:val="1"/>
      <w:marLeft w:val="0"/>
      <w:marRight w:val="0"/>
      <w:marTop w:val="0"/>
      <w:marBottom w:val="0"/>
      <w:divBdr>
        <w:top w:val="none" w:sz="0" w:space="0" w:color="auto"/>
        <w:left w:val="none" w:sz="0" w:space="0" w:color="auto"/>
        <w:bottom w:val="none" w:sz="0" w:space="0" w:color="auto"/>
        <w:right w:val="none" w:sz="0" w:space="0" w:color="auto"/>
      </w:divBdr>
      <w:divsChild>
        <w:div w:id="147018548">
          <w:marLeft w:val="0"/>
          <w:marRight w:val="0"/>
          <w:marTop w:val="0"/>
          <w:marBottom w:val="0"/>
          <w:divBdr>
            <w:top w:val="none" w:sz="0" w:space="0" w:color="auto"/>
            <w:left w:val="none" w:sz="0" w:space="0" w:color="auto"/>
            <w:bottom w:val="none" w:sz="0" w:space="0" w:color="auto"/>
            <w:right w:val="none" w:sz="0" w:space="0" w:color="auto"/>
          </w:divBdr>
          <w:divsChild>
            <w:div w:id="746264444">
              <w:marLeft w:val="0"/>
              <w:marRight w:val="0"/>
              <w:marTop w:val="0"/>
              <w:marBottom w:val="0"/>
              <w:divBdr>
                <w:top w:val="none" w:sz="0" w:space="0" w:color="auto"/>
                <w:left w:val="none" w:sz="0" w:space="0" w:color="auto"/>
                <w:bottom w:val="none" w:sz="0" w:space="0" w:color="auto"/>
                <w:right w:val="none" w:sz="0" w:space="0" w:color="auto"/>
              </w:divBdr>
              <w:divsChild>
                <w:div w:id="22749340">
                  <w:marLeft w:val="0"/>
                  <w:marRight w:val="0"/>
                  <w:marTop w:val="0"/>
                  <w:marBottom w:val="0"/>
                  <w:divBdr>
                    <w:top w:val="none" w:sz="0" w:space="0" w:color="auto"/>
                    <w:left w:val="none" w:sz="0" w:space="0" w:color="auto"/>
                    <w:bottom w:val="none" w:sz="0" w:space="0" w:color="auto"/>
                    <w:right w:val="none" w:sz="0" w:space="0" w:color="auto"/>
                  </w:divBdr>
                  <w:divsChild>
                    <w:div w:id="473641307">
                      <w:marLeft w:val="0"/>
                      <w:marRight w:val="0"/>
                      <w:marTop w:val="0"/>
                      <w:marBottom w:val="0"/>
                      <w:divBdr>
                        <w:top w:val="none" w:sz="0" w:space="0" w:color="auto"/>
                        <w:left w:val="none" w:sz="0" w:space="0" w:color="auto"/>
                        <w:bottom w:val="none" w:sz="0" w:space="0" w:color="auto"/>
                        <w:right w:val="none" w:sz="0" w:space="0" w:color="auto"/>
                      </w:divBdr>
                    </w:div>
                  </w:divsChild>
                </w:div>
                <w:div w:id="513345424">
                  <w:marLeft w:val="0"/>
                  <w:marRight w:val="0"/>
                  <w:marTop w:val="0"/>
                  <w:marBottom w:val="0"/>
                  <w:divBdr>
                    <w:top w:val="none" w:sz="0" w:space="0" w:color="auto"/>
                    <w:left w:val="none" w:sz="0" w:space="0" w:color="auto"/>
                    <w:bottom w:val="none" w:sz="0" w:space="0" w:color="auto"/>
                    <w:right w:val="none" w:sz="0" w:space="0" w:color="auto"/>
                  </w:divBdr>
                  <w:divsChild>
                    <w:div w:id="25637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679501">
      <w:bodyDiv w:val="1"/>
      <w:marLeft w:val="0"/>
      <w:marRight w:val="0"/>
      <w:marTop w:val="0"/>
      <w:marBottom w:val="0"/>
      <w:divBdr>
        <w:top w:val="none" w:sz="0" w:space="0" w:color="auto"/>
        <w:left w:val="none" w:sz="0" w:space="0" w:color="auto"/>
        <w:bottom w:val="none" w:sz="0" w:space="0" w:color="auto"/>
        <w:right w:val="none" w:sz="0" w:space="0" w:color="auto"/>
      </w:divBdr>
      <w:divsChild>
        <w:div w:id="496385158">
          <w:marLeft w:val="0"/>
          <w:marRight w:val="0"/>
          <w:marTop w:val="0"/>
          <w:marBottom w:val="0"/>
          <w:divBdr>
            <w:top w:val="none" w:sz="0" w:space="0" w:color="auto"/>
            <w:left w:val="none" w:sz="0" w:space="0" w:color="auto"/>
            <w:bottom w:val="none" w:sz="0" w:space="0" w:color="auto"/>
            <w:right w:val="none" w:sz="0" w:space="0" w:color="auto"/>
          </w:divBdr>
          <w:divsChild>
            <w:div w:id="13268861">
              <w:marLeft w:val="0"/>
              <w:marRight w:val="0"/>
              <w:marTop w:val="0"/>
              <w:marBottom w:val="0"/>
              <w:divBdr>
                <w:top w:val="none" w:sz="0" w:space="0" w:color="auto"/>
                <w:left w:val="none" w:sz="0" w:space="0" w:color="auto"/>
                <w:bottom w:val="none" w:sz="0" w:space="0" w:color="auto"/>
                <w:right w:val="none" w:sz="0" w:space="0" w:color="auto"/>
              </w:divBdr>
            </w:div>
            <w:div w:id="822894405">
              <w:marLeft w:val="0"/>
              <w:marRight w:val="0"/>
              <w:marTop w:val="0"/>
              <w:marBottom w:val="0"/>
              <w:divBdr>
                <w:top w:val="none" w:sz="0" w:space="0" w:color="auto"/>
                <w:left w:val="none" w:sz="0" w:space="0" w:color="auto"/>
                <w:bottom w:val="none" w:sz="0" w:space="0" w:color="auto"/>
                <w:right w:val="none" w:sz="0" w:space="0" w:color="auto"/>
              </w:divBdr>
            </w:div>
            <w:div w:id="272060486">
              <w:marLeft w:val="0"/>
              <w:marRight w:val="0"/>
              <w:marTop w:val="0"/>
              <w:marBottom w:val="0"/>
              <w:divBdr>
                <w:top w:val="none" w:sz="0" w:space="0" w:color="auto"/>
                <w:left w:val="none" w:sz="0" w:space="0" w:color="auto"/>
                <w:bottom w:val="none" w:sz="0" w:space="0" w:color="auto"/>
                <w:right w:val="none" w:sz="0" w:space="0" w:color="auto"/>
              </w:divBdr>
            </w:div>
            <w:div w:id="996231555">
              <w:marLeft w:val="0"/>
              <w:marRight w:val="0"/>
              <w:marTop w:val="0"/>
              <w:marBottom w:val="0"/>
              <w:divBdr>
                <w:top w:val="none" w:sz="0" w:space="0" w:color="auto"/>
                <w:left w:val="none" w:sz="0" w:space="0" w:color="auto"/>
                <w:bottom w:val="none" w:sz="0" w:space="0" w:color="auto"/>
                <w:right w:val="none" w:sz="0" w:space="0" w:color="auto"/>
              </w:divBdr>
            </w:div>
            <w:div w:id="1379893033">
              <w:marLeft w:val="0"/>
              <w:marRight w:val="0"/>
              <w:marTop w:val="0"/>
              <w:marBottom w:val="0"/>
              <w:divBdr>
                <w:top w:val="none" w:sz="0" w:space="0" w:color="auto"/>
                <w:left w:val="none" w:sz="0" w:space="0" w:color="auto"/>
                <w:bottom w:val="none" w:sz="0" w:space="0" w:color="auto"/>
                <w:right w:val="none" w:sz="0" w:space="0" w:color="auto"/>
              </w:divBdr>
            </w:div>
            <w:div w:id="109201283">
              <w:marLeft w:val="0"/>
              <w:marRight w:val="0"/>
              <w:marTop w:val="0"/>
              <w:marBottom w:val="0"/>
              <w:divBdr>
                <w:top w:val="none" w:sz="0" w:space="0" w:color="auto"/>
                <w:left w:val="none" w:sz="0" w:space="0" w:color="auto"/>
                <w:bottom w:val="none" w:sz="0" w:space="0" w:color="auto"/>
                <w:right w:val="none" w:sz="0" w:space="0" w:color="auto"/>
              </w:divBdr>
            </w:div>
            <w:div w:id="212885767">
              <w:marLeft w:val="0"/>
              <w:marRight w:val="0"/>
              <w:marTop w:val="0"/>
              <w:marBottom w:val="0"/>
              <w:divBdr>
                <w:top w:val="none" w:sz="0" w:space="0" w:color="auto"/>
                <w:left w:val="none" w:sz="0" w:space="0" w:color="auto"/>
                <w:bottom w:val="none" w:sz="0" w:space="0" w:color="auto"/>
                <w:right w:val="none" w:sz="0" w:space="0" w:color="auto"/>
              </w:divBdr>
            </w:div>
            <w:div w:id="1559122950">
              <w:marLeft w:val="0"/>
              <w:marRight w:val="0"/>
              <w:marTop w:val="0"/>
              <w:marBottom w:val="0"/>
              <w:divBdr>
                <w:top w:val="none" w:sz="0" w:space="0" w:color="auto"/>
                <w:left w:val="none" w:sz="0" w:space="0" w:color="auto"/>
                <w:bottom w:val="none" w:sz="0" w:space="0" w:color="auto"/>
                <w:right w:val="none" w:sz="0" w:space="0" w:color="auto"/>
              </w:divBdr>
            </w:div>
            <w:div w:id="2130927639">
              <w:marLeft w:val="0"/>
              <w:marRight w:val="0"/>
              <w:marTop w:val="0"/>
              <w:marBottom w:val="0"/>
              <w:divBdr>
                <w:top w:val="none" w:sz="0" w:space="0" w:color="auto"/>
                <w:left w:val="none" w:sz="0" w:space="0" w:color="auto"/>
                <w:bottom w:val="none" w:sz="0" w:space="0" w:color="auto"/>
                <w:right w:val="none" w:sz="0" w:space="0" w:color="auto"/>
              </w:divBdr>
            </w:div>
            <w:div w:id="2099401418">
              <w:marLeft w:val="0"/>
              <w:marRight w:val="0"/>
              <w:marTop w:val="0"/>
              <w:marBottom w:val="0"/>
              <w:divBdr>
                <w:top w:val="none" w:sz="0" w:space="0" w:color="auto"/>
                <w:left w:val="none" w:sz="0" w:space="0" w:color="auto"/>
                <w:bottom w:val="none" w:sz="0" w:space="0" w:color="auto"/>
                <w:right w:val="none" w:sz="0" w:space="0" w:color="auto"/>
              </w:divBdr>
            </w:div>
            <w:div w:id="749737916">
              <w:marLeft w:val="0"/>
              <w:marRight w:val="0"/>
              <w:marTop w:val="0"/>
              <w:marBottom w:val="0"/>
              <w:divBdr>
                <w:top w:val="none" w:sz="0" w:space="0" w:color="auto"/>
                <w:left w:val="none" w:sz="0" w:space="0" w:color="auto"/>
                <w:bottom w:val="none" w:sz="0" w:space="0" w:color="auto"/>
                <w:right w:val="none" w:sz="0" w:space="0" w:color="auto"/>
              </w:divBdr>
            </w:div>
            <w:div w:id="409087855">
              <w:marLeft w:val="0"/>
              <w:marRight w:val="0"/>
              <w:marTop w:val="0"/>
              <w:marBottom w:val="0"/>
              <w:divBdr>
                <w:top w:val="none" w:sz="0" w:space="0" w:color="auto"/>
                <w:left w:val="none" w:sz="0" w:space="0" w:color="auto"/>
                <w:bottom w:val="none" w:sz="0" w:space="0" w:color="auto"/>
                <w:right w:val="none" w:sz="0" w:space="0" w:color="auto"/>
              </w:divBdr>
            </w:div>
            <w:div w:id="1259751721">
              <w:marLeft w:val="0"/>
              <w:marRight w:val="0"/>
              <w:marTop w:val="0"/>
              <w:marBottom w:val="0"/>
              <w:divBdr>
                <w:top w:val="none" w:sz="0" w:space="0" w:color="auto"/>
                <w:left w:val="none" w:sz="0" w:space="0" w:color="auto"/>
                <w:bottom w:val="none" w:sz="0" w:space="0" w:color="auto"/>
                <w:right w:val="none" w:sz="0" w:space="0" w:color="auto"/>
              </w:divBdr>
            </w:div>
            <w:div w:id="1176312484">
              <w:marLeft w:val="0"/>
              <w:marRight w:val="0"/>
              <w:marTop w:val="0"/>
              <w:marBottom w:val="0"/>
              <w:divBdr>
                <w:top w:val="none" w:sz="0" w:space="0" w:color="auto"/>
                <w:left w:val="none" w:sz="0" w:space="0" w:color="auto"/>
                <w:bottom w:val="none" w:sz="0" w:space="0" w:color="auto"/>
                <w:right w:val="none" w:sz="0" w:space="0" w:color="auto"/>
              </w:divBdr>
            </w:div>
            <w:div w:id="369379499">
              <w:marLeft w:val="0"/>
              <w:marRight w:val="0"/>
              <w:marTop w:val="0"/>
              <w:marBottom w:val="0"/>
              <w:divBdr>
                <w:top w:val="none" w:sz="0" w:space="0" w:color="auto"/>
                <w:left w:val="none" w:sz="0" w:space="0" w:color="auto"/>
                <w:bottom w:val="none" w:sz="0" w:space="0" w:color="auto"/>
                <w:right w:val="none" w:sz="0" w:space="0" w:color="auto"/>
              </w:divBdr>
            </w:div>
            <w:div w:id="1435321773">
              <w:marLeft w:val="0"/>
              <w:marRight w:val="0"/>
              <w:marTop w:val="0"/>
              <w:marBottom w:val="0"/>
              <w:divBdr>
                <w:top w:val="none" w:sz="0" w:space="0" w:color="auto"/>
                <w:left w:val="none" w:sz="0" w:space="0" w:color="auto"/>
                <w:bottom w:val="none" w:sz="0" w:space="0" w:color="auto"/>
                <w:right w:val="none" w:sz="0" w:space="0" w:color="auto"/>
              </w:divBdr>
            </w:div>
            <w:div w:id="154416013">
              <w:marLeft w:val="0"/>
              <w:marRight w:val="0"/>
              <w:marTop w:val="0"/>
              <w:marBottom w:val="0"/>
              <w:divBdr>
                <w:top w:val="none" w:sz="0" w:space="0" w:color="auto"/>
                <w:left w:val="none" w:sz="0" w:space="0" w:color="auto"/>
                <w:bottom w:val="none" w:sz="0" w:space="0" w:color="auto"/>
                <w:right w:val="none" w:sz="0" w:space="0" w:color="auto"/>
              </w:divBdr>
            </w:div>
            <w:div w:id="1305424629">
              <w:marLeft w:val="0"/>
              <w:marRight w:val="0"/>
              <w:marTop w:val="0"/>
              <w:marBottom w:val="0"/>
              <w:divBdr>
                <w:top w:val="none" w:sz="0" w:space="0" w:color="auto"/>
                <w:left w:val="none" w:sz="0" w:space="0" w:color="auto"/>
                <w:bottom w:val="none" w:sz="0" w:space="0" w:color="auto"/>
                <w:right w:val="none" w:sz="0" w:space="0" w:color="auto"/>
              </w:divBdr>
            </w:div>
            <w:div w:id="60493273">
              <w:marLeft w:val="0"/>
              <w:marRight w:val="0"/>
              <w:marTop w:val="0"/>
              <w:marBottom w:val="0"/>
              <w:divBdr>
                <w:top w:val="none" w:sz="0" w:space="0" w:color="auto"/>
                <w:left w:val="none" w:sz="0" w:space="0" w:color="auto"/>
                <w:bottom w:val="none" w:sz="0" w:space="0" w:color="auto"/>
                <w:right w:val="none" w:sz="0" w:space="0" w:color="auto"/>
              </w:divBdr>
            </w:div>
            <w:div w:id="1013189661">
              <w:marLeft w:val="0"/>
              <w:marRight w:val="0"/>
              <w:marTop w:val="0"/>
              <w:marBottom w:val="0"/>
              <w:divBdr>
                <w:top w:val="none" w:sz="0" w:space="0" w:color="auto"/>
                <w:left w:val="none" w:sz="0" w:space="0" w:color="auto"/>
                <w:bottom w:val="none" w:sz="0" w:space="0" w:color="auto"/>
                <w:right w:val="none" w:sz="0" w:space="0" w:color="auto"/>
              </w:divBdr>
            </w:div>
            <w:div w:id="974870167">
              <w:marLeft w:val="0"/>
              <w:marRight w:val="0"/>
              <w:marTop w:val="0"/>
              <w:marBottom w:val="0"/>
              <w:divBdr>
                <w:top w:val="none" w:sz="0" w:space="0" w:color="auto"/>
                <w:left w:val="none" w:sz="0" w:space="0" w:color="auto"/>
                <w:bottom w:val="none" w:sz="0" w:space="0" w:color="auto"/>
                <w:right w:val="none" w:sz="0" w:space="0" w:color="auto"/>
              </w:divBdr>
            </w:div>
            <w:div w:id="234632621">
              <w:marLeft w:val="0"/>
              <w:marRight w:val="0"/>
              <w:marTop w:val="0"/>
              <w:marBottom w:val="0"/>
              <w:divBdr>
                <w:top w:val="none" w:sz="0" w:space="0" w:color="auto"/>
                <w:left w:val="none" w:sz="0" w:space="0" w:color="auto"/>
                <w:bottom w:val="none" w:sz="0" w:space="0" w:color="auto"/>
                <w:right w:val="none" w:sz="0" w:space="0" w:color="auto"/>
              </w:divBdr>
            </w:div>
            <w:div w:id="1476335768">
              <w:marLeft w:val="0"/>
              <w:marRight w:val="0"/>
              <w:marTop w:val="0"/>
              <w:marBottom w:val="0"/>
              <w:divBdr>
                <w:top w:val="none" w:sz="0" w:space="0" w:color="auto"/>
                <w:left w:val="none" w:sz="0" w:space="0" w:color="auto"/>
                <w:bottom w:val="none" w:sz="0" w:space="0" w:color="auto"/>
                <w:right w:val="none" w:sz="0" w:space="0" w:color="auto"/>
              </w:divBdr>
            </w:div>
            <w:div w:id="547297528">
              <w:marLeft w:val="0"/>
              <w:marRight w:val="0"/>
              <w:marTop w:val="0"/>
              <w:marBottom w:val="0"/>
              <w:divBdr>
                <w:top w:val="none" w:sz="0" w:space="0" w:color="auto"/>
                <w:left w:val="none" w:sz="0" w:space="0" w:color="auto"/>
                <w:bottom w:val="none" w:sz="0" w:space="0" w:color="auto"/>
                <w:right w:val="none" w:sz="0" w:space="0" w:color="auto"/>
              </w:divBdr>
            </w:div>
            <w:div w:id="2059350810">
              <w:marLeft w:val="0"/>
              <w:marRight w:val="0"/>
              <w:marTop w:val="0"/>
              <w:marBottom w:val="0"/>
              <w:divBdr>
                <w:top w:val="none" w:sz="0" w:space="0" w:color="auto"/>
                <w:left w:val="none" w:sz="0" w:space="0" w:color="auto"/>
                <w:bottom w:val="none" w:sz="0" w:space="0" w:color="auto"/>
                <w:right w:val="none" w:sz="0" w:space="0" w:color="auto"/>
              </w:divBdr>
            </w:div>
            <w:div w:id="2037995297">
              <w:marLeft w:val="0"/>
              <w:marRight w:val="0"/>
              <w:marTop w:val="0"/>
              <w:marBottom w:val="0"/>
              <w:divBdr>
                <w:top w:val="none" w:sz="0" w:space="0" w:color="auto"/>
                <w:left w:val="none" w:sz="0" w:space="0" w:color="auto"/>
                <w:bottom w:val="none" w:sz="0" w:space="0" w:color="auto"/>
                <w:right w:val="none" w:sz="0" w:space="0" w:color="auto"/>
              </w:divBdr>
            </w:div>
            <w:div w:id="521094196">
              <w:marLeft w:val="0"/>
              <w:marRight w:val="0"/>
              <w:marTop w:val="0"/>
              <w:marBottom w:val="0"/>
              <w:divBdr>
                <w:top w:val="none" w:sz="0" w:space="0" w:color="auto"/>
                <w:left w:val="none" w:sz="0" w:space="0" w:color="auto"/>
                <w:bottom w:val="none" w:sz="0" w:space="0" w:color="auto"/>
                <w:right w:val="none" w:sz="0" w:space="0" w:color="auto"/>
              </w:divBdr>
            </w:div>
            <w:div w:id="393309271">
              <w:marLeft w:val="0"/>
              <w:marRight w:val="0"/>
              <w:marTop w:val="0"/>
              <w:marBottom w:val="0"/>
              <w:divBdr>
                <w:top w:val="none" w:sz="0" w:space="0" w:color="auto"/>
                <w:left w:val="none" w:sz="0" w:space="0" w:color="auto"/>
                <w:bottom w:val="none" w:sz="0" w:space="0" w:color="auto"/>
                <w:right w:val="none" w:sz="0" w:space="0" w:color="auto"/>
              </w:divBdr>
            </w:div>
            <w:div w:id="2055424588">
              <w:marLeft w:val="0"/>
              <w:marRight w:val="0"/>
              <w:marTop w:val="0"/>
              <w:marBottom w:val="0"/>
              <w:divBdr>
                <w:top w:val="none" w:sz="0" w:space="0" w:color="auto"/>
                <w:left w:val="none" w:sz="0" w:space="0" w:color="auto"/>
                <w:bottom w:val="none" w:sz="0" w:space="0" w:color="auto"/>
                <w:right w:val="none" w:sz="0" w:space="0" w:color="auto"/>
              </w:divBdr>
            </w:div>
            <w:div w:id="1664236123">
              <w:marLeft w:val="0"/>
              <w:marRight w:val="0"/>
              <w:marTop w:val="0"/>
              <w:marBottom w:val="0"/>
              <w:divBdr>
                <w:top w:val="none" w:sz="0" w:space="0" w:color="auto"/>
                <w:left w:val="none" w:sz="0" w:space="0" w:color="auto"/>
                <w:bottom w:val="none" w:sz="0" w:space="0" w:color="auto"/>
                <w:right w:val="none" w:sz="0" w:space="0" w:color="auto"/>
              </w:divBdr>
            </w:div>
            <w:div w:id="1373506276">
              <w:marLeft w:val="0"/>
              <w:marRight w:val="0"/>
              <w:marTop w:val="0"/>
              <w:marBottom w:val="0"/>
              <w:divBdr>
                <w:top w:val="none" w:sz="0" w:space="0" w:color="auto"/>
                <w:left w:val="none" w:sz="0" w:space="0" w:color="auto"/>
                <w:bottom w:val="none" w:sz="0" w:space="0" w:color="auto"/>
                <w:right w:val="none" w:sz="0" w:space="0" w:color="auto"/>
              </w:divBdr>
            </w:div>
            <w:div w:id="1335376889">
              <w:marLeft w:val="0"/>
              <w:marRight w:val="0"/>
              <w:marTop w:val="0"/>
              <w:marBottom w:val="0"/>
              <w:divBdr>
                <w:top w:val="none" w:sz="0" w:space="0" w:color="auto"/>
                <w:left w:val="none" w:sz="0" w:space="0" w:color="auto"/>
                <w:bottom w:val="none" w:sz="0" w:space="0" w:color="auto"/>
                <w:right w:val="none" w:sz="0" w:space="0" w:color="auto"/>
              </w:divBdr>
            </w:div>
            <w:div w:id="1765805440">
              <w:marLeft w:val="0"/>
              <w:marRight w:val="0"/>
              <w:marTop w:val="0"/>
              <w:marBottom w:val="0"/>
              <w:divBdr>
                <w:top w:val="none" w:sz="0" w:space="0" w:color="auto"/>
                <w:left w:val="none" w:sz="0" w:space="0" w:color="auto"/>
                <w:bottom w:val="none" w:sz="0" w:space="0" w:color="auto"/>
                <w:right w:val="none" w:sz="0" w:space="0" w:color="auto"/>
              </w:divBdr>
            </w:div>
            <w:div w:id="54401582">
              <w:marLeft w:val="0"/>
              <w:marRight w:val="0"/>
              <w:marTop w:val="0"/>
              <w:marBottom w:val="0"/>
              <w:divBdr>
                <w:top w:val="none" w:sz="0" w:space="0" w:color="auto"/>
                <w:left w:val="none" w:sz="0" w:space="0" w:color="auto"/>
                <w:bottom w:val="none" w:sz="0" w:space="0" w:color="auto"/>
                <w:right w:val="none" w:sz="0" w:space="0" w:color="auto"/>
              </w:divBdr>
            </w:div>
            <w:div w:id="1445006032">
              <w:marLeft w:val="0"/>
              <w:marRight w:val="0"/>
              <w:marTop w:val="0"/>
              <w:marBottom w:val="0"/>
              <w:divBdr>
                <w:top w:val="none" w:sz="0" w:space="0" w:color="auto"/>
                <w:left w:val="none" w:sz="0" w:space="0" w:color="auto"/>
                <w:bottom w:val="none" w:sz="0" w:space="0" w:color="auto"/>
                <w:right w:val="none" w:sz="0" w:space="0" w:color="auto"/>
              </w:divBdr>
            </w:div>
            <w:div w:id="1609922479">
              <w:marLeft w:val="0"/>
              <w:marRight w:val="0"/>
              <w:marTop w:val="0"/>
              <w:marBottom w:val="0"/>
              <w:divBdr>
                <w:top w:val="none" w:sz="0" w:space="0" w:color="auto"/>
                <w:left w:val="none" w:sz="0" w:space="0" w:color="auto"/>
                <w:bottom w:val="none" w:sz="0" w:space="0" w:color="auto"/>
                <w:right w:val="none" w:sz="0" w:space="0" w:color="auto"/>
              </w:divBdr>
            </w:div>
            <w:div w:id="252788292">
              <w:marLeft w:val="0"/>
              <w:marRight w:val="0"/>
              <w:marTop w:val="0"/>
              <w:marBottom w:val="0"/>
              <w:divBdr>
                <w:top w:val="none" w:sz="0" w:space="0" w:color="auto"/>
                <w:left w:val="none" w:sz="0" w:space="0" w:color="auto"/>
                <w:bottom w:val="none" w:sz="0" w:space="0" w:color="auto"/>
                <w:right w:val="none" w:sz="0" w:space="0" w:color="auto"/>
              </w:divBdr>
            </w:div>
            <w:div w:id="1168059136">
              <w:marLeft w:val="0"/>
              <w:marRight w:val="0"/>
              <w:marTop w:val="0"/>
              <w:marBottom w:val="0"/>
              <w:divBdr>
                <w:top w:val="none" w:sz="0" w:space="0" w:color="auto"/>
                <w:left w:val="none" w:sz="0" w:space="0" w:color="auto"/>
                <w:bottom w:val="none" w:sz="0" w:space="0" w:color="auto"/>
                <w:right w:val="none" w:sz="0" w:space="0" w:color="auto"/>
              </w:divBdr>
            </w:div>
            <w:div w:id="1125931020">
              <w:marLeft w:val="0"/>
              <w:marRight w:val="0"/>
              <w:marTop w:val="0"/>
              <w:marBottom w:val="0"/>
              <w:divBdr>
                <w:top w:val="none" w:sz="0" w:space="0" w:color="auto"/>
                <w:left w:val="none" w:sz="0" w:space="0" w:color="auto"/>
                <w:bottom w:val="none" w:sz="0" w:space="0" w:color="auto"/>
                <w:right w:val="none" w:sz="0" w:space="0" w:color="auto"/>
              </w:divBdr>
            </w:div>
            <w:div w:id="1647737591">
              <w:marLeft w:val="0"/>
              <w:marRight w:val="0"/>
              <w:marTop w:val="0"/>
              <w:marBottom w:val="0"/>
              <w:divBdr>
                <w:top w:val="none" w:sz="0" w:space="0" w:color="auto"/>
                <w:left w:val="none" w:sz="0" w:space="0" w:color="auto"/>
                <w:bottom w:val="none" w:sz="0" w:space="0" w:color="auto"/>
                <w:right w:val="none" w:sz="0" w:space="0" w:color="auto"/>
              </w:divBdr>
            </w:div>
            <w:div w:id="1966959854">
              <w:marLeft w:val="0"/>
              <w:marRight w:val="0"/>
              <w:marTop w:val="0"/>
              <w:marBottom w:val="0"/>
              <w:divBdr>
                <w:top w:val="none" w:sz="0" w:space="0" w:color="auto"/>
                <w:left w:val="none" w:sz="0" w:space="0" w:color="auto"/>
                <w:bottom w:val="none" w:sz="0" w:space="0" w:color="auto"/>
                <w:right w:val="none" w:sz="0" w:space="0" w:color="auto"/>
              </w:divBdr>
            </w:div>
            <w:div w:id="99566927">
              <w:marLeft w:val="0"/>
              <w:marRight w:val="0"/>
              <w:marTop w:val="0"/>
              <w:marBottom w:val="0"/>
              <w:divBdr>
                <w:top w:val="none" w:sz="0" w:space="0" w:color="auto"/>
                <w:left w:val="none" w:sz="0" w:space="0" w:color="auto"/>
                <w:bottom w:val="none" w:sz="0" w:space="0" w:color="auto"/>
                <w:right w:val="none" w:sz="0" w:space="0" w:color="auto"/>
              </w:divBdr>
            </w:div>
            <w:div w:id="2133743239">
              <w:marLeft w:val="0"/>
              <w:marRight w:val="0"/>
              <w:marTop w:val="0"/>
              <w:marBottom w:val="0"/>
              <w:divBdr>
                <w:top w:val="none" w:sz="0" w:space="0" w:color="auto"/>
                <w:left w:val="none" w:sz="0" w:space="0" w:color="auto"/>
                <w:bottom w:val="none" w:sz="0" w:space="0" w:color="auto"/>
                <w:right w:val="none" w:sz="0" w:space="0" w:color="auto"/>
              </w:divBdr>
            </w:div>
            <w:div w:id="638652089">
              <w:marLeft w:val="0"/>
              <w:marRight w:val="0"/>
              <w:marTop w:val="0"/>
              <w:marBottom w:val="0"/>
              <w:divBdr>
                <w:top w:val="none" w:sz="0" w:space="0" w:color="auto"/>
                <w:left w:val="none" w:sz="0" w:space="0" w:color="auto"/>
                <w:bottom w:val="none" w:sz="0" w:space="0" w:color="auto"/>
                <w:right w:val="none" w:sz="0" w:space="0" w:color="auto"/>
              </w:divBdr>
            </w:div>
            <w:div w:id="1403867818">
              <w:marLeft w:val="0"/>
              <w:marRight w:val="0"/>
              <w:marTop w:val="0"/>
              <w:marBottom w:val="0"/>
              <w:divBdr>
                <w:top w:val="none" w:sz="0" w:space="0" w:color="auto"/>
                <w:left w:val="none" w:sz="0" w:space="0" w:color="auto"/>
                <w:bottom w:val="none" w:sz="0" w:space="0" w:color="auto"/>
                <w:right w:val="none" w:sz="0" w:space="0" w:color="auto"/>
              </w:divBdr>
            </w:div>
            <w:div w:id="1579437719">
              <w:marLeft w:val="0"/>
              <w:marRight w:val="0"/>
              <w:marTop w:val="0"/>
              <w:marBottom w:val="0"/>
              <w:divBdr>
                <w:top w:val="none" w:sz="0" w:space="0" w:color="auto"/>
                <w:left w:val="none" w:sz="0" w:space="0" w:color="auto"/>
                <w:bottom w:val="none" w:sz="0" w:space="0" w:color="auto"/>
                <w:right w:val="none" w:sz="0" w:space="0" w:color="auto"/>
              </w:divBdr>
            </w:div>
            <w:div w:id="99420608">
              <w:marLeft w:val="0"/>
              <w:marRight w:val="0"/>
              <w:marTop w:val="0"/>
              <w:marBottom w:val="0"/>
              <w:divBdr>
                <w:top w:val="none" w:sz="0" w:space="0" w:color="auto"/>
                <w:left w:val="none" w:sz="0" w:space="0" w:color="auto"/>
                <w:bottom w:val="none" w:sz="0" w:space="0" w:color="auto"/>
                <w:right w:val="none" w:sz="0" w:space="0" w:color="auto"/>
              </w:divBdr>
            </w:div>
            <w:div w:id="369494466">
              <w:marLeft w:val="0"/>
              <w:marRight w:val="0"/>
              <w:marTop w:val="0"/>
              <w:marBottom w:val="0"/>
              <w:divBdr>
                <w:top w:val="none" w:sz="0" w:space="0" w:color="auto"/>
                <w:left w:val="none" w:sz="0" w:space="0" w:color="auto"/>
                <w:bottom w:val="none" w:sz="0" w:space="0" w:color="auto"/>
                <w:right w:val="none" w:sz="0" w:space="0" w:color="auto"/>
              </w:divBdr>
            </w:div>
            <w:div w:id="1718240295">
              <w:marLeft w:val="0"/>
              <w:marRight w:val="0"/>
              <w:marTop w:val="0"/>
              <w:marBottom w:val="0"/>
              <w:divBdr>
                <w:top w:val="none" w:sz="0" w:space="0" w:color="auto"/>
                <w:left w:val="none" w:sz="0" w:space="0" w:color="auto"/>
                <w:bottom w:val="none" w:sz="0" w:space="0" w:color="auto"/>
                <w:right w:val="none" w:sz="0" w:space="0" w:color="auto"/>
              </w:divBdr>
            </w:div>
            <w:div w:id="901260100">
              <w:marLeft w:val="0"/>
              <w:marRight w:val="0"/>
              <w:marTop w:val="0"/>
              <w:marBottom w:val="0"/>
              <w:divBdr>
                <w:top w:val="none" w:sz="0" w:space="0" w:color="auto"/>
                <w:left w:val="none" w:sz="0" w:space="0" w:color="auto"/>
                <w:bottom w:val="none" w:sz="0" w:space="0" w:color="auto"/>
                <w:right w:val="none" w:sz="0" w:space="0" w:color="auto"/>
              </w:divBdr>
            </w:div>
            <w:div w:id="118302508">
              <w:marLeft w:val="0"/>
              <w:marRight w:val="0"/>
              <w:marTop w:val="0"/>
              <w:marBottom w:val="0"/>
              <w:divBdr>
                <w:top w:val="none" w:sz="0" w:space="0" w:color="auto"/>
                <w:left w:val="none" w:sz="0" w:space="0" w:color="auto"/>
                <w:bottom w:val="none" w:sz="0" w:space="0" w:color="auto"/>
                <w:right w:val="none" w:sz="0" w:space="0" w:color="auto"/>
              </w:divBdr>
            </w:div>
            <w:div w:id="1494101329">
              <w:marLeft w:val="0"/>
              <w:marRight w:val="0"/>
              <w:marTop w:val="0"/>
              <w:marBottom w:val="0"/>
              <w:divBdr>
                <w:top w:val="none" w:sz="0" w:space="0" w:color="auto"/>
                <w:left w:val="none" w:sz="0" w:space="0" w:color="auto"/>
                <w:bottom w:val="none" w:sz="0" w:space="0" w:color="auto"/>
                <w:right w:val="none" w:sz="0" w:space="0" w:color="auto"/>
              </w:divBdr>
            </w:div>
            <w:div w:id="316109159">
              <w:marLeft w:val="0"/>
              <w:marRight w:val="0"/>
              <w:marTop w:val="0"/>
              <w:marBottom w:val="0"/>
              <w:divBdr>
                <w:top w:val="none" w:sz="0" w:space="0" w:color="auto"/>
                <w:left w:val="none" w:sz="0" w:space="0" w:color="auto"/>
                <w:bottom w:val="none" w:sz="0" w:space="0" w:color="auto"/>
                <w:right w:val="none" w:sz="0" w:space="0" w:color="auto"/>
              </w:divBdr>
            </w:div>
            <w:div w:id="688720459">
              <w:marLeft w:val="0"/>
              <w:marRight w:val="0"/>
              <w:marTop w:val="0"/>
              <w:marBottom w:val="0"/>
              <w:divBdr>
                <w:top w:val="none" w:sz="0" w:space="0" w:color="auto"/>
                <w:left w:val="none" w:sz="0" w:space="0" w:color="auto"/>
                <w:bottom w:val="none" w:sz="0" w:space="0" w:color="auto"/>
                <w:right w:val="none" w:sz="0" w:space="0" w:color="auto"/>
              </w:divBdr>
            </w:div>
            <w:div w:id="1794400490">
              <w:marLeft w:val="0"/>
              <w:marRight w:val="0"/>
              <w:marTop w:val="0"/>
              <w:marBottom w:val="0"/>
              <w:divBdr>
                <w:top w:val="none" w:sz="0" w:space="0" w:color="auto"/>
                <w:left w:val="none" w:sz="0" w:space="0" w:color="auto"/>
                <w:bottom w:val="none" w:sz="0" w:space="0" w:color="auto"/>
                <w:right w:val="none" w:sz="0" w:space="0" w:color="auto"/>
              </w:divBdr>
            </w:div>
            <w:div w:id="133378007">
              <w:marLeft w:val="0"/>
              <w:marRight w:val="0"/>
              <w:marTop w:val="0"/>
              <w:marBottom w:val="0"/>
              <w:divBdr>
                <w:top w:val="none" w:sz="0" w:space="0" w:color="auto"/>
                <w:left w:val="none" w:sz="0" w:space="0" w:color="auto"/>
                <w:bottom w:val="none" w:sz="0" w:space="0" w:color="auto"/>
                <w:right w:val="none" w:sz="0" w:space="0" w:color="auto"/>
              </w:divBdr>
            </w:div>
            <w:div w:id="1354917781">
              <w:marLeft w:val="0"/>
              <w:marRight w:val="0"/>
              <w:marTop w:val="0"/>
              <w:marBottom w:val="0"/>
              <w:divBdr>
                <w:top w:val="none" w:sz="0" w:space="0" w:color="auto"/>
                <w:left w:val="none" w:sz="0" w:space="0" w:color="auto"/>
                <w:bottom w:val="none" w:sz="0" w:space="0" w:color="auto"/>
                <w:right w:val="none" w:sz="0" w:space="0" w:color="auto"/>
              </w:divBdr>
            </w:div>
            <w:div w:id="1495610326">
              <w:marLeft w:val="0"/>
              <w:marRight w:val="0"/>
              <w:marTop w:val="0"/>
              <w:marBottom w:val="0"/>
              <w:divBdr>
                <w:top w:val="none" w:sz="0" w:space="0" w:color="auto"/>
                <w:left w:val="none" w:sz="0" w:space="0" w:color="auto"/>
                <w:bottom w:val="none" w:sz="0" w:space="0" w:color="auto"/>
                <w:right w:val="none" w:sz="0" w:space="0" w:color="auto"/>
              </w:divBdr>
            </w:div>
            <w:div w:id="525750453">
              <w:marLeft w:val="0"/>
              <w:marRight w:val="0"/>
              <w:marTop w:val="0"/>
              <w:marBottom w:val="0"/>
              <w:divBdr>
                <w:top w:val="none" w:sz="0" w:space="0" w:color="auto"/>
                <w:left w:val="none" w:sz="0" w:space="0" w:color="auto"/>
                <w:bottom w:val="none" w:sz="0" w:space="0" w:color="auto"/>
                <w:right w:val="none" w:sz="0" w:space="0" w:color="auto"/>
              </w:divBdr>
            </w:div>
            <w:div w:id="1066338170">
              <w:marLeft w:val="0"/>
              <w:marRight w:val="0"/>
              <w:marTop w:val="0"/>
              <w:marBottom w:val="0"/>
              <w:divBdr>
                <w:top w:val="none" w:sz="0" w:space="0" w:color="auto"/>
                <w:left w:val="none" w:sz="0" w:space="0" w:color="auto"/>
                <w:bottom w:val="none" w:sz="0" w:space="0" w:color="auto"/>
                <w:right w:val="none" w:sz="0" w:space="0" w:color="auto"/>
              </w:divBdr>
            </w:div>
            <w:div w:id="1862738726">
              <w:marLeft w:val="0"/>
              <w:marRight w:val="0"/>
              <w:marTop w:val="0"/>
              <w:marBottom w:val="0"/>
              <w:divBdr>
                <w:top w:val="none" w:sz="0" w:space="0" w:color="auto"/>
                <w:left w:val="none" w:sz="0" w:space="0" w:color="auto"/>
                <w:bottom w:val="none" w:sz="0" w:space="0" w:color="auto"/>
                <w:right w:val="none" w:sz="0" w:space="0" w:color="auto"/>
              </w:divBdr>
            </w:div>
            <w:div w:id="110436434">
              <w:marLeft w:val="0"/>
              <w:marRight w:val="0"/>
              <w:marTop w:val="0"/>
              <w:marBottom w:val="0"/>
              <w:divBdr>
                <w:top w:val="none" w:sz="0" w:space="0" w:color="auto"/>
                <w:left w:val="none" w:sz="0" w:space="0" w:color="auto"/>
                <w:bottom w:val="none" w:sz="0" w:space="0" w:color="auto"/>
                <w:right w:val="none" w:sz="0" w:space="0" w:color="auto"/>
              </w:divBdr>
            </w:div>
            <w:div w:id="2052873518">
              <w:marLeft w:val="0"/>
              <w:marRight w:val="0"/>
              <w:marTop w:val="0"/>
              <w:marBottom w:val="0"/>
              <w:divBdr>
                <w:top w:val="none" w:sz="0" w:space="0" w:color="auto"/>
                <w:left w:val="none" w:sz="0" w:space="0" w:color="auto"/>
                <w:bottom w:val="none" w:sz="0" w:space="0" w:color="auto"/>
                <w:right w:val="none" w:sz="0" w:space="0" w:color="auto"/>
              </w:divBdr>
            </w:div>
            <w:div w:id="1521121401">
              <w:marLeft w:val="0"/>
              <w:marRight w:val="0"/>
              <w:marTop w:val="0"/>
              <w:marBottom w:val="0"/>
              <w:divBdr>
                <w:top w:val="none" w:sz="0" w:space="0" w:color="auto"/>
                <w:left w:val="none" w:sz="0" w:space="0" w:color="auto"/>
                <w:bottom w:val="none" w:sz="0" w:space="0" w:color="auto"/>
                <w:right w:val="none" w:sz="0" w:space="0" w:color="auto"/>
              </w:divBdr>
            </w:div>
            <w:div w:id="1839227144">
              <w:marLeft w:val="0"/>
              <w:marRight w:val="0"/>
              <w:marTop w:val="0"/>
              <w:marBottom w:val="0"/>
              <w:divBdr>
                <w:top w:val="none" w:sz="0" w:space="0" w:color="auto"/>
                <w:left w:val="none" w:sz="0" w:space="0" w:color="auto"/>
                <w:bottom w:val="none" w:sz="0" w:space="0" w:color="auto"/>
                <w:right w:val="none" w:sz="0" w:space="0" w:color="auto"/>
              </w:divBdr>
            </w:div>
            <w:div w:id="410740972">
              <w:marLeft w:val="0"/>
              <w:marRight w:val="0"/>
              <w:marTop w:val="0"/>
              <w:marBottom w:val="0"/>
              <w:divBdr>
                <w:top w:val="none" w:sz="0" w:space="0" w:color="auto"/>
                <w:left w:val="none" w:sz="0" w:space="0" w:color="auto"/>
                <w:bottom w:val="none" w:sz="0" w:space="0" w:color="auto"/>
                <w:right w:val="none" w:sz="0" w:space="0" w:color="auto"/>
              </w:divBdr>
            </w:div>
            <w:div w:id="1539928782">
              <w:marLeft w:val="0"/>
              <w:marRight w:val="0"/>
              <w:marTop w:val="0"/>
              <w:marBottom w:val="0"/>
              <w:divBdr>
                <w:top w:val="none" w:sz="0" w:space="0" w:color="auto"/>
                <w:left w:val="none" w:sz="0" w:space="0" w:color="auto"/>
                <w:bottom w:val="none" w:sz="0" w:space="0" w:color="auto"/>
                <w:right w:val="none" w:sz="0" w:space="0" w:color="auto"/>
              </w:divBdr>
            </w:div>
            <w:div w:id="2097630444">
              <w:marLeft w:val="0"/>
              <w:marRight w:val="0"/>
              <w:marTop w:val="0"/>
              <w:marBottom w:val="0"/>
              <w:divBdr>
                <w:top w:val="none" w:sz="0" w:space="0" w:color="auto"/>
                <w:left w:val="none" w:sz="0" w:space="0" w:color="auto"/>
                <w:bottom w:val="none" w:sz="0" w:space="0" w:color="auto"/>
                <w:right w:val="none" w:sz="0" w:space="0" w:color="auto"/>
              </w:divBdr>
            </w:div>
            <w:div w:id="440801203">
              <w:marLeft w:val="0"/>
              <w:marRight w:val="0"/>
              <w:marTop w:val="0"/>
              <w:marBottom w:val="0"/>
              <w:divBdr>
                <w:top w:val="none" w:sz="0" w:space="0" w:color="auto"/>
                <w:left w:val="none" w:sz="0" w:space="0" w:color="auto"/>
                <w:bottom w:val="none" w:sz="0" w:space="0" w:color="auto"/>
                <w:right w:val="none" w:sz="0" w:space="0" w:color="auto"/>
              </w:divBdr>
            </w:div>
            <w:div w:id="1061750758">
              <w:marLeft w:val="0"/>
              <w:marRight w:val="0"/>
              <w:marTop w:val="0"/>
              <w:marBottom w:val="0"/>
              <w:divBdr>
                <w:top w:val="none" w:sz="0" w:space="0" w:color="auto"/>
                <w:left w:val="none" w:sz="0" w:space="0" w:color="auto"/>
                <w:bottom w:val="none" w:sz="0" w:space="0" w:color="auto"/>
                <w:right w:val="none" w:sz="0" w:space="0" w:color="auto"/>
              </w:divBdr>
            </w:div>
            <w:div w:id="524750259">
              <w:marLeft w:val="0"/>
              <w:marRight w:val="0"/>
              <w:marTop w:val="0"/>
              <w:marBottom w:val="0"/>
              <w:divBdr>
                <w:top w:val="none" w:sz="0" w:space="0" w:color="auto"/>
                <w:left w:val="none" w:sz="0" w:space="0" w:color="auto"/>
                <w:bottom w:val="none" w:sz="0" w:space="0" w:color="auto"/>
                <w:right w:val="none" w:sz="0" w:space="0" w:color="auto"/>
              </w:divBdr>
            </w:div>
            <w:div w:id="400447611">
              <w:marLeft w:val="0"/>
              <w:marRight w:val="0"/>
              <w:marTop w:val="0"/>
              <w:marBottom w:val="0"/>
              <w:divBdr>
                <w:top w:val="none" w:sz="0" w:space="0" w:color="auto"/>
                <w:left w:val="none" w:sz="0" w:space="0" w:color="auto"/>
                <w:bottom w:val="none" w:sz="0" w:space="0" w:color="auto"/>
                <w:right w:val="none" w:sz="0" w:space="0" w:color="auto"/>
              </w:divBdr>
            </w:div>
            <w:div w:id="221333507">
              <w:marLeft w:val="0"/>
              <w:marRight w:val="0"/>
              <w:marTop w:val="0"/>
              <w:marBottom w:val="0"/>
              <w:divBdr>
                <w:top w:val="none" w:sz="0" w:space="0" w:color="auto"/>
                <w:left w:val="none" w:sz="0" w:space="0" w:color="auto"/>
                <w:bottom w:val="none" w:sz="0" w:space="0" w:color="auto"/>
                <w:right w:val="none" w:sz="0" w:space="0" w:color="auto"/>
              </w:divBdr>
            </w:div>
            <w:div w:id="748501392">
              <w:marLeft w:val="0"/>
              <w:marRight w:val="0"/>
              <w:marTop w:val="0"/>
              <w:marBottom w:val="0"/>
              <w:divBdr>
                <w:top w:val="none" w:sz="0" w:space="0" w:color="auto"/>
                <w:left w:val="none" w:sz="0" w:space="0" w:color="auto"/>
                <w:bottom w:val="none" w:sz="0" w:space="0" w:color="auto"/>
                <w:right w:val="none" w:sz="0" w:space="0" w:color="auto"/>
              </w:divBdr>
            </w:div>
            <w:div w:id="1413040369">
              <w:marLeft w:val="0"/>
              <w:marRight w:val="0"/>
              <w:marTop w:val="0"/>
              <w:marBottom w:val="0"/>
              <w:divBdr>
                <w:top w:val="none" w:sz="0" w:space="0" w:color="auto"/>
                <w:left w:val="none" w:sz="0" w:space="0" w:color="auto"/>
                <w:bottom w:val="none" w:sz="0" w:space="0" w:color="auto"/>
                <w:right w:val="none" w:sz="0" w:space="0" w:color="auto"/>
              </w:divBdr>
            </w:div>
            <w:div w:id="1796022877">
              <w:marLeft w:val="0"/>
              <w:marRight w:val="0"/>
              <w:marTop w:val="0"/>
              <w:marBottom w:val="0"/>
              <w:divBdr>
                <w:top w:val="none" w:sz="0" w:space="0" w:color="auto"/>
                <w:left w:val="none" w:sz="0" w:space="0" w:color="auto"/>
                <w:bottom w:val="none" w:sz="0" w:space="0" w:color="auto"/>
                <w:right w:val="none" w:sz="0" w:space="0" w:color="auto"/>
              </w:divBdr>
            </w:div>
            <w:div w:id="1797480471">
              <w:marLeft w:val="0"/>
              <w:marRight w:val="0"/>
              <w:marTop w:val="0"/>
              <w:marBottom w:val="0"/>
              <w:divBdr>
                <w:top w:val="none" w:sz="0" w:space="0" w:color="auto"/>
                <w:left w:val="none" w:sz="0" w:space="0" w:color="auto"/>
                <w:bottom w:val="none" w:sz="0" w:space="0" w:color="auto"/>
                <w:right w:val="none" w:sz="0" w:space="0" w:color="auto"/>
              </w:divBdr>
            </w:div>
            <w:div w:id="2037002255">
              <w:marLeft w:val="0"/>
              <w:marRight w:val="0"/>
              <w:marTop w:val="0"/>
              <w:marBottom w:val="0"/>
              <w:divBdr>
                <w:top w:val="none" w:sz="0" w:space="0" w:color="auto"/>
                <w:left w:val="none" w:sz="0" w:space="0" w:color="auto"/>
                <w:bottom w:val="none" w:sz="0" w:space="0" w:color="auto"/>
                <w:right w:val="none" w:sz="0" w:space="0" w:color="auto"/>
              </w:divBdr>
            </w:div>
            <w:div w:id="1337610601">
              <w:marLeft w:val="0"/>
              <w:marRight w:val="0"/>
              <w:marTop w:val="0"/>
              <w:marBottom w:val="0"/>
              <w:divBdr>
                <w:top w:val="none" w:sz="0" w:space="0" w:color="auto"/>
                <w:left w:val="none" w:sz="0" w:space="0" w:color="auto"/>
                <w:bottom w:val="none" w:sz="0" w:space="0" w:color="auto"/>
                <w:right w:val="none" w:sz="0" w:space="0" w:color="auto"/>
              </w:divBdr>
            </w:div>
            <w:div w:id="1221940034">
              <w:marLeft w:val="0"/>
              <w:marRight w:val="0"/>
              <w:marTop w:val="0"/>
              <w:marBottom w:val="0"/>
              <w:divBdr>
                <w:top w:val="none" w:sz="0" w:space="0" w:color="auto"/>
                <w:left w:val="none" w:sz="0" w:space="0" w:color="auto"/>
                <w:bottom w:val="none" w:sz="0" w:space="0" w:color="auto"/>
                <w:right w:val="none" w:sz="0" w:space="0" w:color="auto"/>
              </w:divBdr>
            </w:div>
            <w:div w:id="927231540">
              <w:marLeft w:val="0"/>
              <w:marRight w:val="0"/>
              <w:marTop w:val="0"/>
              <w:marBottom w:val="0"/>
              <w:divBdr>
                <w:top w:val="none" w:sz="0" w:space="0" w:color="auto"/>
                <w:left w:val="none" w:sz="0" w:space="0" w:color="auto"/>
                <w:bottom w:val="none" w:sz="0" w:space="0" w:color="auto"/>
                <w:right w:val="none" w:sz="0" w:space="0" w:color="auto"/>
              </w:divBdr>
            </w:div>
            <w:div w:id="1555775936">
              <w:marLeft w:val="0"/>
              <w:marRight w:val="0"/>
              <w:marTop w:val="0"/>
              <w:marBottom w:val="0"/>
              <w:divBdr>
                <w:top w:val="none" w:sz="0" w:space="0" w:color="auto"/>
                <w:left w:val="none" w:sz="0" w:space="0" w:color="auto"/>
                <w:bottom w:val="none" w:sz="0" w:space="0" w:color="auto"/>
                <w:right w:val="none" w:sz="0" w:space="0" w:color="auto"/>
              </w:divBdr>
            </w:div>
            <w:div w:id="180705056">
              <w:marLeft w:val="0"/>
              <w:marRight w:val="0"/>
              <w:marTop w:val="0"/>
              <w:marBottom w:val="0"/>
              <w:divBdr>
                <w:top w:val="none" w:sz="0" w:space="0" w:color="auto"/>
                <w:left w:val="none" w:sz="0" w:space="0" w:color="auto"/>
                <w:bottom w:val="none" w:sz="0" w:space="0" w:color="auto"/>
                <w:right w:val="none" w:sz="0" w:space="0" w:color="auto"/>
              </w:divBdr>
            </w:div>
            <w:div w:id="195895622">
              <w:marLeft w:val="0"/>
              <w:marRight w:val="0"/>
              <w:marTop w:val="0"/>
              <w:marBottom w:val="0"/>
              <w:divBdr>
                <w:top w:val="none" w:sz="0" w:space="0" w:color="auto"/>
                <w:left w:val="none" w:sz="0" w:space="0" w:color="auto"/>
                <w:bottom w:val="none" w:sz="0" w:space="0" w:color="auto"/>
                <w:right w:val="none" w:sz="0" w:space="0" w:color="auto"/>
              </w:divBdr>
            </w:div>
            <w:div w:id="40711718">
              <w:marLeft w:val="0"/>
              <w:marRight w:val="0"/>
              <w:marTop w:val="0"/>
              <w:marBottom w:val="0"/>
              <w:divBdr>
                <w:top w:val="none" w:sz="0" w:space="0" w:color="auto"/>
                <w:left w:val="none" w:sz="0" w:space="0" w:color="auto"/>
                <w:bottom w:val="none" w:sz="0" w:space="0" w:color="auto"/>
                <w:right w:val="none" w:sz="0" w:space="0" w:color="auto"/>
              </w:divBdr>
            </w:div>
            <w:div w:id="1712682224">
              <w:marLeft w:val="0"/>
              <w:marRight w:val="0"/>
              <w:marTop w:val="0"/>
              <w:marBottom w:val="0"/>
              <w:divBdr>
                <w:top w:val="none" w:sz="0" w:space="0" w:color="auto"/>
                <w:left w:val="none" w:sz="0" w:space="0" w:color="auto"/>
                <w:bottom w:val="none" w:sz="0" w:space="0" w:color="auto"/>
                <w:right w:val="none" w:sz="0" w:space="0" w:color="auto"/>
              </w:divBdr>
            </w:div>
            <w:div w:id="1085490643">
              <w:marLeft w:val="0"/>
              <w:marRight w:val="0"/>
              <w:marTop w:val="0"/>
              <w:marBottom w:val="0"/>
              <w:divBdr>
                <w:top w:val="none" w:sz="0" w:space="0" w:color="auto"/>
                <w:left w:val="none" w:sz="0" w:space="0" w:color="auto"/>
                <w:bottom w:val="none" w:sz="0" w:space="0" w:color="auto"/>
                <w:right w:val="none" w:sz="0" w:space="0" w:color="auto"/>
              </w:divBdr>
            </w:div>
            <w:div w:id="1465196978">
              <w:marLeft w:val="0"/>
              <w:marRight w:val="0"/>
              <w:marTop w:val="0"/>
              <w:marBottom w:val="0"/>
              <w:divBdr>
                <w:top w:val="none" w:sz="0" w:space="0" w:color="auto"/>
                <w:left w:val="none" w:sz="0" w:space="0" w:color="auto"/>
                <w:bottom w:val="none" w:sz="0" w:space="0" w:color="auto"/>
                <w:right w:val="none" w:sz="0" w:space="0" w:color="auto"/>
              </w:divBdr>
            </w:div>
            <w:div w:id="825246889">
              <w:marLeft w:val="0"/>
              <w:marRight w:val="0"/>
              <w:marTop w:val="0"/>
              <w:marBottom w:val="0"/>
              <w:divBdr>
                <w:top w:val="none" w:sz="0" w:space="0" w:color="auto"/>
                <w:left w:val="none" w:sz="0" w:space="0" w:color="auto"/>
                <w:bottom w:val="none" w:sz="0" w:space="0" w:color="auto"/>
                <w:right w:val="none" w:sz="0" w:space="0" w:color="auto"/>
              </w:divBdr>
            </w:div>
            <w:div w:id="446697811">
              <w:marLeft w:val="0"/>
              <w:marRight w:val="0"/>
              <w:marTop w:val="0"/>
              <w:marBottom w:val="0"/>
              <w:divBdr>
                <w:top w:val="none" w:sz="0" w:space="0" w:color="auto"/>
                <w:left w:val="none" w:sz="0" w:space="0" w:color="auto"/>
                <w:bottom w:val="none" w:sz="0" w:space="0" w:color="auto"/>
                <w:right w:val="none" w:sz="0" w:space="0" w:color="auto"/>
              </w:divBdr>
            </w:div>
            <w:div w:id="443499802">
              <w:marLeft w:val="0"/>
              <w:marRight w:val="0"/>
              <w:marTop w:val="0"/>
              <w:marBottom w:val="0"/>
              <w:divBdr>
                <w:top w:val="none" w:sz="0" w:space="0" w:color="auto"/>
                <w:left w:val="none" w:sz="0" w:space="0" w:color="auto"/>
                <w:bottom w:val="none" w:sz="0" w:space="0" w:color="auto"/>
                <w:right w:val="none" w:sz="0" w:space="0" w:color="auto"/>
              </w:divBdr>
            </w:div>
            <w:div w:id="178158384">
              <w:marLeft w:val="0"/>
              <w:marRight w:val="0"/>
              <w:marTop w:val="0"/>
              <w:marBottom w:val="0"/>
              <w:divBdr>
                <w:top w:val="none" w:sz="0" w:space="0" w:color="auto"/>
                <w:left w:val="none" w:sz="0" w:space="0" w:color="auto"/>
                <w:bottom w:val="none" w:sz="0" w:space="0" w:color="auto"/>
                <w:right w:val="none" w:sz="0" w:space="0" w:color="auto"/>
              </w:divBdr>
            </w:div>
            <w:div w:id="221983280">
              <w:marLeft w:val="0"/>
              <w:marRight w:val="0"/>
              <w:marTop w:val="0"/>
              <w:marBottom w:val="0"/>
              <w:divBdr>
                <w:top w:val="none" w:sz="0" w:space="0" w:color="auto"/>
                <w:left w:val="none" w:sz="0" w:space="0" w:color="auto"/>
                <w:bottom w:val="none" w:sz="0" w:space="0" w:color="auto"/>
                <w:right w:val="none" w:sz="0" w:space="0" w:color="auto"/>
              </w:divBdr>
            </w:div>
            <w:div w:id="1804809002">
              <w:marLeft w:val="0"/>
              <w:marRight w:val="0"/>
              <w:marTop w:val="0"/>
              <w:marBottom w:val="0"/>
              <w:divBdr>
                <w:top w:val="none" w:sz="0" w:space="0" w:color="auto"/>
                <w:left w:val="none" w:sz="0" w:space="0" w:color="auto"/>
                <w:bottom w:val="none" w:sz="0" w:space="0" w:color="auto"/>
                <w:right w:val="none" w:sz="0" w:space="0" w:color="auto"/>
              </w:divBdr>
            </w:div>
            <w:div w:id="1468474364">
              <w:marLeft w:val="0"/>
              <w:marRight w:val="0"/>
              <w:marTop w:val="0"/>
              <w:marBottom w:val="0"/>
              <w:divBdr>
                <w:top w:val="none" w:sz="0" w:space="0" w:color="auto"/>
                <w:left w:val="none" w:sz="0" w:space="0" w:color="auto"/>
                <w:bottom w:val="none" w:sz="0" w:space="0" w:color="auto"/>
                <w:right w:val="none" w:sz="0" w:space="0" w:color="auto"/>
              </w:divBdr>
            </w:div>
            <w:div w:id="184176300">
              <w:marLeft w:val="0"/>
              <w:marRight w:val="0"/>
              <w:marTop w:val="0"/>
              <w:marBottom w:val="0"/>
              <w:divBdr>
                <w:top w:val="none" w:sz="0" w:space="0" w:color="auto"/>
                <w:left w:val="none" w:sz="0" w:space="0" w:color="auto"/>
                <w:bottom w:val="none" w:sz="0" w:space="0" w:color="auto"/>
                <w:right w:val="none" w:sz="0" w:space="0" w:color="auto"/>
              </w:divBdr>
            </w:div>
            <w:div w:id="1181554874">
              <w:marLeft w:val="0"/>
              <w:marRight w:val="0"/>
              <w:marTop w:val="0"/>
              <w:marBottom w:val="0"/>
              <w:divBdr>
                <w:top w:val="none" w:sz="0" w:space="0" w:color="auto"/>
                <w:left w:val="none" w:sz="0" w:space="0" w:color="auto"/>
                <w:bottom w:val="none" w:sz="0" w:space="0" w:color="auto"/>
                <w:right w:val="none" w:sz="0" w:space="0" w:color="auto"/>
              </w:divBdr>
            </w:div>
            <w:div w:id="370374815">
              <w:marLeft w:val="0"/>
              <w:marRight w:val="0"/>
              <w:marTop w:val="0"/>
              <w:marBottom w:val="0"/>
              <w:divBdr>
                <w:top w:val="none" w:sz="0" w:space="0" w:color="auto"/>
                <w:left w:val="none" w:sz="0" w:space="0" w:color="auto"/>
                <w:bottom w:val="none" w:sz="0" w:space="0" w:color="auto"/>
                <w:right w:val="none" w:sz="0" w:space="0" w:color="auto"/>
              </w:divBdr>
            </w:div>
            <w:div w:id="363097648">
              <w:marLeft w:val="0"/>
              <w:marRight w:val="0"/>
              <w:marTop w:val="0"/>
              <w:marBottom w:val="0"/>
              <w:divBdr>
                <w:top w:val="none" w:sz="0" w:space="0" w:color="auto"/>
                <w:left w:val="none" w:sz="0" w:space="0" w:color="auto"/>
                <w:bottom w:val="none" w:sz="0" w:space="0" w:color="auto"/>
                <w:right w:val="none" w:sz="0" w:space="0" w:color="auto"/>
              </w:divBdr>
            </w:div>
            <w:div w:id="1508054291">
              <w:marLeft w:val="0"/>
              <w:marRight w:val="0"/>
              <w:marTop w:val="0"/>
              <w:marBottom w:val="0"/>
              <w:divBdr>
                <w:top w:val="none" w:sz="0" w:space="0" w:color="auto"/>
                <w:left w:val="none" w:sz="0" w:space="0" w:color="auto"/>
                <w:bottom w:val="none" w:sz="0" w:space="0" w:color="auto"/>
                <w:right w:val="none" w:sz="0" w:space="0" w:color="auto"/>
              </w:divBdr>
            </w:div>
            <w:div w:id="229998101">
              <w:marLeft w:val="0"/>
              <w:marRight w:val="0"/>
              <w:marTop w:val="0"/>
              <w:marBottom w:val="0"/>
              <w:divBdr>
                <w:top w:val="none" w:sz="0" w:space="0" w:color="auto"/>
                <w:left w:val="none" w:sz="0" w:space="0" w:color="auto"/>
                <w:bottom w:val="none" w:sz="0" w:space="0" w:color="auto"/>
                <w:right w:val="none" w:sz="0" w:space="0" w:color="auto"/>
              </w:divBdr>
            </w:div>
            <w:div w:id="109981276">
              <w:marLeft w:val="0"/>
              <w:marRight w:val="0"/>
              <w:marTop w:val="0"/>
              <w:marBottom w:val="0"/>
              <w:divBdr>
                <w:top w:val="none" w:sz="0" w:space="0" w:color="auto"/>
                <w:left w:val="none" w:sz="0" w:space="0" w:color="auto"/>
                <w:bottom w:val="none" w:sz="0" w:space="0" w:color="auto"/>
                <w:right w:val="none" w:sz="0" w:space="0" w:color="auto"/>
              </w:divBdr>
            </w:div>
            <w:div w:id="46729812">
              <w:marLeft w:val="0"/>
              <w:marRight w:val="0"/>
              <w:marTop w:val="0"/>
              <w:marBottom w:val="0"/>
              <w:divBdr>
                <w:top w:val="none" w:sz="0" w:space="0" w:color="auto"/>
                <w:left w:val="none" w:sz="0" w:space="0" w:color="auto"/>
                <w:bottom w:val="none" w:sz="0" w:space="0" w:color="auto"/>
                <w:right w:val="none" w:sz="0" w:space="0" w:color="auto"/>
              </w:divBdr>
            </w:div>
            <w:div w:id="1190951659">
              <w:marLeft w:val="0"/>
              <w:marRight w:val="0"/>
              <w:marTop w:val="0"/>
              <w:marBottom w:val="0"/>
              <w:divBdr>
                <w:top w:val="none" w:sz="0" w:space="0" w:color="auto"/>
                <w:left w:val="none" w:sz="0" w:space="0" w:color="auto"/>
                <w:bottom w:val="none" w:sz="0" w:space="0" w:color="auto"/>
                <w:right w:val="none" w:sz="0" w:space="0" w:color="auto"/>
              </w:divBdr>
            </w:div>
            <w:div w:id="884292923">
              <w:marLeft w:val="0"/>
              <w:marRight w:val="0"/>
              <w:marTop w:val="0"/>
              <w:marBottom w:val="0"/>
              <w:divBdr>
                <w:top w:val="none" w:sz="0" w:space="0" w:color="auto"/>
                <w:left w:val="none" w:sz="0" w:space="0" w:color="auto"/>
                <w:bottom w:val="none" w:sz="0" w:space="0" w:color="auto"/>
                <w:right w:val="none" w:sz="0" w:space="0" w:color="auto"/>
              </w:divBdr>
            </w:div>
            <w:div w:id="666902596">
              <w:marLeft w:val="0"/>
              <w:marRight w:val="0"/>
              <w:marTop w:val="0"/>
              <w:marBottom w:val="0"/>
              <w:divBdr>
                <w:top w:val="none" w:sz="0" w:space="0" w:color="auto"/>
                <w:left w:val="none" w:sz="0" w:space="0" w:color="auto"/>
                <w:bottom w:val="none" w:sz="0" w:space="0" w:color="auto"/>
                <w:right w:val="none" w:sz="0" w:space="0" w:color="auto"/>
              </w:divBdr>
            </w:div>
            <w:div w:id="1770347856">
              <w:marLeft w:val="0"/>
              <w:marRight w:val="0"/>
              <w:marTop w:val="0"/>
              <w:marBottom w:val="0"/>
              <w:divBdr>
                <w:top w:val="none" w:sz="0" w:space="0" w:color="auto"/>
                <w:left w:val="none" w:sz="0" w:space="0" w:color="auto"/>
                <w:bottom w:val="none" w:sz="0" w:space="0" w:color="auto"/>
                <w:right w:val="none" w:sz="0" w:space="0" w:color="auto"/>
              </w:divBdr>
            </w:div>
            <w:div w:id="1883444591">
              <w:marLeft w:val="0"/>
              <w:marRight w:val="0"/>
              <w:marTop w:val="0"/>
              <w:marBottom w:val="0"/>
              <w:divBdr>
                <w:top w:val="none" w:sz="0" w:space="0" w:color="auto"/>
                <w:left w:val="none" w:sz="0" w:space="0" w:color="auto"/>
                <w:bottom w:val="none" w:sz="0" w:space="0" w:color="auto"/>
                <w:right w:val="none" w:sz="0" w:space="0" w:color="auto"/>
              </w:divBdr>
            </w:div>
            <w:div w:id="1388141543">
              <w:marLeft w:val="0"/>
              <w:marRight w:val="0"/>
              <w:marTop w:val="0"/>
              <w:marBottom w:val="0"/>
              <w:divBdr>
                <w:top w:val="none" w:sz="0" w:space="0" w:color="auto"/>
                <w:left w:val="none" w:sz="0" w:space="0" w:color="auto"/>
                <w:bottom w:val="none" w:sz="0" w:space="0" w:color="auto"/>
                <w:right w:val="none" w:sz="0" w:space="0" w:color="auto"/>
              </w:divBdr>
            </w:div>
            <w:div w:id="1030186980">
              <w:marLeft w:val="0"/>
              <w:marRight w:val="0"/>
              <w:marTop w:val="0"/>
              <w:marBottom w:val="0"/>
              <w:divBdr>
                <w:top w:val="none" w:sz="0" w:space="0" w:color="auto"/>
                <w:left w:val="none" w:sz="0" w:space="0" w:color="auto"/>
                <w:bottom w:val="none" w:sz="0" w:space="0" w:color="auto"/>
                <w:right w:val="none" w:sz="0" w:space="0" w:color="auto"/>
              </w:divBdr>
            </w:div>
            <w:div w:id="705326464">
              <w:marLeft w:val="0"/>
              <w:marRight w:val="0"/>
              <w:marTop w:val="0"/>
              <w:marBottom w:val="0"/>
              <w:divBdr>
                <w:top w:val="none" w:sz="0" w:space="0" w:color="auto"/>
                <w:left w:val="none" w:sz="0" w:space="0" w:color="auto"/>
                <w:bottom w:val="none" w:sz="0" w:space="0" w:color="auto"/>
                <w:right w:val="none" w:sz="0" w:space="0" w:color="auto"/>
              </w:divBdr>
            </w:div>
            <w:div w:id="2022777096">
              <w:marLeft w:val="0"/>
              <w:marRight w:val="0"/>
              <w:marTop w:val="0"/>
              <w:marBottom w:val="0"/>
              <w:divBdr>
                <w:top w:val="none" w:sz="0" w:space="0" w:color="auto"/>
                <w:left w:val="none" w:sz="0" w:space="0" w:color="auto"/>
                <w:bottom w:val="none" w:sz="0" w:space="0" w:color="auto"/>
                <w:right w:val="none" w:sz="0" w:space="0" w:color="auto"/>
              </w:divBdr>
            </w:div>
            <w:div w:id="1157964254">
              <w:marLeft w:val="0"/>
              <w:marRight w:val="0"/>
              <w:marTop w:val="0"/>
              <w:marBottom w:val="0"/>
              <w:divBdr>
                <w:top w:val="none" w:sz="0" w:space="0" w:color="auto"/>
                <w:left w:val="none" w:sz="0" w:space="0" w:color="auto"/>
                <w:bottom w:val="none" w:sz="0" w:space="0" w:color="auto"/>
                <w:right w:val="none" w:sz="0" w:space="0" w:color="auto"/>
              </w:divBdr>
            </w:div>
            <w:div w:id="1520585326">
              <w:marLeft w:val="0"/>
              <w:marRight w:val="0"/>
              <w:marTop w:val="0"/>
              <w:marBottom w:val="0"/>
              <w:divBdr>
                <w:top w:val="none" w:sz="0" w:space="0" w:color="auto"/>
                <w:left w:val="none" w:sz="0" w:space="0" w:color="auto"/>
                <w:bottom w:val="none" w:sz="0" w:space="0" w:color="auto"/>
                <w:right w:val="none" w:sz="0" w:space="0" w:color="auto"/>
              </w:divBdr>
            </w:div>
            <w:div w:id="18629955">
              <w:marLeft w:val="0"/>
              <w:marRight w:val="0"/>
              <w:marTop w:val="0"/>
              <w:marBottom w:val="0"/>
              <w:divBdr>
                <w:top w:val="none" w:sz="0" w:space="0" w:color="auto"/>
                <w:left w:val="none" w:sz="0" w:space="0" w:color="auto"/>
                <w:bottom w:val="none" w:sz="0" w:space="0" w:color="auto"/>
                <w:right w:val="none" w:sz="0" w:space="0" w:color="auto"/>
              </w:divBdr>
            </w:div>
            <w:div w:id="1014192025">
              <w:marLeft w:val="0"/>
              <w:marRight w:val="0"/>
              <w:marTop w:val="0"/>
              <w:marBottom w:val="0"/>
              <w:divBdr>
                <w:top w:val="none" w:sz="0" w:space="0" w:color="auto"/>
                <w:left w:val="none" w:sz="0" w:space="0" w:color="auto"/>
                <w:bottom w:val="none" w:sz="0" w:space="0" w:color="auto"/>
                <w:right w:val="none" w:sz="0" w:space="0" w:color="auto"/>
              </w:divBdr>
            </w:div>
            <w:div w:id="446431936">
              <w:marLeft w:val="0"/>
              <w:marRight w:val="0"/>
              <w:marTop w:val="0"/>
              <w:marBottom w:val="0"/>
              <w:divBdr>
                <w:top w:val="none" w:sz="0" w:space="0" w:color="auto"/>
                <w:left w:val="none" w:sz="0" w:space="0" w:color="auto"/>
                <w:bottom w:val="none" w:sz="0" w:space="0" w:color="auto"/>
                <w:right w:val="none" w:sz="0" w:space="0" w:color="auto"/>
              </w:divBdr>
            </w:div>
            <w:div w:id="25566888">
              <w:marLeft w:val="0"/>
              <w:marRight w:val="0"/>
              <w:marTop w:val="0"/>
              <w:marBottom w:val="0"/>
              <w:divBdr>
                <w:top w:val="none" w:sz="0" w:space="0" w:color="auto"/>
                <w:left w:val="none" w:sz="0" w:space="0" w:color="auto"/>
                <w:bottom w:val="none" w:sz="0" w:space="0" w:color="auto"/>
                <w:right w:val="none" w:sz="0" w:space="0" w:color="auto"/>
              </w:divBdr>
            </w:div>
            <w:div w:id="835606494">
              <w:marLeft w:val="0"/>
              <w:marRight w:val="0"/>
              <w:marTop w:val="0"/>
              <w:marBottom w:val="0"/>
              <w:divBdr>
                <w:top w:val="none" w:sz="0" w:space="0" w:color="auto"/>
                <w:left w:val="none" w:sz="0" w:space="0" w:color="auto"/>
                <w:bottom w:val="none" w:sz="0" w:space="0" w:color="auto"/>
                <w:right w:val="none" w:sz="0" w:space="0" w:color="auto"/>
              </w:divBdr>
            </w:div>
            <w:div w:id="233245511">
              <w:marLeft w:val="0"/>
              <w:marRight w:val="0"/>
              <w:marTop w:val="0"/>
              <w:marBottom w:val="0"/>
              <w:divBdr>
                <w:top w:val="none" w:sz="0" w:space="0" w:color="auto"/>
                <w:left w:val="none" w:sz="0" w:space="0" w:color="auto"/>
                <w:bottom w:val="none" w:sz="0" w:space="0" w:color="auto"/>
                <w:right w:val="none" w:sz="0" w:space="0" w:color="auto"/>
              </w:divBdr>
            </w:div>
            <w:div w:id="824247221">
              <w:marLeft w:val="0"/>
              <w:marRight w:val="0"/>
              <w:marTop w:val="0"/>
              <w:marBottom w:val="0"/>
              <w:divBdr>
                <w:top w:val="none" w:sz="0" w:space="0" w:color="auto"/>
                <w:left w:val="none" w:sz="0" w:space="0" w:color="auto"/>
                <w:bottom w:val="none" w:sz="0" w:space="0" w:color="auto"/>
                <w:right w:val="none" w:sz="0" w:space="0" w:color="auto"/>
              </w:divBdr>
            </w:div>
            <w:div w:id="1116876520">
              <w:marLeft w:val="0"/>
              <w:marRight w:val="0"/>
              <w:marTop w:val="0"/>
              <w:marBottom w:val="0"/>
              <w:divBdr>
                <w:top w:val="none" w:sz="0" w:space="0" w:color="auto"/>
                <w:left w:val="none" w:sz="0" w:space="0" w:color="auto"/>
                <w:bottom w:val="none" w:sz="0" w:space="0" w:color="auto"/>
                <w:right w:val="none" w:sz="0" w:space="0" w:color="auto"/>
              </w:divBdr>
            </w:div>
            <w:div w:id="318265456">
              <w:marLeft w:val="0"/>
              <w:marRight w:val="0"/>
              <w:marTop w:val="0"/>
              <w:marBottom w:val="0"/>
              <w:divBdr>
                <w:top w:val="none" w:sz="0" w:space="0" w:color="auto"/>
                <w:left w:val="none" w:sz="0" w:space="0" w:color="auto"/>
                <w:bottom w:val="none" w:sz="0" w:space="0" w:color="auto"/>
                <w:right w:val="none" w:sz="0" w:space="0" w:color="auto"/>
              </w:divBdr>
            </w:div>
            <w:div w:id="1971471553">
              <w:marLeft w:val="0"/>
              <w:marRight w:val="0"/>
              <w:marTop w:val="0"/>
              <w:marBottom w:val="0"/>
              <w:divBdr>
                <w:top w:val="none" w:sz="0" w:space="0" w:color="auto"/>
                <w:left w:val="none" w:sz="0" w:space="0" w:color="auto"/>
                <w:bottom w:val="none" w:sz="0" w:space="0" w:color="auto"/>
                <w:right w:val="none" w:sz="0" w:space="0" w:color="auto"/>
              </w:divBdr>
            </w:div>
            <w:div w:id="1105688680">
              <w:marLeft w:val="0"/>
              <w:marRight w:val="0"/>
              <w:marTop w:val="0"/>
              <w:marBottom w:val="0"/>
              <w:divBdr>
                <w:top w:val="none" w:sz="0" w:space="0" w:color="auto"/>
                <w:left w:val="none" w:sz="0" w:space="0" w:color="auto"/>
                <w:bottom w:val="none" w:sz="0" w:space="0" w:color="auto"/>
                <w:right w:val="none" w:sz="0" w:space="0" w:color="auto"/>
              </w:divBdr>
            </w:div>
            <w:div w:id="1364476977">
              <w:marLeft w:val="0"/>
              <w:marRight w:val="0"/>
              <w:marTop w:val="0"/>
              <w:marBottom w:val="0"/>
              <w:divBdr>
                <w:top w:val="none" w:sz="0" w:space="0" w:color="auto"/>
                <w:left w:val="none" w:sz="0" w:space="0" w:color="auto"/>
                <w:bottom w:val="none" w:sz="0" w:space="0" w:color="auto"/>
                <w:right w:val="none" w:sz="0" w:space="0" w:color="auto"/>
              </w:divBdr>
            </w:div>
            <w:div w:id="735854445">
              <w:marLeft w:val="0"/>
              <w:marRight w:val="0"/>
              <w:marTop w:val="0"/>
              <w:marBottom w:val="0"/>
              <w:divBdr>
                <w:top w:val="none" w:sz="0" w:space="0" w:color="auto"/>
                <w:left w:val="none" w:sz="0" w:space="0" w:color="auto"/>
                <w:bottom w:val="none" w:sz="0" w:space="0" w:color="auto"/>
                <w:right w:val="none" w:sz="0" w:space="0" w:color="auto"/>
              </w:divBdr>
            </w:div>
            <w:div w:id="1182359515">
              <w:marLeft w:val="0"/>
              <w:marRight w:val="0"/>
              <w:marTop w:val="0"/>
              <w:marBottom w:val="0"/>
              <w:divBdr>
                <w:top w:val="none" w:sz="0" w:space="0" w:color="auto"/>
                <w:left w:val="none" w:sz="0" w:space="0" w:color="auto"/>
                <w:bottom w:val="none" w:sz="0" w:space="0" w:color="auto"/>
                <w:right w:val="none" w:sz="0" w:space="0" w:color="auto"/>
              </w:divBdr>
            </w:div>
            <w:div w:id="1964074655">
              <w:marLeft w:val="0"/>
              <w:marRight w:val="0"/>
              <w:marTop w:val="0"/>
              <w:marBottom w:val="0"/>
              <w:divBdr>
                <w:top w:val="none" w:sz="0" w:space="0" w:color="auto"/>
                <w:left w:val="none" w:sz="0" w:space="0" w:color="auto"/>
                <w:bottom w:val="none" w:sz="0" w:space="0" w:color="auto"/>
                <w:right w:val="none" w:sz="0" w:space="0" w:color="auto"/>
              </w:divBdr>
            </w:div>
            <w:div w:id="245919941">
              <w:marLeft w:val="0"/>
              <w:marRight w:val="0"/>
              <w:marTop w:val="0"/>
              <w:marBottom w:val="0"/>
              <w:divBdr>
                <w:top w:val="none" w:sz="0" w:space="0" w:color="auto"/>
                <w:left w:val="none" w:sz="0" w:space="0" w:color="auto"/>
                <w:bottom w:val="none" w:sz="0" w:space="0" w:color="auto"/>
                <w:right w:val="none" w:sz="0" w:space="0" w:color="auto"/>
              </w:divBdr>
            </w:div>
            <w:div w:id="1304576401">
              <w:marLeft w:val="0"/>
              <w:marRight w:val="0"/>
              <w:marTop w:val="0"/>
              <w:marBottom w:val="0"/>
              <w:divBdr>
                <w:top w:val="none" w:sz="0" w:space="0" w:color="auto"/>
                <w:left w:val="none" w:sz="0" w:space="0" w:color="auto"/>
                <w:bottom w:val="none" w:sz="0" w:space="0" w:color="auto"/>
                <w:right w:val="none" w:sz="0" w:space="0" w:color="auto"/>
              </w:divBdr>
            </w:div>
            <w:div w:id="1973100288">
              <w:marLeft w:val="0"/>
              <w:marRight w:val="0"/>
              <w:marTop w:val="0"/>
              <w:marBottom w:val="0"/>
              <w:divBdr>
                <w:top w:val="none" w:sz="0" w:space="0" w:color="auto"/>
                <w:left w:val="none" w:sz="0" w:space="0" w:color="auto"/>
                <w:bottom w:val="none" w:sz="0" w:space="0" w:color="auto"/>
                <w:right w:val="none" w:sz="0" w:space="0" w:color="auto"/>
              </w:divBdr>
            </w:div>
            <w:div w:id="1359815821">
              <w:marLeft w:val="0"/>
              <w:marRight w:val="0"/>
              <w:marTop w:val="0"/>
              <w:marBottom w:val="0"/>
              <w:divBdr>
                <w:top w:val="none" w:sz="0" w:space="0" w:color="auto"/>
                <w:left w:val="none" w:sz="0" w:space="0" w:color="auto"/>
                <w:bottom w:val="none" w:sz="0" w:space="0" w:color="auto"/>
                <w:right w:val="none" w:sz="0" w:space="0" w:color="auto"/>
              </w:divBdr>
            </w:div>
            <w:div w:id="1247420290">
              <w:marLeft w:val="0"/>
              <w:marRight w:val="0"/>
              <w:marTop w:val="0"/>
              <w:marBottom w:val="0"/>
              <w:divBdr>
                <w:top w:val="none" w:sz="0" w:space="0" w:color="auto"/>
                <w:left w:val="none" w:sz="0" w:space="0" w:color="auto"/>
                <w:bottom w:val="none" w:sz="0" w:space="0" w:color="auto"/>
                <w:right w:val="none" w:sz="0" w:space="0" w:color="auto"/>
              </w:divBdr>
            </w:div>
            <w:div w:id="1029839816">
              <w:marLeft w:val="0"/>
              <w:marRight w:val="0"/>
              <w:marTop w:val="0"/>
              <w:marBottom w:val="0"/>
              <w:divBdr>
                <w:top w:val="none" w:sz="0" w:space="0" w:color="auto"/>
                <w:left w:val="none" w:sz="0" w:space="0" w:color="auto"/>
                <w:bottom w:val="none" w:sz="0" w:space="0" w:color="auto"/>
                <w:right w:val="none" w:sz="0" w:space="0" w:color="auto"/>
              </w:divBdr>
            </w:div>
            <w:div w:id="1424301730">
              <w:marLeft w:val="0"/>
              <w:marRight w:val="0"/>
              <w:marTop w:val="0"/>
              <w:marBottom w:val="0"/>
              <w:divBdr>
                <w:top w:val="none" w:sz="0" w:space="0" w:color="auto"/>
                <w:left w:val="none" w:sz="0" w:space="0" w:color="auto"/>
                <w:bottom w:val="none" w:sz="0" w:space="0" w:color="auto"/>
                <w:right w:val="none" w:sz="0" w:space="0" w:color="auto"/>
              </w:divBdr>
            </w:div>
            <w:div w:id="1138837120">
              <w:marLeft w:val="0"/>
              <w:marRight w:val="0"/>
              <w:marTop w:val="0"/>
              <w:marBottom w:val="0"/>
              <w:divBdr>
                <w:top w:val="none" w:sz="0" w:space="0" w:color="auto"/>
                <w:left w:val="none" w:sz="0" w:space="0" w:color="auto"/>
                <w:bottom w:val="none" w:sz="0" w:space="0" w:color="auto"/>
                <w:right w:val="none" w:sz="0" w:space="0" w:color="auto"/>
              </w:divBdr>
            </w:div>
            <w:div w:id="993950507">
              <w:marLeft w:val="0"/>
              <w:marRight w:val="0"/>
              <w:marTop w:val="0"/>
              <w:marBottom w:val="0"/>
              <w:divBdr>
                <w:top w:val="none" w:sz="0" w:space="0" w:color="auto"/>
                <w:left w:val="none" w:sz="0" w:space="0" w:color="auto"/>
                <w:bottom w:val="none" w:sz="0" w:space="0" w:color="auto"/>
                <w:right w:val="none" w:sz="0" w:space="0" w:color="auto"/>
              </w:divBdr>
            </w:div>
            <w:div w:id="1362051233">
              <w:marLeft w:val="0"/>
              <w:marRight w:val="0"/>
              <w:marTop w:val="0"/>
              <w:marBottom w:val="0"/>
              <w:divBdr>
                <w:top w:val="none" w:sz="0" w:space="0" w:color="auto"/>
                <w:left w:val="none" w:sz="0" w:space="0" w:color="auto"/>
                <w:bottom w:val="none" w:sz="0" w:space="0" w:color="auto"/>
                <w:right w:val="none" w:sz="0" w:space="0" w:color="auto"/>
              </w:divBdr>
            </w:div>
            <w:div w:id="2078820091">
              <w:marLeft w:val="0"/>
              <w:marRight w:val="0"/>
              <w:marTop w:val="0"/>
              <w:marBottom w:val="0"/>
              <w:divBdr>
                <w:top w:val="none" w:sz="0" w:space="0" w:color="auto"/>
                <w:left w:val="none" w:sz="0" w:space="0" w:color="auto"/>
                <w:bottom w:val="none" w:sz="0" w:space="0" w:color="auto"/>
                <w:right w:val="none" w:sz="0" w:space="0" w:color="auto"/>
              </w:divBdr>
            </w:div>
            <w:div w:id="928199840">
              <w:marLeft w:val="0"/>
              <w:marRight w:val="0"/>
              <w:marTop w:val="0"/>
              <w:marBottom w:val="0"/>
              <w:divBdr>
                <w:top w:val="none" w:sz="0" w:space="0" w:color="auto"/>
                <w:left w:val="none" w:sz="0" w:space="0" w:color="auto"/>
                <w:bottom w:val="none" w:sz="0" w:space="0" w:color="auto"/>
                <w:right w:val="none" w:sz="0" w:space="0" w:color="auto"/>
              </w:divBdr>
            </w:div>
            <w:div w:id="1739982705">
              <w:marLeft w:val="0"/>
              <w:marRight w:val="0"/>
              <w:marTop w:val="0"/>
              <w:marBottom w:val="0"/>
              <w:divBdr>
                <w:top w:val="none" w:sz="0" w:space="0" w:color="auto"/>
                <w:left w:val="none" w:sz="0" w:space="0" w:color="auto"/>
                <w:bottom w:val="none" w:sz="0" w:space="0" w:color="auto"/>
                <w:right w:val="none" w:sz="0" w:space="0" w:color="auto"/>
              </w:divBdr>
            </w:div>
            <w:div w:id="271128550">
              <w:marLeft w:val="0"/>
              <w:marRight w:val="0"/>
              <w:marTop w:val="0"/>
              <w:marBottom w:val="0"/>
              <w:divBdr>
                <w:top w:val="none" w:sz="0" w:space="0" w:color="auto"/>
                <w:left w:val="none" w:sz="0" w:space="0" w:color="auto"/>
                <w:bottom w:val="none" w:sz="0" w:space="0" w:color="auto"/>
                <w:right w:val="none" w:sz="0" w:space="0" w:color="auto"/>
              </w:divBdr>
            </w:div>
            <w:div w:id="1445729321">
              <w:marLeft w:val="0"/>
              <w:marRight w:val="0"/>
              <w:marTop w:val="0"/>
              <w:marBottom w:val="0"/>
              <w:divBdr>
                <w:top w:val="none" w:sz="0" w:space="0" w:color="auto"/>
                <w:left w:val="none" w:sz="0" w:space="0" w:color="auto"/>
                <w:bottom w:val="none" w:sz="0" w:space="0" w:color="auto"/>
                <w:right w:val="none" w:sz="0" w:space="0" w:color="auto"/>
              </w:divBdr>
            </w:div>
            <w:div w:id="2071069872">
              <w:marLeft w:val="0"/>
              <w:marRight w:val="0"/>
              <w:marTop w:val="0"/>
              <w:marBottom w:val="0"/>
              <w:divBdr>
                <w:top w:val="none" w:sz="0" w:space="0" w:color="auto"/>
                <w:left w:val="none" w:sz="0" w:space="0" w:color="auto"/>
                <w:bottom w:val="none" w:sz="0" w:space="0" w:color="auto"/>
                <w:right w:val="none" w:sz="0" w:space="0" w:color="auto"/>
              </w:divBdr>
            </w:div>
            <w:div w:id="1832408105">
              <w:marLeft w:val="0"/>
              <w:marRight w:val="0"/>
              <w:marTop w:val="0"/>
              <w:marBottom w:val="0"/>
              <w:divBdr>
                <w:top w:val="none" w:sz="0" w:space="0" w:color="auto"/>
                <w:left w:val="none" w:sz="0" w:space="0" w:color="auto"/>
                <w:bottom w:val="none" w:sz="0" w:space="0" w:color="auto"/>
                <w:right w:val="none" w:sz="0" w:space="0" w:color="auto"/>
              </w:divBdr>
            </w:div>
            <w:div w:id="1011103891">
              <w:marLeft w:val="0"/>
              <w:marRight w:val="0"/>
              <w:marTop w:val="0"/>
              <w:marBottom w:val="0"/>
              <w:divBdr>
                <w:top w:val="none" w:sz="0" w:space="0" w:color="auto"/>
                <w:left w:val="none" w:sz="0" w:space="0" w:color="auto"/>
                <w:bottom w:val="none" w:sz="0" w:space="0" w:color="auto"/>
                <w:right w:val="none" w:sz="0" w:space="0" w:color="auto"/>
              </w:divBdr>
            </w:div>
            <w:div w:id="2017725189">
              <w:marLeft w:val="0"/>
              <w:marRight w:val="0"/>
              <w:marTop w:val="0"/>
              <w:marBottom w:val="0"/>
              <w:divBdr>
                <w:top w:val="none" w:sz="0" w:space="0" w:color="auto"/>
                <w:left w:val="none" w:sz="0" w:space="0" w:color="auto"/>
                <w:bottom w:val="none" w:sz="0" w:space="0" w:color="auto"/>
                <w:right w:val="none" w:sz="0" w:space="0" w:color="auto"/>
              </w:divBdr>
            </w:div>
            <w:div w:id="1284774344">
              <w:marLeft w:val="0"/>
              <w:marRight w:val="0"/>
              <w:marTop w:val="0"/>
              <w:marBottom w:val="0"/>
              <w:divBdr>
                <w:top w:val="none" w:sz="0" w:space="0" w:color="auto"/>
                <w:left w:val="none" w:sz="0" w:space="0" w:color="auto"/>
                <w:bottom w:val="none" w:sz="0" w:space="0" w:color="auto"/>
                <w:right w:val="none" w:sz="0" w:space="0" w:color="auto"/>
              </w:divBdr>
            </w:div>
            <w:div w:id="725445573">
              <w:marLeft w:val="0"/>
              <w:marRight w:val="0"/>
              <w:marTop w:val="0"/>
              <w:marBottom w:val="0"/>
              <w:divBdr>
                <w:top w:val="none" w:sz="0" w:space="0" w:color="auto"/>
                <w:left w:val="none" w:sz="0" w:space="0" w:color="auto"/>
                <w:bottom w:val="none" w:sz="0" w:space="0" w:color="auto"/>
                <w:right w:val="none" w:sz="0" w:space="0" w:color="auto"/>
              </w:divBdr>
            </w:div>
            <w:div w:id="191693788">
              <w:marLeft w:val="0"/>
              <w:marRight w:val="0"/>
              <w:marTop w:val="0"/>
              <w:marBottom w:val="0"/>
              <w:divBdr>
                <w:top w:val="none" w:sz="0" w:space="0" w:color="auto"/>
                <w:left w:val="none" w:sz="0" w:space="0" w:color="auto"/>
                <w:bottom w:val="none" w:sz="0" w:space="0" w:color="auto"/>
                <w:right w:val="none" w:sz="0" w:space="0" w:color="auto"/>
              </w:divBdr>
            </w:div>
            <w:div w:id="395251658">
              <w:marLeft w:val="0"/>
              <w:marRight w:val="0"/>
              <w:marTop w:val="0"/>
              <w:marBottom w:val="0"/>
              <w:divBdr>
                <w:top w:val="none" w:sz="0" w:space="0" w:color="auto"/>
                <w:left w:val="none" w:sz="0" w:space="0" w:color="auto"/>
                <w:bottom w:val="none" w:sz="0" w:space="0" w:color="auto"/>
                <w:right w:val="none" w:sz="0" w:space="0" w:color="auto"/>
              </w:divBdr>
            </w:div>
            <w:div w:id="1148589580">
              <w:marLeft w:val="0"/>
              <w:marRight w:val="0"/>
              <w:marTop w:val="0"/>
              <w:marBottom w:val="0"/>
              <w:divBdr>
                <w:top w:val="none" w:sz="0" w:space="0" w:color="auto"/>
                <w:left w:val="none" w:sz="0" w:space="0" w:color="auto"/>
                <w:bottom w:val="none" w:sz="0" w:space="0" w:color="auto"/>
                <w:right w:val="none" w:sz="0" w:space="0" w:color="auto"/>
              </w:divBdr>
            </w:div>
            <w:div w:id="1471170102">
              <w:marLeft w:val="0"/>
              <w:marRight w:val="0"/>
              <w:marTop w:val="0"/>
              <w:marBottom w:val="0"/>
              <w:divBdr>
                <w:top w:val="none" w:sz="0" w:space="0" w:color="auto"/>
                <w:left w:val="none" w:sz="0" w:space="0" w:color="auto"/>
                <w:bottom w:val="none" w:sz="0" w:space="0" w:color="auto"/>
                <w:right w:val="none" w:sz="0" w:space="0" w:color="auto"/>
              </w:divBdr>
            </w:div>
            <w:div w:id="541552846">
              <w:marLeft w:val="0"/>
              <w:marRight w:val="0"/>
              <w:marTop w:val="0"/>
              <w:marBottom w:val="0"/>
              <w:divBdr>
                <w:top w:val="none" w:sz="0" w:space="0" w:color="auto"/>
                <w:left w:val="none" w:sz="0" w:space="0" w:color="auto"/>
                <w:bottom w:val="none" w:sz="0" w:space="0" w:color="auto"/>
                <w:right w:val="none" w:sz="0" w:space="0" w:color="auto"/>
              </w:divBdr>
            </w:div>
            <w:div w:id="882447146">
              <w:marLeft w:val="0"/>
              <w:marRight w:val="0"/>
              <w:marTop w:val="0"/>
              <w:marBottom w:val="0"/>
              <w:divBdr>
                <w:top w:val="none" w:sz="0" w:space="0" w:color="auto"/>
                <w:left w:val="none" w:sz="0" w:space="0" w:color="auto"/>
                <w:bottom w:val="none" w:sz="0" w:space="0" w:color="auto"/>
                <w:right w:val="none" w:sz="0" w:space="0" w:color="auto"/>
              </w:divBdr>
            </w:div>
            <w:div w:id="1184828080">
              <w:marLeft w:val="0"/>
              <w:marRight w:val="0"/>
              <w:marTop w:val="0"/>
              <w:marBottom w:val="0"/>
              <w:divBdr>
                <w:top w:val="none" w:sz="0" w:space="0" w:color="auto"/>
                <w:left w:val="none" w:sz="0" w:space="0" w:color="auto"/>
                <w:bottom w:val="none" w:sz="0" w:space="0" w:color="auto"/>
                <w:right w:val="none" w:sz="0" w:space="0" w:color="auto"/>
              </w:divBdr>
            </w:div>
            <w:div w:id="214703214">
              <w:marLeft w:val="0"/>
              <w:marRight w:val="0"/>
              <w:marTop w:val="0"/>
              <w:marBottom w:val="0"/>
              <w:divBdr>
                <w:top w:val="none" w:sz="0" w:space="0" w:color="auto"/>
                <w:left w:val="none" w:sz="0" w:space="0" w:color="auto"/>
                <w:bottom w:val="none" w:sz="0" w:space="0" w:color="auto"/>
                <w:right w:val="none" w:sz="0" w:space="0" w:color="auto"/>
              </w:divBdr>
            </w:div>
            <w:div w:id="1041586649">
              <w:marLeft w:val="0"/>
              <w:marRight w:val="0"/>
              <w:marTop w:val="0"/>
              <w:marBottom w:val="0"/>
              <w:divBdr>
                <w:top w:val="none" w:sz="0" w:space="0" w:color="auto"/>
                <w:left w:val="none" w:sz="0" w:space="0" w:color="auto"/>
                <w:bottom w:val="none" w:sz="0" w:space="0" w:color="auto"/>
                <w:right w:val="none" w:sz="0" w:space="0" w:color="auto"/>
              </w:divBdr>
            </w:div>
            <w:div w:id="187723270">
              <w:marLeft w:val="0"/>
              <w:marRight w:val="0"/>
              <w:marTop w:val="0"/>
              <w:marBottom w:val="0"/>
              <w:divBdr>
                <w:top w:val="none" w:sz="0" w:space="0" w:color="auto"/>
                <w:left w:val="none" w:sz="0" w:space="0" w:color="auto"/>
                <w:bottom w:val="none" w:sz="0" w:space="0" w:color="auto"/>
                <w:right w:val="none" w:sz="0" w:space="0" w:color="auto"/>
              </w:divBdr>
            </w:div>
            <w:div w:id="2000844518">
              <w:marLeft w:val="0"/>
              <w:marRight w:val="0"/>
              <w:marTop w:val="0"/>
              <w:marBottom w:val="0"/>
              <w:divBdr>
                <w:top w:val="none" w:sz="0" w:space="0" w:color="auto"/>
                <w:left w:val="none" w:sz="0" w:space="0" w:color="auto"/>
                <w:bottom w:val="none" w:sz="0" w:space="0" w:color="auto"/>
                <w:right w:val="none" w:sz="0" w:space="0" w:color="auto"/>
              </w:divBdr>
            </w:div>
            <w:div w:id="332343203">
              <w:marLeft w:val="0"/>
              <w:marRight w:val="0"/>
              <w:marTop w:val="0"/>
              <w:marBottom w:val="0"/>
              <w:divBdr>
                <w:top w:val="none" w:sz="0" w:space="0" w:color="auto"/>
                <w:left w:val="none" w:sz="0" w:space="0" w:color="auto"/>
                <w:bottom w:val="none" w:sz="0" w:space="0" w:color="auto"/>
                <w:right w:val="none" w:sz="0" w:space="0" w:color="auto"/>
              </w:divBdr>
            </w:div>
            <w:div w:id="851257195">
              <w:marLeft w:val="0"/>
              <w:marRight w:val="0"/>
              <w:marTop w:val="0"/>
              <w:marBottom w:val="0"/>
              <w:divBdr>
                <w:top w:val="none" w:sz="0" w:space="0" w:color="auto"/>
                <w:left w:val="none" w:sz="0" w:space="0" w:color="auto"/>
                <w:bottom w:val="none" w:sz="0" w:space="0" w:color="auto"/>
                <w:right w:val="none" w:sz="0" w:space="0" w:color="auto"/>
              </w:divBdr>
            </w:div>
            <w:div w:id="1028410184">
              <w:marLeft w:val="0"/>
              <w:marRight w:val="0"/>
              <w:marTop w:val="0"/>
              <w:marBottom w:val="0"/>
              <w:divBdr>
                <w:top w:val="none" w:sz="0" w:space="0" w:color="auto"/>
                <w:left w:val="none" w:sz="0" w:space="0" w:color="auto"/>
                <w:bottom w:val="none" w:sz="0" w:space="0" w:color="auto"/>
                <w:right w:val="none" w:sz="0" w:space="0" w:color="auto"/>
              </w:divBdr>
            </w:div>
            <w:div w:id="656419291">
              <w:marLeft w:val="0"/>
              <w:marRight w:val="0"/>
              <w:marTop w:val="0"/>
              <w:marBottom w:val="0"/>
              <w:divBdr>
                <w:top w:val="none" w:sz="0" w:space="0" w:color="auto"/>
                <w:left w:val="none" w:sz="0" w:space="0" w:color="auto"/>
                <w:bottom w:val="none" w:sz="0" w:space="0" w:color="auto"/>
                <w:right w:val="none" w:sz="0" w:space="0" w:color="auto"/>
              </w:divBdr>
            </w:div>
            <w:div w:id="938951729">
              <w:marLeft w:val="0"/>
              <w:marRight w:val="0"/>
              <w:marTop w:val="0"/>
              <w:marBottom w:val="0"/>
              <w:divBdr>
                <w:top w:val="none" w:sz="0" w:space="0" w:color="auto"/>
                <w:left w:val="none" w:sz="0" w:space="0" w:color="auto"/>
                <w:bottom w:val="none" w:sz="0" w:space="0" w:color="auto"/>
                <w:right w:val="none" w:sz="0" w:space="0" w:color="auto"/>
              </w:divBdr>
            </w:div>
            <w:div w:id="483861226">
              <w:marLeft w:val="0"/>
              <w:marRight w:val="0"/>
              <w:marTop w:val="0"/>
              <w:marBottom w:val="0"/>
              <w:divBdr>
                <w:top w:val="none" w:sz="0" w:space="0" w:color="auto"/>
                <w:left w:val="none" w:sz="0" w:space="0" w:color="auto"/>
                <w:bottom w:val="none" w:sz="0" w:space="0" w:color="auto"/>
                <w:right w:val="none" w:sz="0" w:space="0" w:color="auto"/>
              </w:divBdr>
            </w:div>
            <w:div w:id="1834031426">
              <w:marLeft w:val="0"/>
              <w:marRight w:val="0"/>
              <w:marTop w:val="0"/>
              <w:marBottom w:val="0"/>
              <w:divBdr>
                <w:top w:val="none" w:sz="0" w:space="0" w:color="auto"/>
                <w:left w:val="none" w:sz="0" w:space="0" w:color="auto"/>
                <w:bottom w:val="none" w:sz="0" w:space="0" w:color="auto"/>
                <w:right w:val="none" w:sz="0" w:space="0" w:color="auto"/>
              </w:divBdr>
            </w:div>
            <w:div w:id="3092356">
              <w:marLeft w:val="0"/>
              <w:marRight w:val="0"/>
              <w:marTop w:val="0"/>
              <w:marBottom w:val="0"/>
              <w:divBdr>
                <w:top w:val="none" w:sz="0" w:space="0" w:color="auto"/>
                <w:left w:val="none" w:sz="0" w:space="0" w:color="auto"/>
                <w:bottom w:val="none" w:sz="0" w:space="0" w:color="auto"/>
                <w:right w:val="none" w:sz="0" w:space="0" w:color="auto"/>
              </w:divBdr>
            </w:div>
            <w:div w:id="2138374362">
              <w:marLeft w:val="0"/>
              <w:marRight w:val="0"/>
              <w:marTop w:val="0"/>
              <w:marBottom w:val="0"/>
              <w:divBdr>
                <w:top w:val="none" w:sz="0" w:space="0" w:color="auto"/>
                <w:left w:val="none" w:sz="0" w:space="0" w:color="auto"/>
                <w:bottom w:val="none" w:sz="0" w:space="0" w:color="auto"/>
                <w:right w:val="none" w:sz="0" w:space="0" w:color="auto"/>
              </w:divBdr>
            </w:div>
            <w:div w:id="1106123081">
              <w:marLeft w:val="0"/>
              <w:marRight w:val="0"/>
              <w:marTop w:val="0"/>
              <w:marBottom w:val="0"/>
              <w:divBdr>
                <w:top w:val="none" w:sz="0" w:space="0" w:color="auto"/>
                <w:left w:val="none" w:sz="0" w:space="0" w:color="auto"/>
                <w:bottom w:val="none" w:sz="0" w:space="0" w:color="auto"/>
                <w:right w:val="none" w:sz="0" w:space="0" w:color="auto"/>
              </w:divBdr>
            </w:div>
            <w:div w:id="464935467">
              <w:marLeft w:val="0"/>
              <w:marRight w:val="0"/>
              <w:marTop w:val="0"/>
              <w:marBottom w:val="0"/>
              <w:divBdr>
                <w:top w:val="none" w:sz="0" w:space="0" w:color="auto"/>
                <w:left w:val="none" w:sz="0" w:space="0" w:color="auto"/>
                <w:bottom w:val="none" w:sz="0" w:space="0" w:color="auto"/>
                <w:right w:val="none" w:sz="0" w:space="0" w:color="auto"/>
              </w:divBdr>
            </w:div>
            <w:div w:id="1042708641">
              <w:marLeft w:val="0"/>
              <w:marRight w:val="0"/>
              <w:marTop w:val="0"/>
              <w:marBottom w:val="0"/>
              <w:divBdr>
                <w:top w:val="none" w:sz="0" w:space="0" w:color="auto"/>
                <w:left w:val="none" w:sz="0" w:space="0" w:color="auto"/>
                <w:bottom w:val="none" w:sz="0" w:space="0" w:color="auto"/>
                <w:right w:val="none" w:sz="0" w:space="0" w:color="auto"/>
              </w:divBdr>
            </w:div>
            <w:div w:id="1447697071">
              <w:marLeft w:val="0"/>
              <w:marRight w:val="0"/>
              <w:marTop w:val="0"/>
              <w:marBottom w:val="0"/>
              <w:divBdr>
                <w:top w:val="none" w:sz="0" w:space="0" w:color="auto"/>
                <w:left w:val="none" w:sz="0" w:space="0" w:color="auto"/>
                <w:bottom w:val="none" w:sz="0" w:space="0" w:color="auto"/>
                <w:right w:val="none" w:sz="0" w:space="0" w:color="auto"/>
              </w:divBdr>
            </w:div>
            <w:div w:id="679283602">
              <w:marLeft w:val="0"/>
              <w:marRight w:val="0"/>
              <w:marTop w:val="0"/>
              <w:marBottom w:val="0"/>
              <w:divBdr>
                <w:top w:val="none" w:sz="0" w:space="0" w:color="auto"/>
                <w:left w:val="none" w:sz="0" w:space="0" w:color="auto"/>
                <w:bottom w:val="none" w:sz="0" w:space="0" w:color="auto"/>
                <w:right w:val="none" w:sz="0" w:space="0" w:color="auto"/>
              </w:divBdr>
            </w:div>
            <w:div w:id="1912038536">
              <w:marLeft w:val="0"/>
              <w:marRight w:val="0"/>
              <w:marTop w:val="0"/>
              <w:marBottom w:val="0"/>
              <w:divBdr>
                <w:top w:val="none" w:sz="0" w:space="0" w:color="auto"/>
                <w:left w:val="none" w:sz="0" w:space="0" w:color="auto"/>
                <w:bottom w:val="none" w:sz="0" w:space="0" w:color="auto"/>
                <w:right w:val="none" w:sz="0" w:space="0" w:color="auto"/>
              </w:divBdr>
            </w:div>
            <w:div w:id="1259555274">
              <w:marLeft w:val="0"/>
              <w:marRight w:val="0"/>
              <w:marTop w:val="0"/>
              <w:marBottom w:val="0"/>
              <w:divBdr>
                <w:top w:val="none" w:sz="0" w:space="0" w:color="auto"/>
                <w:left w:val="none" w:sz="0" w:space="0" w:color="auto"/>
                <w:bottom w:val="none" w:sz="0" w:space="0" w:color="auto"/>
                <w:right w:val="none" w:sz="0" w:space="0" w:color="auto"/>
              </w:divBdr>
            </w:div>
            <w:div w:id="2027947373">
              <w:marLeft w:val="0"/>
              <w:marRight w:val="0"/>
              <w:marTop w:val="0"/>
              <w:marBottom w:val="0"/>
              <w:divBdr>
                <w:top w:val="none" w:sz="0" w:space="0" w:color="auto"/>
                <w:left w:val="none" w:sz="0" w:space="0" w:color="auto"/>
                <w:bottom w:val="none" w:sz="0" w:space="0" w:color="auto"/>
                <w:right w:val="none" w:sz="0" w:space="0" w:color="auto"/>
              </w:divBdr>
            </w:div>
            <w:div w:id="882442320">
              <w:marLeft w:val="0"/>
              <w:marRight w:val="0"/>
              <w:marTop w:val="0"/>
              <w:marBottom w:val="0"/>
              <w:divBdr>
                <w:top w:val="none" w:sz="0" w:space="0" w:color="auto"/>
                <w:left w:val="none" w:sz="0" w:space="0" w:color="auto"/>
                <w:bottom w:val="none" w:sz="0" w:space="0" w:color="auto"/>
                <w:right w:val="none" w:sz="0" w:space="0" w:color="auto"/>
              </w:divBdr>
            </w:div>
            <w:div w:id="2087192187">
              <w:marLeft w:val="0"/>
              <w:marRight w:val="0"/>
              <w:marTop w:val="0"/>
              <w:marBottom w:val="0"/>
              <w:divBdr>
                <w:top w:val="none" w:sz="0" w:space="0" w:color="auto"/>
                <w:left w:val="none" w:sz="0" w:space="0" w:color="auto"/>
                <w:bottom w:val="none" w:sz="0" w:space="0" w:color="auto"/>
                <w:right w:val="none" w:sz="0" w:space="0" w:color="auto"/>
              </w:divBdr>
            </w:div>
            <w:div w:id="635260442">
              <w:marLeft w:val="0"/>
              <w:marRight w:val="0"/>
              <w:marTop w:val="0"/>
              <w:marBottom w:val="0"/>
              <w:divBdr>
                <w:top w:val="none" w:sz="0" w:space="0" w:color="auto"/>
                <w:left w:val="none" w:sz="0" w:space="0" w:color="auto"/>
                <w:bottom w:val="none" w:sz="0" w:space="0" w:color="auto"/>
                <w:right w:val="none" w:sz="0" w:space="0" w:color="auto"/>
              </w:divBdr>
            </w:div>
            <w:div w:id="1407537719">
              <w:marLeft w:val="0"/>
              <w:marRight w:val="0"/>
              <w:marTop w:val="0"/>
              <w:marBottom w:val="0"/>
              <w:divBdr>
                <w:top w:val="none" w:sz="0" w:space="0" w:color="auto"/>
                <w:left w:val="none" w:sz="0" w:space="0" w:color="auto"/>
                <w:bottom w:val="none" w:sz="0" w:space="0" w:color="auto"/>
                <w:right w:val="none" w:sz="0" w:space="0" w:color="auto"/>
              </w:divBdr>
            </w:div>
            <w:div w:id="936864799">
              <w:marLeft w:val="0"/>
              <w:marRight w:val="0"/>
              <w:marTop w:val="0"/>
              <w:marBottom w:val="0"/>
              <w:divBdr>
                <w:top w:val="none" w:sz="0" w:space="0" w:color="auto"/>
                <w:left w:val="none" w:sz="0" w:space="0" w:color="auto"/>
                <w:bottom w:val="none" w:sz="0" w:space="0" w:color="auto"/>
                <w:right w:val="none" w:sz="0" w:space="0" w:color="auto"/>
              </w:divBdr>
            </w:div>
            <w:div w:id="2013291968">
              <w:marLeft w:val="0"/>
              <w:marRight w:val="0"/>
              <w:marTop w:val="0"/>
              <w:marBottom w:val="0"/>
              <w:divBdr>
                <w:top w:val="none" w:sz="0" w:space="0" w:color="auto"/>
                <w:left w:val="none" w:sz="0" w:space="0" w:color="auto"/>
                <w:bottom w:val="none" w:sz="0" w:space="0" w:color="auto"/>
                <w:right w:val="none" w:sz="0" w:space="0" w:color="auto"/>
              </w:divBdr>
            </w:div>
            <w:div w:id="672494966">
              <w:marLeft w:val="0"/>
              <w:marRight w:val="0"/>
              <w:marTop w:val="0"/>
              <w:marBottom w:val="0"/>
              <w:divBdr>
                <w:top w:val="none" w:sz="0" w:space="0" w:color="auto"/>
                <w:left w:val="none" w:sz="0" w:space="0" w:color="auto"/>
                <w:bottom w:val="none" w:sz="0" w:space="0" w:color="auto"/>
                <w:right w:val="none" w:sz="0" w:space="0" w:color="auto"/>
              </w:divBdr>
            </w:div>
            <w:div w:id="1431193505">
              <w:marLeft w:val="0"/>
              <w:marRight w:val="0"/>
              <w:marTop w:val="0"/>
              <w:marBottom w:val="0"/>
              <w:divBdr>
                <w:top w:val="none" w:sz="0" w:space="0" w:color="auto"/>
                <w:left w:val="none" w:sz="0" w:space="0" w:color="auto"/>
                <w:bottom w:val="none" w:sz="0" w:space="0" w:color="auto"/>
                <w:right w:val="none" w:sz="0" w:space="0" w:color="auto"/>
              </w:divBdr>
            </w:div>
            <w:div w:id="409545400">
              <w:marLeft w:val="0"/>
              <w:marRight w:val="0"/>
              <w:marTop w:val="0"/>
              <w:marBottom w:val="0"/>
              <w:divBdr>
                <w:top w:val="none" w:sz="0" w:space="0" w:color="auto"/>
                <w:left w:val="none" w:sz="0" w:space="0" w:color="auto"/>
                <w:bottom w:val="none" w:sz="0" w:space="0" w:color="auto"/>
                <w:right w:val="none" w:sz="0" w:space="0" w:color="auto"/>
              </w:divBdr>
            </w:div>
            <w:div w:id="1601110819">
              <w:marLeft w:val="0"/>
              <w:marRight w:val="0"/>
              <w:marTop w:val="0"/>
              <w:marBottom w:val="0"/>
              <w:divBdr>
                <w:top w:val="none" w:sz="0" w:space="0" w:color="auto"/>
                <w:left w:val="none" w:sz="0" w:space="0" w:color="auto"/>
                <w:bottom w:val="none" w:sz="0" w:space="0" w:color="auto"/>
                <w:right w:val="none" w:sz="0" w:space="0" w:color="auto"/>
              </w:divBdr>
            </w:div>
            <w:div w:id="1459686846">
              <w:marLeft w:val="0"/>
              <w:marRight w:val="0"/>
              <w:marTop w:val="0"/>
              <w:marBottom w:val="0"/>
              <w:divBdr>
                <w:top w:val="none" w:sz="0" w:space="0" w:color="auto"/>
                <w:left w:val="none" w:sz="0" w:space="0" w:color="auto"/>
                <w:bottom w:val="none" w:sz="0" w:space="0" w:color="auto"/>
                <w:right w:val="none" w:sz="0" w:space="0" w:color="auto"/>
              </w:divBdr>
            </w:div>
            <w:div w:id="944075069">
              <w:marLeft w:val="0"/>
              <w:marRight w:val="0"/>
              <w:marTop w:val="0"/>
              <w:marBottom w:val="0"/>
              <w:divBdr>
                <w:top w:val="none" w:sz="0" w:space="0" w:color="auto"/>
                <w:left w:val="none" w:sz="0" w:space="0" w:color="auto"/>
                <w:bottom w:val="none" w:sz="0" w:space="0" w:color="auto"/>
                <w:right w:val="none" w:sz="0" w:space="0" w:color="auto"/>
              </w:divBdr>
            </w:div>
            <w:div w:id="1281063982">
              <w:marLeft w:val="0"/>
              <w:marRight w:val="0"/>
              <w:marTop w:val="0"/>
              <w:marBottom w:val="0"/>
              <w:divBdr>
                <w:top w:val="none" w:sz="0" w:space="0" w:color="auto"/>
                <w:left w:val="none" w:sz="0" w:space="0" w:color="auto"/>
                <w:bottom w:val="none" w:sz="0" w:space="0" w:color="auto"/>
                <w:right w:val="none" w:sz="0" w:space="0" w:color="auto"/>
              </w:divBdr>
            </w:div>
            <w:div w:id="498809401">
              <w:marLeft w:val="0"/>
              <w:marRight w:val="0"/>
              <w:marTop w:val="0"/>
              <w:marBottom w:val="0"/>
              <w:divBdr>
                <w:top w:val="none" w:sz="0" w:space="0" w:color="auto"/>
                <w:left w:val="none" w:sz="0" w:space="0" w:color="auto"/>
                <w:bottom w:val="none" w:sz="0" w:space="0" w:color="auto"/>
                <w:right w:val="none" w:sz="0" w:space="0" w:color="auto"/>
              </w:divBdr>
            </w:div>
            <w:div w:id="728767941">
              <w:marLeft w:val="0"/>
              <w:marRight w:val="0"/>
              <w:marTop w:val="0"/>
              <w:marBottom w:val="0"/>
              <w:divBdr>
                <w:top w:val="none" w:sz="0" w:space="0" w:color="auto"/>
                <w:left w:val="none" w:sz="0" w:space="0" w:color="auto"/>
                <w:bottom w:val="none" w:sz="0" w:space="0" w:color="auto"/>
                <w:right w:val="none" w:sz="0" w:space="0" w:color="auto"/>
              </w:divBdr>
            </w:div>
            <w:div w:id="254821835">
              <w:marLeft w:val="0"/>
              <w:marRight w:val="0"/>
              <w:marTop w:val="0"/>
              <w:marBottom w:val="0"/>
              <w:divBdr>
                <w:top w:val="none" w:sz="0" w:space="0" w:color="auto"/>
                <w:left w:val="none" w:sz="0" w:space="0" w:color="auto"/>
                <w:bottom w:val="none" w:sz="0" w:space="0" w:color="auto"/>
                <w:right w:val="none" w:sz="0" w:space="0" w:color="auto"/>
              </w:divBdr>
            </w:div>
            <w:div w:id="584917271">
              <w:marLeft w:val="0"/>
              <w:marRight w:val="0"/>
              <w:marTop w:val="0"/>
              <w:marBottom w:val="0"/>
              <w:divBdr>
                <w:top w:val="none" w:sz="0" w:space="0" w:color="auto"/>
                <w:left w:val="none" w:sz="0" w:space="0" w:color="auto"/>
                <w:bottom w:val="none" w:sz="0" w:space="0" w:color="auto"/>
                <w:right w:val="none" w:sz="0" w:space="0" w:color="auto"/>
              </w:divBdr>
            </w:div>
            <w:div w:id="93746170">
              <w:marLeft w:val="0"/>
              <w:marRight w:val="0"/>
              <w:marTop w:val="0"/>
              <w:marBottom w:val="0"/>
              <w:divBdr>
                <w:top w:val="none" w:sz="0" w:space="0" w:color="auto"/>
                <w:left w:val="none" w:sz="0" w:space="0" w:color="auto"/>
                <w:bottom w:val="none" w:sz="0" w:space="0" w:color="auto"/>
                <w:right w:val="none" w:sz="0" w:space="0" w:color="auto"/>
              </w:divBdr>
            </w:div>
            <w:div w:id="1659379274">
              <w:marLeft w:val="0"/>
              <w:marRight w:val="0"/>
              <w:marTop w:val="0"/>
              <w:marBottom w:val="0"/>
              <w:divBdr>
                <w:top w:val="none" w:sz="0" w:space="0" w:color="auto"/>
                <w:left w:val="none" w:sz="0" w:space="0" w:color="auto"/>
                <w:bottom w:val="none" w:sz="0" w:space="0" w:color="auto"/>
                <w:right w:val="none" w:sz="0" w:space="0" w:color="auto"/>
              </w:divBdr>
            </w:div>
            <w:div w:id="397484550">
              <w:marLeft w:val="0"/>
              <w:marRight w:val="0"/>
              <w:marTop w:val="0"/>
              <w:marBottom w:val="0"/>
              <w:divBdr>
                <w:top w:val="none" w:sz="0" w:space="0" w:color="auto"/>
                <w:left w:val="none" w:sz="0" w:space="0" w:color="auto"/>
                <w:bottom w:val="none" w:sz="0" w:space="0" w:color="auto"/>
                <w:right w:val="none" w:sz="0" w:space="0" w:color="auto"/>
              </w:divBdr>
            </w:div>
            <w:div w:id="1244022559">
              <w:marLeft w:val="0"/>
              <w:marRight w:val="0"/>
              <w:marTop w:val="0"/>
              <w:marBottom w:val="0"/>
              <w:divBdr>
                <w:top w:val="none" w:sz="0" w:space="0" w:color="auto"/>
                <w:left w:val="none" w:sz="0" w:space="0" w:color="auto"/>
                <w:bottom w:val="none" w:sz="0" w:space="0" w:color="auto"/>
                <w:right w:val="none" w:sz="0" w:space="0" w:color="auto"/>
              </w:divBdr>
            </w:div>
            <w:div w:id="2127194937">
              <w:marLeft w:val="0"/>
              <w:marRight w:val="0"/>
              <w:marTop w:val="0"/>
              <w:marBottom w:val="0"/>
              <w:divBdr>
                <w:top w:val="none" w:sz="0" w:space="0" w:color="auto"/>
                <w:left w:val="none" w:sz="0" w:space="0" w:color="auto"/>
                <w:bottom w:val="none" w:sz="0" w:space="0" w:color="auto"/>
                <w:right w:val="none" w:sz="0" w:space="0" w:color="auto"/>
              </w:divBdr>
            </w:div>
            <w:div w:id="198206229">
              <w:marLeft w:val="0"/>
              <w:marRight w:val="0"/>
              <w:marTop w:val="0"/>
              <w:marBottom w:val="0"/>
              <w:divBdr>
                <w:top w:val="none" w:sz="0" w:space="0" w:color="auto"/>
                <w:left w:val="none" w:sz="0" w:space="0" w:color="auto"/>
                <w:bottom w:val="none" w:sz="0" w:space="0" w:color="auto"/>
                <w:right w:val="none" w:sz="0" w:space="0" w:color="auto"/>
              </w:divBdr>
            </w:div>
            <w:div w:id="863177147">
              <w:marLeft w:val="0"/>
              <w:marRight w:val="0"/>
              <w:marTop w:val="0"/>
              <w:marBottom w:val="0"/>
              <w:divBdr>
                <w:top w:val="none" w:sz="0" w:space="0" w:color="auto"/>
                <w:left w:val="none" w:sz="0" w:space="0" w:color="auto"/>
                <w:bottom w:val="none" w:sz="0" w:space="0" w:color="auto"/>
                <w:right w:val="none" w:sz="0" w:space="0" w:color="auto"/>
              </w:divBdr>
            </w:div>
            <w:div w:id="1560095912">
              <w:marLeft w:val="0"/>
              <w:marRight w:val="0"/>
              <w:marTop w:val="0"/>
              <w:marBottom w:val="0"/>
              <w:divBdr>
                <w:top w:val="none" w:sz="0" w:space="0" w:color="auto"/>
                <w:left w:val="none" w:sz="0" w:space="0" w:color="auto"/>
                <w:bottom w:val="none" w:sz="0" w:space="0" w:color="auto"/>
                <w:right w:val="none" w:sz="0" w:space="0" w:color="auto"/>
              </w:divBdr>
            </w:div>
            <w:div w:id="832910950">
              <w:marLeft w:val="0"/>
              <w:marRight w:val="0"/>
              <w:marTop w:val="0"/>
              <w:marBottom w:val="0"/>
              <w:divBdr>
                <w:top w:val="none" w:sz="0" w:space="0" w:color="auto"/>
                <w:left w:val="none" w:sz="0" w:space="0" w:color="auto"/>
                <w:bottom w:val="none" w:sz="0" w:space="0" w:color="auto"/>
                <w:right w:val="none" w:sz="0" w:space="0" w:color="auto"/>
              </w:divBdr>
            </w:div>
            <w:div w:id="2033191661">
              <w:marLeft w:val="0"/>
              <w:marRight w:val="0"/>
              <w:marTop w:val="0"/>
              <w:marBottom w:val="0"/>
              <w:divBdr>
                <w:top w:val="none" w:sz="0" w:space="0" w:color="auto"/>
                <w:left w:val="none" w:sz="0" w:space="0" w:color="auto"/>
                <w:bottom w:val="none" w:sz="0" w:space="0" w:color="auto"/>
                <w:right w:val="none" w:sz="0" w:space="0" w:color="auto"/>
              </w:divBdr>
            </w:div>
            <w:div w:id="1016468883">
              <w:marLeft w:val="0"/>
              <w:marRight w:val="0"/>
              <w:marTop w:val="0"/>
              <w:marBottom w:val="0"/>
              <w:divBdr>
                <w:top w:val="none" w:sz="0" w:space="0" w:color="auto"/>
                <w:left w:val="none" w:sz="0" w:space="0" w:color="auto"/>
                <w:bottom w:val="none" w:sz="0" w:space="0" w:color="auto"/>
                <w:right w:val="none" w:sz="0" w:space="0" w:color="auto"/>
              </w:divBdr>
            </w:div>
            <w:div w:id="1121649575">
              <w:marLeft w:val="0"/>
              <w:marRight w:val="0"/>
              <w:marTop w:val="0"/>
              <w:marBottom w:val="0"/>
              <w:divBdr>
                <w:top w:val="none" w:sz="0" w:space="0" w:color="auto"/>
                <w:left w:val="none" w:sz="0" w:space="0" w:color="auto"/>
                <w:bottom w:val="none" w:sz="0" w:space="0" w:color="auto"/>
                <w:right w:val="none" w:sz="0" w:space="0" w:color="auto"/>
              </w:divBdr>
            </w:div>
            <w:div w:id="876551317">
              <w:marLeft w:val="0"/>
              <w:marRight w:val="0"/>
              <w:marTop w:val="0"/>
              <w:marBottom w:val="0"/>
              <w:divBdr>
                <w:top w:val="none" w:sz="0" w:space="0" w:color="auto"/>
                <w:left w:val="none" w:sz="0" w:space="0" w:color="auto"/>
                <w:bottom w:val="none" w:sz="0" w:space="0" w:color="auto"/>
                <w:right w:val="none" w:sz="0" w:space="0" w:color="auto"/>
              </w:divBdr>
            </w:div>
            <w:div w:id="532501134">
              <w:marLeft w:val="0"/>
              <w:marRight w:val="0"/>
              <w:marTop w:val="0"/>
              <w:marBottom w:val="0"/>
              <w:divBdr>
                <w:top w:val="none" w:sz="0" w:space="0" w:color="auto"/>
                <w:left w:val="none" w:sz="0" w:space="0" w:color="auto"/>
                <w:bottom w:val="none" w:sz="0" w:space="0" w:color="auto"/>
                <w:right w:val="none" w:sz="0" w:space="0" w:color="auto"/>
              </w:divBdr>
            </w:div>
            <w:div w:id="654720549">
              <w:marLeft w:val="0"/>
              <w:marRight w:val="0"/>
              <w:marTop w:val="0"/>
              <w:marBottom w:val="0"/>
              <w:divBdr>
                <w:top w:val="none" w:sz="0" w:space="0" w:color="auto"/>
                <w:left w:val="none" w:sz="0" w:space="0" w:color="auto"/>
                <w:bottom w:val="none" w:sz="0" w:space="0" w:color="auto"/>
                <w:right w:val="none" w:sz="0" w:space="0" w:color="auto"/>
              </w:divBdr>
            </w:div>
            <w:div w:id="625549056">
              <w:marLeft w:val="0"/>
              <w:marRight w:val="0"/>
              <w:marTop w:val="0"/>
              <w:marBottom w:val="0"/>
              <w:divBdr>
                <w:top w:val="none" w:sz="0" w:space="0" w:color="auto"/>
                <w:left w:val="none" w:sz="0" w:space="0" w:color="auto"/>
                <w:bottom w:val="none" w:sz="0" w:space="0" w:color="auto"/>
                <w:right w:val="none" w:sz="0" w:space="0" w:color="auto"/>
              </w:divBdr>
            </w:div>
            <w:div w:id="1594119451">
              <w:marLeft w:val="0"/>
              <w:marRight w:val="0"/>
              <w:marTop w:val="0"/>
              <w:marBottom w:val="0"/>
              <w:divBdr>
                <w:top w:val="none" w:sz="0" w:space="0" w:color="auto"/>
                <w:left w:val="none" w:sz="0" w:space="0" w:color="auto"/>
                <w:bottom w:val="none" w:sz="0" w:space="0" w:color="auto"/>
                <w:right w:val="none" w:sz="0" w:space="0" w:color="auto"/>
              </w:divBdr>
            </w:div>
            <w:div w:id="267124792">
              <w:marLeft w:val="0"/>
              <w:marRight w:val="0"/>
              <w:marTop w:val="0"/>
              <w:marBottom w:val="0"/>
              <w:divBdr>
                <w:top w:val="none" w:sz="0" w:space="0" w:color="auto"/>
                <w:left w:val="none" w:sz="0" w:space="0" w:color="auto"/>
                <w:bottom w:val="none" w:sz="0" w:space="0" w:color="auto"/>
                <w:right w:val="none" w:sz="0" w:space="0" w:color="auto"/>
              </w:divBdr>
            </w:div>
            <w:div w:id="1647734275">
              <w:marLeft w:val="0"/>
              <w:marRight w:val="0"/>
              <w:marTop w:val="0"/>
              <w:marBottom w:val="0"/>
              <w:divBdr>
                <w:top w:val="none" w:sz="0" w:space="0" w:color="auto"/>
                <w:left w:val="none" w:sz="0" w:space="0" w:color="auto"/>
                <w:bottom w:val="none" w:sz="0" w:space="0" w:color="auto"/>
                <w:right w:val="none" w:sz="0" w:space="0" w:color="auto"/>
              </w:divBdr>
            </w:div>
            <w:div w:id="567345533">
              <w:marLeft w:val="0"/>
              <w:marRight w:val="0"/>
              <w:marTop w:val="0"/>
              <w:marBottom w:val="0"/>
              <w:divBdr>
                <w:top w:val="none" w:sz="0" w:space="0" w:color="auto"/>
                <w:left w:val="none" w:sz="0" w:space="0" w:color="auto"/>
                <w:bottom w:val="none" w:sz="0" w:space="0" w:color="auto"/>
                <w:right w:val="none" w:sz="0" w:space="0" w:color="auto"/>
              </w:divBdr>
            </w:div>
            <w:div w:id="650326513">
              <w:marLeft w:val="0"/>
              <w:marRight w:val="0"/>
              <w:marTop w:val="0"/>
              <w:marBottom w:val="0"/>
              <w:divBdr>
                <w:top w:val="none" w:sz="0" w:space="0" w:color="auto"/>
                <w:left w:val="none" w:sz="0" w:space="0" w:color="auto"/>
                <w:bottom w:val="none" w:sz="0" w:space="0" w:color="auto"/>
                <w:right w:val="none" w:sz="0" w:space="0" w:color="auto"/>
              </w:divBdr>
            </w:div>
            <w:div w:id="2065373586">
              <w:marLeft w:val="0"/>
              <w:marRight w:val="0"/>
              <w:marTop w:val="0"/>
              <w:marBottom w:val="0"/>
              <w:divBdr>
                <w:top w:val="none" w:sz="0" w:space="0" w:color="auto"/>
                <w:left w:val="none" w:sz="0" w:space="0" w:color="auto"/>
                <w:bottom w:val="none" w:sz="0" w:space="0" w:color="auto"/>
                <w:right w:val="none" w:sz="0" w:space="0" w:color="auto"/>
              </w:divBdr>
            </w:div>
            <w:div w:id="288901587">
              <w:marLeft w:val="0"/>
              <w:marRight w:val="0"/>
              <w:marTop w:val="0"/>
              <w:marBottom w:val="0"/>
              <w:divBdr>
                <w:top w:val="none" w:sz="0" w:space="0" w:color="auto"/>
                <w:left w:val="none" w:sz="0" w:space="0" w:color="auto"/>
                <w:bottom w:val="none" w:sz="0" w:space="0" w:color="auto"/>
                <w:right w:val="none" w:sz="0" w:space="0" w:color="auto"/>
              </w:divBdr>
            </w:div>
            <w:div w:id="782305053">
              <w:marLeft w:val="0"/>
              <w:marRight w:val="0"/>
              <w:marTop w:val="0"/>
              <w:marBottom w:val="0"/>
              <w:divBdr>
                <w:top w:val="none" w:sz="0" w:space="0" w:color="auto"/>
                <w:left w:val="none" w:sz="0" w:space="0" w:color="auto"/>
                <w:bottom w:val="none" w:sz="0" w:space="0" w:color="auto"/>
                <w:right w:val="none" w:sz="0" w:space="0" w:color="auto"/>
              </w:divBdr>
            </w:div>
            <w:div w:id="1552883473">
              <w:marLeft w:val="0"/>
              <w:marRight w:val="0"/>
              <w:marTop w:val="0"/>
              <w:marBottom w:val="0"/>
              <w:divBdr>
                <w:top w:val="none" w:sz="0" w:space="0" w:color="auto"/>
                <w:left w:val="none" w:sz="0" w:space="0" w:color="auto"/>
                <w:bottom w:val="none" w:sz="0" w:space="0" w:color="auto"/>
                <w:right w:val="none" w:sz="0" w:space="0" w:color="auto"/>
              </w:divBdr>
            </w:div>
            <w:div w:id="1534657029">
              <w:marLeft w:val="0"/>
              <w:marRight w:val="0"/>
              <w:marTop w:val="0"/>
              <w:marBottom w:val="0"/>
              <w:divBdr>
                <w:top w:val="none" w:sz="0" w:space="0" w:color="auto"/>
                <w:left w:val="none" w:sz="0" w:space="0" w:color="auto"/>
                <w:bottom w:val="none" w:sz="0" w:space="0" w:color="auto"/>
                <w:right w:val="none" w:sz="0" w:space="0" w:color="auto"/>
              </w:divBdr>
            </w:div>
            <w:div w:id="200214953">
              <w:marLeft w:val="0"/>
              <w:marRight w:val="0"/>
              <w:marTop w:val="0"/>
              <w:marBottom w:val="0"/>
              <w:divBdr>
                <w:top w:val="none" w:sz="0" w:space="0" w:color="auto"/>
                <w:left w:val="none" w:sz="0" w:space="0" w:color="auto"/>
                <w:bottom w:val="none" w:sz="0" w:space="0" w:color="auto"/>
                <w:right w:val="none" w:sz="0" w:space="0" w:color="auto"/>
              </w:divBdr>
            </w:div>
            <w:div w:id="753094021">
              <w:marLeft w:val="0"/>
              <w:marRight w:val="0"/>
              <w:marTop w:val="0"/>
              <w:marBottom w:val="0"/>
              <w:divBdr>
                <w:top w:val="none" w:sz="0" w:space="0" w:color="auto"/>
                <w:left w:val="none" w:sz="0" w:space="0" w:color="auto"/>
                <w:bottom w:val="none" w:sz="0" w:space="0" w:color="auto"/>
                <w:right w:val="none" w:sz="0" w:space="0" w:color="auto"/>
              </w:divBdr>
            </w:div>
            <w:div w:id="409693810">
              <w:marLeft w:val="0"/>
              <w:marRight w:val="0"/>
              <w:marTop w:val="0"/>
              <w:marBottom w:val="0"/>
              <w:divBdr>
                <w:top w:val="none" w:sz="0" w:space="0" w:color="auto"/>
                <w:left w:val="none" w:sz="0" w:space="0" w:color="auto"/>
                <w:bottom w:val="none" w:sz="0" w:space="0" w:color="auto"/>
                <w:right w:val="none" w:sz="0" w:space="0" w:color="auto"/>
              </w:divBdr>
            </w:div>
            <w:div w:id="668411073">
              <w:marLeft w:val="0"/>
              <w:marRight w:val="0"/>
              <w:marTop w:val="0"/>
              <w:marBottom w:val="0"/>
              <w:divBdr>
                <w:top w:val="none" w:sz="0" w:space="0" w:color="auto"/>
                <w:left w:val="none" w:sz="0" w:space="0" w:color="auto"/>
                <w:bottom w:val="none" w:sz="0" w:space="0" w:color="auto"/>
                <w:right w:val="none" w:sz="0" w:space="0" w:color="auto"/>
              </w:divBdr>
            </w:div>
            <w:div w:id="183057458">
              <w:marLeft w:val="0"/>
              <w:marRight w:val="0"/>
              <w:marTop w:val="0"/>
              <w:marBottom w:val="0"/>
              <w:divBdr>
                <w:top w:val="none" w:sz="0" w:space="0" w:color="auto"/>
                <w:left w:val="none" w:sz="0" w:space="0" w:color="auto"/>
                <w:bottom w:val="none" w:sz="0" w:space="0" w:color="auto"/>
                <w:right w:val="none" w:sz="0" w:space="0" w:color="auto"/>
              </w:divBdr>
            </w:div>
            <w:div w:id="1654332839">
              <w:marLeft w:val="0"/>
              <w:marRight w:val="0"/>
              <w:marTop w:val="0"/>
              <w:marBottom w:val="0"/>
              <w:divBdr>
                <w:top w:val="none" w:sz="0" w:space="0" w:color="auto"/>
                <w:left w:val="none" w:sz="0" w:space="0" w:color="auto"/>
                <w:bottom w:val="none" w:sz="0" w:space="0" w:color="auto"/>
                <w:right w:val="none" w:sz="0" w:space="0" w:color="auto"/>
              </w:divBdr>
            </w:div>
            <w:div w:id="472139989">
              <w:marLeft w:val="0"/>
              <w:marRight w:val="0"/>
              <w:marTop w:val="0"/>
              <w:marBottom w:val="0"/>
              <w:divBdr>
                <w:top w:val="none" w:sz="0" w:space="0" w:color="auto"/>
                <w:left w:val="none" w:sz="0" w:space="0" w:color="auto"/>
                <w:bottom w:val="none" w:sz="0" w:space="0" w:color="auto"/>
                <w:right w:val="none" w:sz="0" w:space="0" w:color="auto"/>
              </w:divBdr>
            </w:div>
            <w:div w:id="528642816">
              <w:marLeft w:val="0"/>
              <w:marRight w:val="0"/>
              <w:marTop w:val="0"/>
              <w:marBottom w:val="0"/>
              <w:divBdr>
                <w:top w:val="none" w:sz="0" w:space="0" w:color="auto"/>
                <w:left w:val="none" w:sz="0" w:space="0" w:color="auto"/>
                <w:bottom w:val="none" w:sz="0" w:space="0" w:color="auto"/>
                <w:right w:val="none" w:sz="0" w:space="0" w:color="auto"/>
              </w:divBdr>
            </w:div>
            <w:div w:id="1891258849">
              <w:marLeft w:val="0"/>
              <w:marRight w:val="0"/>
              <w:marTop w:val="0"/>
              <w:marBottom w:val="0"/>
              <w:divBdr>
                <w:top w:val="none" w:sz="0" w:space="0" w:color="auto"/>
                <w:left w:val="none" w:sz="0" w:space="0" w:color="auto"/>
                <w:bottom w:val="none" w:sz="0" w:space="0" w:color="auto"/>
                <w:right w:val="none" w:sz="0" w:space="0" w:color="auto"/>
              </w:divBdr>
            </w:div>
            <w:div w:id="849635829">
              <w:marLeft w:val="0"/>
              <w:marRight w:val="0"/>
              <w:marTop w:val="0"/>
              <w:marBottom w:val="0"/>
              <w:divBdr>
                <w:top w:val="none" w:sz="0" w:space="0" w:color="auto"/>
                <w:left w:val="none" w:sz="0" w:space="0" w:color="auto"/>
                <w:bottom w:val="none" w:sz="0" w:space="0" w:color="auto"/>
                <w:right w:val="none" w:sz="0" w:space="0" w:color="auto"/>
              </w:divBdr>
            </w:div>
            <w:div w:id="193200326">
              <w:marLeft w:val="0"/>
              <w:marRight w:val="0"/>
              <w:marTop w:val="0"/>
              <w:marBottom w:val="0"/>
              <w:divBdr>
                <w:top w:val="none" w:sz="0" w:space="0" w:color="auto"/>
                <w:left w:val="none" w:sz="0" w:space="0" w:color="auto"/>
                <w:bottom w:val="none" w:sz="0" w:space="0" w:color="auto"/>
                <w:right w:val="none" w:sz="0" w:space="0" w:color="auto"/>
              </w:divBdr>
            </w:div>
            <w:div w:id="685713420">
              <w:marLeft w:val="0"/>
              <w:marRight w:val="0"/>
              <w:marTop w:val="0"/>
              <w:marBottom w:val="0"/>
              <w:divBdr>
                <w:top w:val="none" w:sz="0" w:space="0" w:color="auto"/>
                <w:left w:val="none" w:sz="0" w:space="0" w:color="auto"/>
                <w:bottom w:val="none" w:sz="0" w:space="0" w:color="auto"/>
                <w:right w:val="none" w:sz="0" w:space="0" w:color="auto"/>
              </w:divBdr>
            </w:div>
            <w:div w:id="1814834355">
              <w:marLeft w:val="0"/>
              <w:marRight w:val="0"/>
              <w:marTop w:val="0"/>
              <w:marBottom w:val="0"/>
              <w:divBdr>
                <w:top w:val="none" w:sz="0" w:space="0" w:color="auto"/>
                <w:left w:val="none" w:sz="0" w:space="0" w:color="auto"/>
                <w:bottom w:val="none" w:sz="0" w:space="0" w:color="auto"/>
                <w:right w:val="none" w:sz="0" w:space="0" w:color="auto"/>
              </w:divBdr>
            </w:div>
            <w:div w:id="1941257590">
              <w:marLeft w:val="0"/>
              <w:marRight w:val="0"/>
              <w:marTop w:val="0"/>
              <w:marBottom w:val="0"/>
              <w:divBdr>
                <w:top w:val="none" w:sz="0" w:space="0" w:color="auto"/>
                <w:left w:val="none" w:sz="0" w:space="0" w:color="auto"/>
                <w:bottom w:val="none" w:sz="0" w:space="0" w:color="auto"/>
                <w:right w:val="none" w:sz="0" w:space="0" w:color="auto"/>
              </w:divBdr>
            </w:div>
            <w:div w:id="1670795446">
              <w:marLeft w:val="0"/>
              <w:marRight w:val="0"/>
              <w:marTop w:val="0"/>
              <w:marBottom w:val="0"/>
              <w:divBdr>
                <w:top w:val="none" w:sz="0" w:space="0" w:color="auto"/>
                <w:left w:val="none" w:sz="0" w:space="0" w:color="auto"/>
                <w:bottom w:val="none" w:sz="0" w:space="0" w:color="auto"/>
                <w:right w:val="none" w:sz="0" w:space="0" w:color="auto"/>
              </w:divBdr>
            </w:div>
            <w:div w:id="1948467527">
              <w:marLeft w:val="0"/>
              <w:marRight w:val="0"/>
              <w:marTop w:val="0"/>
              <w:marBottom w:val="0"/>
              <w:divBdr>
                <w:top w:val="none" w:sz="0" w:space="0" w:color="auto"/>
                <w:left w:val="none" w:sz="0" w:space="0" w:color="auto"/>
                <w:bottom w:val="none" w:sz="0" w:space="0" w:color="auto"/>
                <w:right w:val="none" w:sz="0" w:space="0" w:color="auto"/>
              </w:divBdr>
            </w:div>
            <w:div w:id="1263494327">
              <w:marLeft w:val="0"/>
              <w:marRight w:val="0"/>
              <w:marTop w:val="0"/>
              <w:marBottom w:val="0"/>
              <w:divBdr>
                <w:top w:val="none" w:sz="0" w:space="0" w:color="auto"/>
                <w:left w:val="none" w:sz="0" w:space="0" w:color="auto"/>
                <w:bottom w:val="none" w:sz="0" w:space="0" w:color="auto"/>
                <w:right w:val="none" w:sz="0" w:space="0" w:color="auto"/>
              </w:divBdr>
            </w:div>
            <w:div w:id="1479685762">
              <w:marLeft w:val="0"/>
              <w:marRight w:val="0"/>
              <w:marTop w:val="0"/>
              <w:marBottom w:val="0"/>
              <w:divBdr>
                <w:top w:val="none" w:sz="0" w:space="0" w:color="auto"/>
                <w:left w:val="none" w:sz="0" w:space="0" w:color="auto"/>
                <w:bottom w:val="none" w:sz="0" w:space="0" w:color="auto"/>
                <w:right w:val="none" w:sz="0" w:space="0" w:color="auto"/>
              </w:divBdr>
            </w:div>
            <w:div w:id="996110445">
              <w:marLeft w:val="0"/>
              <w:marRight w:val="0"/>
              <w:marTop w:val="0"/>
              <w:marBottom w:val="0"/>
              <w:divBdr>
                <w:top w:val="none" w:sz="0" w:space="0" w:color="auto"/>
                <w:left w:val="none" w:sz="0" w:space="0" w:color="auto"/>
                <w:bottom w:val="none" w:sz="0" w:space="0" w:color="auto"/>
                <w:right w:val="none" w:sz="0" w:space="0" w:color="auto"/>
              </w:divBdr>
            </w:div>
            <w:div w:id="754865407">
              <w:marLeft w:val="0"/>
              <w:marRight w:val="0"/>
              <w:marTop w:val="0"/>
              <w:marBottom w:val="0"/>
              <w:divBdr>
                <w:top w:val="none" w:sz="0" w:space="0" w:color="auto"/>
                <w:left w:val="none" w:sz="0" w:space="0" w:color="auto"/>
                <w:bottom w:val="none" w:sz="0" w:space="0" w:color="auto"/>
                <w:right w:val="none" w:sz="0" w:space="0" w:color="auto"/>
              </w:divBdr>
            </w:div>
            <w:div w:id="1542551380">
              <w:marLeft w:val="0"/>
              <w:marRight w:val="0"/>
              <w:marTop w:val="0"/>
              <w:marBottom w:val="0"/>
              <w:divBdr>
                <w:top w:val="none" w:sz="0" w:space="0" w:color="auto"/>
                <w:left w:val="none" w:sz="0" w:space="0" w:color="auto"/>
                <w:bottom w:val="none" w:sz="0" w:space="0" w:color="auto"/>
                <w:right w:val="none" w:sz="0" w:space="0" w:color="auto"/>
              </w:divBdr>
            </w:div>
            <w:div w:id="1835607173">
              <w:marLeft w:val="0"/>
              <w:marRight w:val="0"/>
              <w:marTop w:val="0"/>
              <w:marBottom w:val="0"/>
              <w:divBdr>
                <w:top w:val="none" w:sz="0" w:space="0" w:color="auto"/>
                <w:left w:val="none" w:sz="0" w:space="0" w:color="auto"/>
                <w:bottom w:val="none" w:sz="0" w:space="0" w:color="auto"/>
                <w:right w:val="none" w:sz="0" w:space="0" w:color="auto"/>
              </w:divBdr>
            </w:div>
            <w:div w:id="537350803">
              <w:marLeft w:val="0"/>
              <w:marRight w:val="0"/>
              <w:marTop w:val="0"/>
              <w:marBottom w:val="0"/>
              <w:divBdr>
                <w:top w:val="none" w:sz="0" w:space="0" w:color="auto"/>
                <w:left w:val="none" w:sz="0" w:space="0" w:color="auto"/>
                <w:bottom w:val="none" w:sz="0" w:space="0" w:color="auto"/>
                <w:right w:val="none" w:sz="0" w:space="0" w:color="auto"/>
              </w:divBdr>
            </w:div>
            <w:div w:id="1636788899">
              <w:marLeft w:val="0"/>
              <w:marRight w:val="0"/>
              <w:marTop w:val="0"/>
              <w:marBottom w:val="0"/>
              <w:divBdr>
                <w:top w:val="none" w:sz="0" w:space="0" w:color="auto"/>
                <w:left w:val="none" w:sz="0" w:space="0" w:color="auto"/>
                <w:bottom w:val="none" w:sz="0" w:space="0" w:color="auto"/>
                <w:right w:val="none" w:sz="0" w:space="0" w:color="auto"/>
              </w:divBdr>
            </w:div>
            <w:div w:id="503906364">
              <w:marLeft w:val="0"/>
              <w:marRight w:val="0"/>
              <w:marTop w:val="0"/>
              <w:marBottom w:val="0"/>
              <w:divBdr>
                <w:top w:val="none" w:sz="0" w:space="0" w:color="auto"/>
                <w:left w:val="none" w:sz="0" w:space="0" w:color="auto"/>
                <w:bottom w:val="none" w:sz="0" w:space="0" w:color="auto"/>
                <w:right w:val="none" w:sz="0" w:space="0" w:color="auto"/>
              </w:divBdr>
            </w:div>
            <w:div w:id="2013950981">
              <w:marLeft w:val="0"/>
              <w:marRight w:val="0"/>
              <w:marTop w:val="0"/>
              <w:marBottom w:val="0"/>
              <w:divBdr>
                <w:top w:val="none" w:sz="0" w:space="0" w:color="auto"/>
                <w:left w:val="none" w:sz="0" w:space="0" w:color="auto"/>
                <w:bottom w:val="none" w:sz="0" w:space="0" w:color="auto"/>
                <w:right w:val="none" w:sz="0" w:space="0" w:color="auto"/>
              </w:divBdr>
            </w:div>
            <w:div w:id="340085888">
              <w:marLeft w:val="0"/>
              <w:marRight w:val="0"/>
              <w:marTop w:val="0"/>
              <w:marBottom w:val="0"/>
              <w:divBdr>
                <w:top w:val="none" w:sz="0" w:space="0" w:color="auto"/>
                <w:left w:val="none" w:sz="0" w:space="0" w:color="auto"/>
                <w:bottom w:val="none" w:sz="0" w:space="0" w:color="auto"/>
                <w:right w:val="none" w:sz="0" w:space="0" w:color="auto"/>
              </w:divBdr>
            </w:div>
            <w:div w:id="1625040781">
              <w:marLeft w:val="0"/>
              <w:marRight w:val="0"/>
              <w:marTop w:val="0"/>
              <w:marBottom w:val="0"/>
              <w:divBdr>
                <w:top w:val="none" w:sz="0" w:space="0" w:color="auto"/>
                <w:left w:val="none" w:sz="0" w:space="0" w:color="auto"/>
                <w:bottom w:val="none" w:sz="0" w:space="0" w:color="auto"/>
                <w:right w:val="none" w:sz="0" w:space="0" w:color="auto"/>
              </w:divBdr>
            </w:div>
            <w:div w:id="1920943418">
              <w:marLeft w:val="0"/>
              <w:marRight w:val="0"/>
              <w:marTop w:val="0"/>
              <w:marBottom w:val="0"/>
              <w:divBdr>
                <w:top w:val="none" w:sz="0" w:space="0" w:color="auto"/>
                <w:left w:val="none" w:sz="0" w:space="0" w:color="auto"/>
                <w:bottom w:val="none" w:sz="0" w:space="0" w:color="auto"/>
                <w:right w:val="none" w:sz="0" w:space="0" w:color="auto"/>
              </w:divBdr>
            </w:div>
            <w:div w:id="1679425891">
              <w:marLeft w:val="0"/>
              <w:marRight w:val="0"/>
              <w:marTop w:val="0"/>
              <w:marBottom w:val="0"/>
              <w:divBdr>
                <w:top w:val="none" w:sz="0" w:space="0" w:color="auto"/>
                <w:left w:val="none" w:sz="0" w:space="0" w:color="auto"/>
                <w:bottom w:val="none" w:sz="0" w:space="0" w:color="auto"/>
                <w:right w:val="none" w:sz="0" w:space="0" w:color="auto"/>
              </w:divBdr>
            </w:div>
            <w:div w:id="1141267834">
              <w:marLeft w:val="0"/>
              <w:marRight w:val="0"/>
              <w:marTop w:val="0"/>
              <w:marBottom w:val="0"/>
              <w:divBdr>
                <w:top w:val="none" w:sz="0" w:space="0" w:color="auto"/>
                <w:left w:val="none" w:sz="0" w:space="0" w:color="auto"/>
                <w:bottom w:val="none" w:sz="0" w:space="0" w:color="auto"/>
                <w:right w:val="none" w:sz="0" w:space="0" w:color="auto"/>
              </w:divBdr>
            </w:div>
            <w:div w:id="839740276">
              <w:marLeft w:val="0"/>
              <w:marRight w:val="0"/>
              <w:marTop w:val="0"/>
              <w:marBottom w:val="0"/>
              <w:divBdr>
                <w:top w:val="none" w:sz="0" w:space="0" w:color="auto"/>
                <w:left w:val="none" w:sz="0" w:space="0" w:color="auto"/>
                <w:bottom w:val="none" w:sz="0" w:space="0" w:color="auto"/>
                <w:right w:val="none" w:sz="0" w:space="0" w:color="auto"/>
              </w:divBdr>
            </w:div>
            <w:div w:id="1910579643">
              <w:marLeft w:val="0"/>
              <w:marRight w:val="0"/>
              <w:marTop w:val="0"/>
              <w:marBottom w:val="0"/>
              <w:divBdr>
                <w:top w:val="none" w:sz="0" w:space="0" w:color="auto"/>
                <w:left w:val="none" w:sz="0" w:space="0" w:color="auto"/>
                <w:bottom w:val="none" w:sz="0" w:space="0" w:color="auto"/>
                <w:right w:val="none" w:sz="0" w:space="0" w:color="auto"/>
              </w:divBdr>
            </w:div>
            <w:div w:id="210727731">
              <w:marLeft w:val="0"/>
              <w:marRight w:val="0"/>
              <w:marTop w:val="0"/>
              <w:marBottom w:val="0"/>
              <w:divBdr>
                <w:top w:val="none" w:sz="0" w:space="0" w:color="auto"/>
                <w:left w:val="none" w:sz="0" w:space="0" w:color="auto"/>
                <w:bottom w:val="none" w:sz="0" w:space="0" w:color="auto"/>
                <w:right w:val="none" w:sz="0" w:space="0" w:color="auto"/>
              </w:divBdr>
            </w:div>
            <w:div w:id="521632822">
              <w:marLeft w:val="0"/>
              <w:marRight w:val="0"/>
              <w:marTop w:val="0"/>
              <w:marBottom w:val="0"/>
              <w:divBdr>
                <w:top w:val="none" w:sz="0" w:space="0" w:color="auto"/>
                <w:left w:val="none" w:sz="0" w:space="0" w:color="auto"/>
                <w:bottom w:val="none" w:sz="0" w:space="0" w:color="auto"/>
                <w:right w:val="none" w:sz="0" w:space="0" w:color="auto"/>
              </w:divBdr>
            </w:div>
            <w:div w:id="1547986570">
              <w:marLeft w:val="0"/>
              <w:marRight w:val="0"/>
              <w:marTop w:val="0"/>
              <w:marBottom w:val="0"/>
              <w:divBdr>
                <w:top w:val="none" w:sz="0" w:space="0" w:color="auto"/>
                <w:left w:val="none" w:sz="0" w:space="0" w:color="auto"/>
                <w:bottom w:val="none" w:sz="0" w:space="0" w:color="auto"/>
                <w:right w:val="none" w:sz="0" w:space="0" w:color="auto"/>
              </w:divBdr>
            </w:div>
            <w:div w:id="1794981779">
              <w:marLeft w:val="0"/>
              <w:marRight w:val="0"/>
              <w:marTop w:val="0"/>
              <w:marBottom w:val="0"/>
              <w:divBdr>
                <w:top w:val="none" w:sz="0" w:space="0" w:color="auto"/>
                <w:left w:val="none" w:sz="0" w:space="0" w:color="auto"/>
                <w:bottom w:val="none" w:sz="0" w:space="0" w:color="auto"/>
                <w:right w:val="none" w:sz="0" w:space="0" w:color="auto"/>
              </w:divBdr>
            </w:div>
            <w:div w:id="23603327">
              <w:marLeft w:val="0"/>
              <w:marRight w:val="0"/>
              <w:marTop w:val="0"/>
              <w:marBottom w:val="0"/>
              <w:divBdr>
                <w:top w:val="none" w:sz="0" w:space="0" w:color="auto"/>
                <w:left w:val="none" w:sz="0" w:space="0" w:color="auto"/>
                <w:bottom w:val="none" w:sz="0" w:space="0" w:color="auto"/>
                <w:right w:val="none" w:sz="0" w:space="0" w:color="auto"/>
              </w:divBdr>
            </w:div>
            <w:div w:id="592208805">
              <w:marLeft w:val="0"/>
              <w:marRight w:val="0"/>
              <w:marTop w:val="0"/>
              <w:marBottom w:val="0"/>
              <w:divBdr>
                <w:top w:val="none" w:sz="0" w:space="0" w:color="auto"/>
                <w:left w:val="none" w:sz="0" w:space="0" w:color="auto"/>
                <w:bottom w:val="none" w:sz="0" w:space="0" w:color="auto"/>
                <w:right w:val="none" w:sz="0" w:space="0" w:color="auto"/>
              </w:divBdr>
            </w:div>
            <w:div w:id="1338921417">
              <w:marLeft w:val="0"/>
              <w:marRight w:val="0"/>
              <w:marTop w:val="0"/>
              <w:marBottom w:val="0"/>
              <w:divBdr>
                <w:top w:val="none" w:sz="0" w:space="0" w:color="auto"/>
                <w:left w:val="none" w:sz="0" w:space="0" w:color="auto"/>
                <w:bottom w:val="none" w:sz="0" w:space="0" w:color="auto"/>
                <w:right w:val="none" w:sz="0" w:space="0" w:color="auto"/>
              </w:divBdr>
            </w:div>
            <w:div w:id="780302450">
              <w:marLeft w:val="0"/>
              <w:marRight w:val="0"/>
              <w:marTop w:val="0"/>
              <w:marBottom w:val="0"/>
              <w:divBdr>
                <w:top w:val="none" w:sz="0" w:space="0" w:color="auto"/>
                <w:left w:val="none" w:sz="0" w:space="0" w:color="auto"/>
                <w:bottom w:val="none" w:sz="0" w:space="0" w:color="auto"/>
                <w:right w:val="none" w:sz="0" w:space="0" w:color="auto"/>
              </w:divBdr>
            </w:div>
            <w:div w:id="1267615937">
              <w:marLeft w:val="0"/>
              <w:marRight w:val="0"/>
              <w:marTop w:val="0"/>
              <w:marBottom w:val="0"/>
              <w:divBdr>
                <w:top w:val="none" w:sz="0" w:space="0" w:color="auto"/>
                <w:left w:val="none" w:sz="0" w:space="0" w:color="auto"/>
                <w:bottom w:val="none" w:sz="0" w:space="0" w:color="auto"/>
                <w:right w:val="none" w:sz="0" w:space="0" w:color="auto"/>
              </w:divBdr>
            </w:div>
            <w:div w:id="849762487">
              <w:marLeft w:val="0"/>
              <w:marRight w:val="0"/>
              <w:marTop w:val="0"/>
              <w:marBottom w:val="0"/>
              <w:divBdr>
                <w:top w:val="none" w:sz="0" w:space="0" w:color="auto"/>
                <w:left w:val="none" w:sz="0" w:space="0" w:color="auto"/>
                <w:bottom w:val="none" w:sz="0" w:space="0" w:color="auto"/>
                <w:right w:val="none" w:sz="0" w:space="0" w:color="auto"/>
              </w:divBdr>
            </w:div>
            <w:div w:id="210501864">
              <w:marLeft w:val="0"/>
              <w:marRight w:val="0"/>
              <w:marTop w:val="0"/>
              <w:marBottom w:val="0"/>
              <w:divBdr>
                <w:top w:val="none" w:sz="0" w:space="0" w:color="auto"/>
                <w:left w:val="none" w:sz="0" w:space="0" w:color="auto"/>
                <w:bottom w:val="none" w:sz="0" w:space="0" w:color="auto"/>
                <w:right w:val="none" w:sz="0" w:space="0" w:color="auto"/>
              </w:divBdr>
            </w:div>
            <w:div w:id="1146822992">
              <w:marLeft w:val="0"/>
              <w:marRight w:val="0"/>
              <w:marTop w:val="0"/>
              <w:marBottom w:val="0"/>
              <w:divBdr>
                <w:top w:val="none" w:sz="0" w:space="0" w:color="auto"/>
                <w:left w:val="none" w:sz="0" w:space="0" w:color="auto"/>
                <w:bottom w:val="none" w:sz="0" w:space="0" w:color="auto"/>
                <w:right w:val="none" w:sz="0" w:space="0" w:color="auto"/>
              </w:divBdr>
            </w:div>
            <w:div w:id="2075540288">
              <w:marLeft w:val="0"/>
              <w:marRight w:val="0"/>
              <w:marTop w:val="0"/>
              <w:marBottom w:val="0"/>
              <w:divBdr>
                <w:top w:val="none" w:sz="0" w:space="0" w:color="auto"/>
                <w:left w:val="none" w:sz="0" w:space="0" w:color="auto"/>
                <w:bottom w:val="none" w:sz="0" w:space="0" w:color="auto"/>
                <w:right w:val="none" w:sz="0" w:space="0" w:color="auto"/>
              </w:divBdr>
            </w:div>
            <w:div w:id="28331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46053">
      <w:bodyDiv w:val="1"/>
      <w:marLeft w:val="0"/>
      <w:marRight w:val="0"/>
      <w:marTop w:val="0"/>
      <w:marBottom w:val="0"/>
      <w:divBdr>
        <w:top w:val="none" w:sz="0" w:space="0" w:color="auto"/>
        <w:left w:val="none" w:sz="0" w:space="0" w:color="auto"/>
        <w:bottom w:val="none" w:sz="0" w:space="0" w:color="auto"/>
        <w:right w:val="none" w:sz="0" w:space="0" w:color="auto"/>
      </w:divBdr>
    </w:div>
    <w:div w:id="673190160">
      <w:bodyDiv w:val="1"/>
      <w:marLeft w:val="0"/>
      <w:marRight w:val="0"/>
      <w:marTop w:val="0"/>
      <w:marBottom w:val="0"/>
      <w:divBdr>
        <w:top w:val="none" w:sz="0" w:space="0" w:color="auto"/>
        <w:left w:val="none" w:sz="0" w:space="0" w:color="auto"/>
        <w:bottom w:val="none" w:sz="0" w:space="0" w:color="auto"/>
        <w:right w:val="none" w:sz="0" w:space="0" w:color="auto"/>
      </w:divBdr>
      <w:divsChild>
        <w:div w:id="739594977">
          <w:marLeft w:val="0"/>
          <w:marRight w:val="0"/>
          <w:marTop w:val="0"/>
          <w:marBottom w:val="0"/>
          <w:divBdr>
            <w:top w:val="none" w:sz="0" w:space="0" w:color="auto"/>
            <w:left w:val="none" w:sz="0" w:space="0" w:color="auto"/>
            <w:bottom w:val="none" w:sz="0" w:space="0" w:color="auto"/>
            <w:right w:val="none" w:sz="0" w:space="0" w:color="auto"/>
          </w:divBdr>
          <w:divsChild>
            <w:div w:id="372728780">
              <w:marLeft w:val="0"/>
              <w:marRight w:val="0"/>
              <w:marTop w:val="0"/>
              <w:marBottom w:val="0"/>
              <w:divBdr>
                <w:top w:val="none" w:sz="0" w:space="0" w:color="auto"/>
                <w:left w:val="none" w:sz="0" w:space="0" w:color="auto"/>
                <w:bottom w:val="none" w:sz="0" w:space="0" w:color="auto"/>
                <w:right w:val="none" w:sz="0" w:space="0" w:color="auto"/>
              </w:divBdr>
              <w:divsChild>
                <w:div w:id="479421177">
                  <w:marLeft w:val="0"/>
                  <w:marRight w:val="0"/>
                  <w:marTop w:val="0"/>
                  <w:marBottom w:val="0"/>
                  <w:divBdr>
                    <w:top w:val="none" w:sz="0" w:space="0" w:color="auto"/>
                    <w:left w:val="none" w:sz="0" w:space="0" w:color="auto"/>
                    <w:bottom w:val="none" w:sz="0" w:space="0" w:color="auto"/>
                    <w:right w:val="none" w:sz="0" w:space="0" w:color="auto"/>
                  </w:divBdr>
                  <w:divsChild>
                    <w:div w:id="184693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2484222">
      <w:bodyDiv w:val="1"/>
      <w:marLeft w:val="0"/>
      <w:marRight w:val="0"/>
      <w:marTop w:val="0"/>
      <w:marBottom w:val="0"/>
      <w:divBdr>
        <w:top w:val="none" w:sz="0" w:space="0" w:color="auto"/>
        <w:left w:val="none" w:sz="0" w:space="0" w:color="auto"/>
        <w:bottom w:val="none" w:sz="0" w:space="0" w:color="auto"/>
        <w:right w:val="none" w:sz="0" w:space="0" w:color="auto"/>
      </w:divBdr>
      <w:divsChild>
        <w:div w:id="1138188232">
          <w:marLeft w:val="0"/>
          <w:marRight w:val="0"/>
          <w:marTop w:val="0"/>
          <w:marBottom w:val="0"/>
          <w:divBdr>
            <w:top w:val="none" w:sz="0" w:space="0" w:color="auto"/>
            <w:left w:val="none" w:sz="0" w:space="0" w:color="auto"/>
            <w:bottom w:val="none" w:sz="0" w:space="0" w:color="auto"/>
            <w:right w:val="none" w:sz="0" w:space="0" w:color="auto"/>
          </w:divBdr>
          <w:divsChild>
            <w:div w:id="942227986">
              <w:marLeft w:val="0"/>
              <w:marRight w:val="0"/>
              <w:marTop w:val="0"/>
              <w:marBottom w:val="0"/>
              <w:divBdr>
                <w:top w:val="none" w:sz="0" w:space="0" w:color="auto"/>
                <w:left w:val="none" w:sz="0" w:space="0" w:color="auto"/>
                <w:bottom w:val="none" w:sz="0" w:space="0" w:color="auto"/>
                <w:right w:val="none" w:sz="0" w:space="0" w:color="auto"/>
              </w:divBdr>
              <w:divsChild>
                <w:div w:id="1092042574">
                  <w:marLeft w:val="0"/>
                  <w:marRight w:val="0"/>
                  <w:marTop w:val="0"/>
                  <w:marBottom w:val="0"/>
                  <w:divBdr>
                    <w:top w:val="none" w:sz="0" w:space="0" w:color="auto"/>
                    <w:left w:val="none" w:sz="0" w:space="0" w:color="auto"/>
                    <w:bottom w:val="none" w:sz="0" w:space="0" w:color="auto"/>
                    <w:right w:val="none" w:sz="0" w:space="0" w:color="auto"/>
                  </w:divBdr>
                  <w:divsChild>
                    <w:div w:id="68370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0493410">
      <w:bodyDiv w:val="1"/>
      <w:marLeft w:val="0"/>
      <w:marRight w:val="0"/>
      <w:marTop w:val="0"/>
      <w:marBottom w:val="0"/>
      <w:divBdr>
        <w:top w:val="none" w:sz="0" w:space="0" w:color="auto"/>
        <w:left w:val="none" w:sz="0" w:space="0" w:color="auto"/>
        <w:bottom w:val="none" w:sz="0" w:space="0" w:color="auto"/>
        <w:right w:val="none" w:sz="0" w:space="0" w:color="auto"/>
      </w:divBdr>
    </w:div>
    <w:div w:id="783310064">
      <w:bodyDiv w:val="1"/>
      <w:marLeft w:val="0"/>
      <w:marRight w:val="0"/>
      <w:marTop w:val="0"/>
      <w:marBottom w:val="0"/>
      <w:divBdr>
        <w:top w:val="none" w:sz="0" w:space="0" w:color="auto"/>
        <w:left w:val="none" w:sz="0" w:space="0" w:color="auto"/>
        <w:bottom w:val="none" w:sz="0" w:space="0" w:color="auto"/>
        <w:right w:val="none" w:sz="0" w:space="0" w:color="auto"/>
      </w:divBdr>
      <w:divsChild>
        <w:div w:id="1866478990">
          <w:marLeft w:val="0"/>
          <w:marRight w:val="0"/>
          <w:marTop w:val="0"/>
          <w:marBottom w:val="0"/>
          <w:divBdr>
            <w:top w:val="none" w:sz="0" w:space="0" w:color="auto"/>
            <w:left w:val="none" w:sz="0" w:space="0" w:color="auto"/>
            <w:bottom w:val="none" w:sz="0" w:space="0" w:color="auto"/>
            <w:right w:val="none" w:sz="0" w:space="0" w:color="auto"/>
          </w:divBdr>
          <w:divsChild>
            <w:div w:id="955865047">
              <w:marLeft w:val="0"/>
              <w:marRight w:val="0"/>
              <w:marTop w:val="0"/>
              <w:marBottom w:val="0"/>
              <w:divBdr>
                <w:top w:val="none" w:sz="0" w:space="0" w:color="auto"/>
                <w:left w:val="none" w:sz="0" w:space="0" w:color="auto"/>
                <w:bottom w:val="none" w:sz="0" w:space="0" w:color="auto"/>
                <w:right w:val="none" w:sz="0" w:space="0" w:color="auto"/>
              </w:divBdr>
              <w:divsChild>
                <w:div w:id="47531912">
                  <w:marLeft w:val="0"/>
                  <w:marRight w:val="0"/>
                  <w:marTop w:val="0"/>
                  <w:marBottom w:val="0"/>
                  <w:divBdr>
                    <w:top w:val="none" w:sz="0" w:space="0" w:color="auto"/>
                    <w:left w:val="none" w:sz="0" w:space="0" w:color="auto"/>
                    <w:bottom w:val="none" w:sz="0" w:space="0" w:color="auto"/>
                    <w:right w:val="none" w:sz="0" w:space="0" w:color="auto"/>
                  </w:divBdr>
                  <w:divsChild>
                    <w:div w:id="170717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3573350">
      <w:bodyDiv w:val="1"/>
      <w:marLeft w:val="0"/>
      <w:marRight w:val="0"/>
      <w:marTop w:val="0"/>
      <w:marBottom w:val="0"/>
      <w:divBdr>
        <w:top w:val="none" w:sz="0" w:space="0" w:color="auto"/>
        <w:left w:val="none" w:sz="0" w:space="0" w:color="auto"/>
        <w:bottom w:val="none" w:sz="0" w:space="0" w:color="auto"/>
        <w:right w:val="none" w:sz="0" w:space="0" w:color="auto"/>
      </w:divBdr>
    </w:div>
    <w:div w:id="825704650">
      <w:bodyDiv w:val="1"/>
      <w:marLeft w:val="0"/>
      <w:marRight w:val="0"/>
      <w:marTop w:val="0"/>
      <w:marBottom w:val="0"/>
      <w:divBdr>
        <w:top w:val="none" w:sz="0" w:space="0" w:color="auto"/>
        <w:left w:val="none" w:sz="0" w:space="0" w:color="auto"/>
        <w:bottom w:val="none" w:sz="0" w:space="0" w:color="auto"/>
        <w:right w:val="none" w:sz="0" w:space="0" w:color="auto"/>
      </w:divBdr>
      <w:divsChild>
        <w:div w:id="262231060">
          <w:marLeft w:val="0"/>
          <w:marRight w:val="0"/>
          <w:marTop w:val="0"/>
          <w:marBottom w:val="0"/>
          <w:divBdr>
            <w:top w:val="none" w:sz="0" w:space="0" w:color="auto"/>
            <w:left w:val="none" w:sz="0" w:space="0" w:color="auto"/>
            <w:bottom w:val="none" w:sz="0" w:space="0" w:color="auto"/>
            <w:right w:val="none" w:sz="0" w:space="0" w:color="auto"/>
          </w:divBdr>
          <w:divsChild>
            <w:div w:id="1890527142">
              <w:marLeft w:val="0"/>
              <w:marRight w:val="0"/>
              <w:marTop w:val="0"/>
              <w:marBottom w:val="0"/>
              <w:divBdr>
                <w:top w:val="none" w:sz="0" w:space="0" w:color="auto"/>
                <w:left w:val="none" w:sz="0" w:space="0" w:color="auto"/>
                <w:bottom w:val="none" w:sz="0" w:space="0" w:color="auto"/>
                <w:right w:val="none" w:sz="0" w:space="0" w:color="auto"/>
              </w:divBdr>
            </w:div>
            <w:div w:id="317926054">
              <w:marLeft w:val="0"/>
              <w:marRight w:val="0"/>
              <w:marTop w:val="0"/>
              <w:marBottom w:val="0"/>
              <w:divBdr>
                <w:top w:val="none" w:sz="0" w:space="0" w:color="auto"/>
                <w:left w:val="none" w:sz="0" w:space="0" w:color="auto"/>
                <w:bottom w:val="none" w:sz="0" w:space="0" w:color="auto"/>
                <w:right w:val="none" w:sz="0" w:space="0" w:color="auto"/>
              </w:divBdr>
            </w:div>
            <w:div w:id="1111977662">
              <w:marLeft w:val="0"/>
              <w:marRight w:val="0"/>
              <w:marTop w:val="0"/>
              <w:marBottom w:val="0"/>
              <w:divBdr>
                <w:top w:val="none" w:sz="0" w:space="0" w:color="auto"/>
                <w:left w:val="none" w:sz="0" w:space="0" w:color="auto"/>
                <w:bottom w:val="none" w:sz="0" w:space="0" w:color="auto"/>
                <w:right w:val="none" w:sz="0" w:space="0" w:color="auto"/>
              </w:divBdr>
            </w:div>
            <w:div w:id="287318664">
              <w:marLeft w:val="0"/>
              <w:marRight w:val="0"/>
              <w:marTop w:val="0"/>
              <w:marBottom w:val="0"/>
              <w:divBdr>
                <w:top w:val="none" w:sz="0" w:space="0" w:color="auto"/>
                <w:left w:val="none" w:sz="0" w:space="0" w:color="auto"/>
                <w:bottom w:val="none" w:sz="0" w:space="0" w:color="auto"/>
                <w:right w:val="none" w:sz="0" w:space="0" w:color="auto"/>
              </w:divBdr>
            </w:div>
            <w:div w:id="1465394146">
              <w:marLeft w:val="0"/>
              <w:marRight w:val="0"/>
              <w:marTop w:val="0"/>
              <w:marBottom w:val="0"/>
              <w:divBdr>
                <w:top w:val="none" w:sz="0" w:space="0" w:color="auto"/>
                <w:left w:val="none" w:sz="0" w:space="0" w:color="auto"/>
                <w:bottom w:val="none" w:sz="0" w:space="0" w:color="auto"/>
                <w:right w:val="none" w:sz="0" w:space="0" w:color="auto"/>
              </w:divBdr>
            </w:div>
            <w:div w:id="584992767">
              <w:marLeft w:val="0"/>
              <w:marRight w:val="0"/>
              <w:marTop w:val="0"/>
              <w:marBottom w:val="0"/>
              <w:divBdr>
                <w:top w:val="none" w:sz="0" w:space="0" w:color="auto"/>
                <w:left w:val="none" w:sz="0" w:space="0" w:color="auto"/>
                <w:bottom w:val="none" w:sz="0" w:space="0" w:color="auto"/>
                <w:right w:val="none" w:sz="0" w:space="0" w:color="auto"/>
              </w:divBdr>
            </w:div>
            <w:div w:id="773868070">
              <w:marLeft w:val="0"/>
              <w:marRight w:val="0"/>
              <w:marTop w:val="0"/>
              <w:marBottom w:val="0"/>
              <w:divBdr>
                <w:top w:val="none" w:sz="0" w:space="0" w:color="auto"/>
                <w:left w:val="none" w:sz="0" w:space="0" w:color="auto"/>
                <w:bottom w:val="none" w:sz="0" w:space="0" w:color="auto"/>
                <w:right w:val="none" w:sz="0" w:space="0" w:color="auto"/>
              </w:divBdr>
            </w:div>
            <w:div w:id="688873127">
              <w:marLeft w:val="0"/>
              <w:marRight w:val="0"/>
              <w:marTop w:val="0"/>
              <w:marBottom w:val="0"/>
              <w:divBdr>
                <w:top w:val="none" w:sz="0" w:space="0" w:color="auto"/>
                <w:left w:val="none" w:sz="0" w:space="0" w:color="auto"/>
                <w:bottom w:val="none" w:sz="0" w:space="0" w:color="auto"/>
                <w:right w:val="none" w:sz="0" w:space="0" w:color="auto"/>
              </w:divBdr>
            </w:div>
            <w:div w:id="1501385177">
              <w:marLeft w:val="0"/>
              <w:marRight w:val="0"/>
              <w:marTop w:val="0"/>
              <w:marBottom w:val="0"/>
              <w:divBdr>
                <w:top w:val="none" w:sz="0" w:space="0" w:color="auto"/>
                <w:left w:val="none" w:sz="0" w:space="0" w:color="auto"/>
                <w:bottom w:val="none" w:sz="0" w:space="0" w:color="auto"/>
                <w:right w:val="none" w:sz="0" w:space="0" w:color="auto"/>
              </w:divBdr>
            </w:div>
            <w:div w:id="189153505">
              <w:marLeft w:val="0"/>
              <w:marRight w:val="0"/>
              <w:marTop w:val="0"/>
              <w:marBottom w:val="0"/>
              <w:divBdr>
                <w:top w:val="none" w:sz="0" w:space="0" w:color="auto"/>
                <w:left w:val="none" w:sz="0" w:space="0" w:color="auto"/>
                <w:bottom w:val="none" w:sz="0" w:space="0" w:color="auto"/>
                <w:right w:val="none" w:sz="0" w:space="0" w:color="auto"/>
              </w:divBdr>
            </w:div>
            <w:div w:id="466703184">
              <w:marLeft w:val="0"/>
              <w:marRight w:val="0"/>
              <w:marTop w:val="0"/>
              <w:marBottom w:val="0"/>
              <w:divBdr>
                <w:top w:val="none" w:sz="0" w:space="0" w:color="auto"/>
                <w:left w:val="none" w:sz="0" w:space="0" w:color="auto"/>
                <w:bottom w:val="none" w:sz="0" w:space="0" w:color="auto"/>
                <w:right w:val="none" w:sz="0" w:space="0" w:color="auto"/>
              </w:divBdr>
            </w:div>
            <w:div w:id="100270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363597">
      <w:bodyDiv w:val="1"/>
      <w:marLeft w:val="0"/>
      <w:marRight w:val="0"/>
      <w:marTop w:val="0"/>
      <w:marBottom w:val="0"/>
      <w:divBdr>
        <w:top w:val="none" w:sz="0" w:space="0" w:color="auto"/>
        <w:left w:val="none" w:sz="0" w:space="0" w:color="auto"/>
        <w:bottom w:val="none" w:sz="0" w:space="0" w:color="auto"/>
        <w:right w:val="none" w:sz="0" w:space="0" w:color="auto"/>
      </w:divBdr>
    </w:div>
    <w:div w:id="1227374142">
      <w:bodyDiv w:val="1"/>
      <w:marLeft w:val="0"/>
      <w:marRight w:val="0"/>
      <w:marTop w:val="0"/>
      <w:marBottom w:val="0"/>
      <w:divBdr>
        <w:top w:val="none" w:sz="0" w:space="0" w:color="auto"/>
        <w:left w:val="none" w:sz="0" w:space="0" w:color="auto"/>
        <w:bottom w:val="none" w:sz="0" w:space="0" w:color="auto"/>
        <w:right w:val="none" w:sz="0" w:space="0" w:color="auto"/>
      </w:divBdr>
    </w:div>
    <w:div w:id="1350986086">
      <w:bodyDiv w:val="1"/>
      <w:marLeft w:val="0"/>
      <w:marRight w:val="0"/>
      <w:marTop w:val="0"/>
      <w:marBottom w:val="0"/>
      <w:divBdr>
        <w:top w:val="none" w:sz="0" w:space="0" w:color="auto"/>
        <w:left w:val="none" w:sz="0" w:space="0" w:color="auto"/>
        <w:bottom w:val="none" w:sz="0" w:space="0" w:color="auto"/>
        <w:right w:val="none" w:sz="0" w:space="0" w:color="auto"/>
      </w:divBdr>
    </w:div>
    <w:div w:id="1382366446">
      <w:bodyDiv w:val="1"/>
      <w:marLeft w:val="0"/>
      <w:marRight w:val="0"/>
      <w:marTop w:val="0"/>
      <w:marBottom w:val="0"/>
      <w:divBdr>
        <w:top w:val="none" w:sz="0" w:space="0" w:color="auto"/>
        <w:left w:val="none" w:sz="0" w:space="0" w:color="auto"/>
        <w:bottom w:val="none" w:sz="0" w:space="0" w:color="auto"/>
        <w:right w:val="none" w:sz="0" w:space="0" w:color="auto"/>
      </w:divBdr>
      <w:divsChild>
        <w:div w:id="404573492">
          <w:marLeft w:val="0"/>
          <w:marRight w:val="0"/>
          <w:marTop w:val="0"/>
          <w:marBottom w:val="0"/>
          <w:divBdr>
            <w:top w:val="none" w:sz="0" w:space="0" w:color="auto"/>
            <w:left w:val="none" w:sz="0" w:space="0" w:color="auto"/>
            <w:bottom w:val="none" w:sz="0" w:space="0" w:color="auto"/>
            <w:right w:val="none" w:sz="0" w:space="0" w:color="auto"/>
          </w:divBdr>
          <w:divsChild>
            <w:div w:id="77137360">
              <w:marLeft w:val="0"/>
              <w:marRight w:val="0"/>
              <w:marTop w:val="0"/>
              <w:marBottom w:val="0"/>
              <w:divBdr>
                <w:top w:val="none" w:sz="0" w:space="0" w:color="auto"/>
                <w:left w:val="none" w:sz="0" w:space="0" w:color="auto"/>
                <w:bottom w:val="none" w:sz="0" w:space="0" w:color="auto"/>
                <w:right w:val="none" w:sz="0" w:space="0" w:color="auto"/>
              </w:divBdr>
              <w:divsChild>
                <w:div w:id="1925911937">
                  <w:marLeft w:val="0"/>
                  <w:marRight w:val="0"/>
                  <w:marTop w:val="0"/>
                  <w:marBottom w:val="0"/>
                  <w:divBdr>
                    <w:top w:val="none" w:sz="0" w:space="0" w:color="auto"/>
                    <w:left w:val="none" w:sz="0" w:space="0" w:color="auto"/>
                    <w:bottom w:val="none" w:sz="0" w:space="0" w:color="auto"/>
                    <w:right w:val="none" w:sz="0" w:space="0" w:color="auto"/>
                  </w:divBdr>
                  <w:divsChild>
                    <w:div w:id="3612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954255">
      <w:bodyDiv w:val="1"/>
      <w:marLeft w:val="0"/>
      <w:marRight w:val="0"/>
      <w:marTop w:val="0"/>
      <w:marBottom w:val="0"/>
      <w:divBdr>
        <w:top w:val="none" w:sz="0" w:space="0" w:color="auto"/>
        <w:left w:val="none" w:sz="0" w:space="0" w:color="auto"/>
        <w:bottom w:val="none" w:sz="0" w:space="0" w:color="auto"/>
        <w:right w:val="none" w:sz="0" w:space="0" w:color="auto"/>
      </w:divBdr>
    </w:div>
    <w:div w:id="1532182617">
      <w:bodyDiv w:val="1"/>
      <w:marLeft w:val="0"/>
      <w:marRight w:val="0"/>
      <w:marTop w:val="0"/>
      <w:marBottom w:val="0"/>
      <w:divBdr>
        <w:top w:val="none" w:sz="0" w:space="0" w:color="auto"/>
        <w:left w:val="none" w:sz="0" w:space="0" w:color="auto"/>
        <w:bottom w:val="none" w:sz="0" w:space="0" w:color="auto"/>
        <w:right w:val="none" w:sz="0" w:space="0" w:color="auto"/>
      </w:divBdr>
      <w:divsChild>
        <w:div w:id="1858619139">
          <w:marLeft w:val="0"/>
          <w:marRight w:val="0"/>
          <w:marTop w:val="0"/>
          <w:marBottom w:val="0"/>
          <w:divBdr>
            <w:top w:val="none" w:sz="0" w:space="0" w:color="auto"/>
            <w:left w:val="none" w:sz="0" w:space="0" w:color="auto"/>
            <w:bottom w:val="none" w:sz="0" w:space="0" w:color="auto"/>
            <w:right w:val="none" w:sz="0" w:space="0" w:color="auto"/>
          </w:divBdr>
          <w:divsChild>
            <w:div w:id="832184865">
              <w:marLeft w:val="0"/>
              <w:marRight w:val="0"/>
              <w:marTop w:val="0"/>
              <w:marBottom w:val="0"/>
              <w:divBdr>
                <w:top w:val="none" w:sz="0" w:space="0" w:color="auto"/>
                <w:left w:val="none" w:sz="0" w:space="0" w:color="auto"/>
                <w:bottom w:val="none" w:sz="0" w:space="0" w:color="auto"/>
                <w:right w:val="none" w:sz="0" w:space="0" w:color="auto"/>
              </w:divBdr>
              <w:divsChild>
                <w:div w:id="624503322">
                  <w:marLeft w:val="0"/>
                  <w:marRight w:val="0"/>
                  <w:marTop w:val="0"/>
                  <w:marBottom w:val="0"/>
                  <w:divBdr>
                    <w:top w:val="none" w:sz="0" w:space="0" w:color="auto"/>
                    <w:left w:val="none" w:sz="0" w:space="0" w:color="auto"/>
                    <w:bottom w:val="none" w:sz="0" w:space="0" w:color="auto"/>
                    <w:right w:val="none" w:sz="0" w:space="0" w:color="auto"/>
                  </w:divBdr>
                  <w:divsChild>
                    <w:div w:id="100593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5035840">
      <w:bodyDiv w:val="1"/>
      <w:marLeft w:val="0"/>
      <w:marRight w:val="0"/>
      <w:marTop w:val="0"/>
      <w:marBottom w:val="0"/>
      <w:divBdr>
        <w:top w:val="none" w:sz="0" w:space="0" w:color="auto"/>
        <w:left w:val="none" w:sz="0" w:space="0" w:color="auto"/>
        <w:bottom w:val="none" w:sz="0" w:space="0" w:color="auto"/>
        <w:right w:val="none" w:sz="0" w:space="0" w:color="auto"/>
      </w:divBdr>
    </w:div>
    <w:div w:id="1694570649">
      <w:bodyDiv w:val="1"/>
      <w:marLeft w:val="0"/>
      <w:marRight w:val="0"/>
      <w:marTop w:val="0"/>
      <w:marBottom w:val="0"/>
      <w:divBdr>
        <w:top w:val="none" w:sz="0" w:space="0" w:color="auto"/>
        <w:left w:val="none" w:sz="0" w:space="0" w:color="auto"/>
        <w:bottom w:val="none" w:sz="0" w:space="0" w:color="auto"/>
        <w:right w:val="none" w:sz="0" w:space="0" w:color="auto"/>
      </w:divBdr>
    </w:div>
    <w:div w:id="1779450250">
      <w:bodyDiv w:val="1"/>
      <w:marLeft w:val="0"/>
      <w:marRight w:val="0"/>
      <w:marTop w:val="0"/>
      <w:marBottom w:val="0"/>
      <w:divBdr>
        <w:top w:val="none" w:sz="0" w:space="0" w:color="auto"/>
        <w:left w:val="none" w:sz="0" w:space="0" w:color="auto"/>
        <w:bottom w:val="none" w:sz="0" w:space="0" w:color="auto"/>
        <w:right w:val="none" w:sz="0" w:space="0" w:color="auto"/>
      </w:divBdr>
    </w:div>
    <w:div w:id="1818570145">
      <w:bodyDiv w:val="1"/>
      <w:marLeft w:val="0"/>
      <w:marRight w:val="0"/>
      <w:marTop w:val="0"/>
      <w:marBottom w:val="0"/>
      <w:divBdr>
        <w:top w:val="none" w:sz="0" w:space="0" w:color="auto"/>
        <w:left w:val="none" w:sz="0" w:space="0" w:color="auto"/>
        <w:bottom w:val="none" w:sz="0" w:space="0" w:color="auto"/>
        <w:right w:val="none" w:sz="0" w:space="0" w:color="auto"/>
      </w:divBdr>
    </w:div>
    <w:div w:id="2021813311">
      <w:bodyDiv w:val="1"/>
      <w:marLeft w:val="0"/>
      <w:marRight w:val="0"/>
      <w:marTop w:val="0"/>
      <w:marBottom w:val="0"/>
      <w:divBdr>
        <w:top w:val="none" w:sz="0" w:space="0" w:color="auto"/>
        <w:left w:val="none" w:sz="0" w:space="0" w:color="auto"/>
        <w:bottom w:val="none" w:sz="0" w:space="0" w:color="auto"/>
        <w:right w:val="none" w:sz="0" w:space="0" w:color="auto"/>
      </w:divBdr>
    </w:div>
    <w:div w:id="2037583437">
      <w:bodyDiv w:val="1"/>
      <w:marLeft w:val="0"/>
      <w:marRight w:val="0"/>
      <w:marTop w:val="0"/>
      <w:marBottom w:val="0"/>
      <w:divBdr>
        <w:top w:val="none" w:sz="0" w:space="0" w:color="auto"/>
        <w:left w:val="none" w:sz="0" w:space="0" w:color="auto"/>
        <w:bottom w:val="none" w:sz="0" w:space="0" w:color="auto"/>
        <w:right w:val="none" w:sz="0" w:space="0" w:color="auto"/>
      </w:divBdr>
      <w:divsChild>
        <w:div w:id="2061899487">
          <w:marLeft w:val="0"/>
          <w:marRight w:val="0"/>
          <w:marTop w:val="0"/>
          <w:marBottom w:val="0"/>
          <w:divBdr>
            <w:top w:val="none" w:sz="0" w:space="0" w:color="auto"/>
            <w:left w:val="none" w:sz="0" w:space="0" w:color="auto"/>
            <w:bottom w:val="none" w:sz="0" w:space="0" w:color="auto"/>
            <w:right w:val="none" w:sz="0" w:space="0" w:color="auto"/>
          </w:divBdr>
          <w:divsChild>
            <w:div w:id="216939307">
              <w:marLeft w:val="0"/>
              <w:marRight w:val="0"/>
              <w:marTop w:val="0"/>
              <w:marBottom w:val="0"/>
              <w:divBdr>
                <w:top w:val="none" w:sz="0" w:space="0" w:color="auto"/>
                <w:left w:val="none" w:sz="0" w:space="0" w:color="auto"/>
                <w:bottom w:val="none" w:sz="0" w:space="0" w:color="auto"/>
                <w:right w:val="none" w:sz="0" w:space="0" w:color="auto"/>
              </w:divBdr>
              <w:divsChild>
                <w:div w:id="1205408683">
                  <w:marLeft w:val="0"/>
                  <w:marRight w:val="0"/>
                  <w:marTop w:val="0"/>
                  <w:marBottom w:val="0"/>
                  <w:divBdr>
                    <w:top w:val="none" w:sz="0" w:space="0" w:color="auto"/>
                    <w:left w:val="none" w:sz="0" w:space="0" w:color="auto"/>
                    <w:bottom w:val="none" w:sz="0" w:space="0" w:color="auto"/>
                    <w:right w:val="none" w:sz="0" w:space="0" w:color="auto"/>
                  </w:divBdr>
                  <w:divsChild>
                    <w:div w:id="1170605532">
                      <w:marLeft w:val="0"/>
                      <w:marRight w:val="0"/>
                      <w:marTop w:val="0"/>
                      <w:marBottom w:val="0"/>
                      <w:divBdr>
                        <w:top w:val="none" w:sz="0" w:space="0" w:color="auto"/>
                        <w:left w:val="none" w:sz="0" w:space="0" w:color="auto"/>
                        <w:bottom w:val="none" w:sz="0" w:space="0" w:color="auto"/>
                        <w:right w:val="none" w:sz="0" w:space="0" w:color="auto"/>
                      </w:divBdr>
                    </w:div>
                  </w:divsChild>
                </w:div>
                <w:div w:id="1649551880">
                  <w:marLeft w:val="0"/>
                  <w:marRight w:val="0"/>
                  <w:marTop w:val="0"/>
                  <w:marBottom w:val="0"/>
                  <w:divBdr>
                    <w:top w:val="none" w:sz="0" w:space="0" w:color="auto"/>
                    <w:left w:val="none" w:sz="0" w:space="0" w:color="auto"/>
                    <w:bottom w:val="none" w:sz="0" w:space="0" w:color="auto"/>
                    <w:right w:val="none" w:sz="0" w:space="0" w:color="auto"/>
                  </w:divBdr>
                  <w:divsChild>
                    <w:div w:id="29603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1243616">
      <w:bodyDiv w:val="1"/>
      <w:marLeft w:val="0"/>
      <w:marRight w:val="0"/>
      <w:marTop w:val="0"/>
      <w:marBottom w:val="0"/>
      <w:divBdr>
        <w:top w:val="none" w:sz="0" w:space="0" w:color="auto"/>
        <w:left w:val="none" w:sz="0" w:space="0" w:color="auto"/>
        <w:bottom w:val="none" w:sz="0" w:space="0" w:color="auto"/>
        <w:right w:val="none" w:sz="0" w:space="0" w:color="auto"/>
      </w:divBdr>
      <w:divsChild>
        <w:div w:id="1460881189">
          <w:marLeft w:val="0"/>
          <w:marRight w:val="0"/>
          <w:marTop w:val="0"/>
          <w:marBottom w:val="0"/>
          <w:divBdr>
            <w:top w:val="none" w:sz="0" w:space="0" w:color="auto"/>
            <w:left w:val="none" w:sz="0" w:space="0" w:color="auto"/>
            <w:bottom w:val="none" w:sz="0" w:space="0" w:color="auto"/>
            <w:right w:val="none" w:sz="0" w:space="0" w:color="auto"/>
          </w:divBdr>
          <w:divsChild>
            <w:div w:id="1576890144">
              <w:marLeft w:val="0"/>
              <w:marRight w:val="0"/>
              <w:marTop w:val="0"/>
              <w:marBottom w:val="0"/>
              <w:divBdr>
                <w:top w:val="none" w:sz="0" w:space="0" w:color="auto"/>
                <w:left w:val="none" w:sz="0" w:space="0" w:color="auto"/>
                <w:bottom w:val="none" w:sz="0" w:space="0" w:color="auto"/>
                <w:right w:val="none" w:sz="0" w:space="0" w:color="auto"/>
              </w:divBdr>
              <w:divsChild>
                <w:div w:id="552041350">
                  <w:marLeft w:val="0"/>
                  <w:marRight w:val="0"/>
                  <w:marTop w:val="0"/>
                  <w:marBottom w:val="0"/>
                  <w:divBdr>
                    <w:top w:val="none" w:sz="0" w:space="0" w:color="auto"/>
                    <w:left w:val="none" w:sz="0" w:space="0" w:color="auto"/>
                    <w:bottom w:val="none" w:sz="0" w:space="0" w:color="auto"/>
                    <w:right w:val="none" w:sz="0" w:space="0" w:color="auto"/>
                  </w:divBdr>
                  <w:divsChild>
                    <w:div w:id="1765606688">
                      <w:marLeft w:val="0"/>
                      <w:marRight w:val="0"/>
                      <w:marTop w:val="0"/>
                      <w:marBottom w:val="0"/>
                      <w:divBdr>
                        <w:top w:val="none" w:sz="0" w:space="0" w:color="auto"/>
                        <w:left w:val="none" w:sz="0" w:space="0" w:color="auto"/>
                        <w:bottom w:val="none" w:sz="0" w:space="0" w:color="auto"/>
                        <w:right w:val="none" w:sz="0" w:space="0" w:color="auto"/>
                      </w:divBdr>
                    </w:div>
                  </w:divsChild>
                </w:div>
                <w:div w:id="1579359270">
                  <w:marLeft w:val="0"/>
                  <w:marRight w:val="0"/>
                  <w:marTop w:val="0"/>
                  <w:marBottom w:val="0"/>
                  <w:divBdr>
                    <w:top w:val="none" w:sz="0" w:space="0" w:color="auto"/>
                    <w:left w:val="none" w:sz="0" w:space="0" w:color="auto"/>
                    <w:bottom w:val="none" w:sz="0" w:space="0" w:color="auto"/>
                    <w:right w:val="none" w:sz="0" w:space="0" w:color="auto"/>
                  </w:divBdr>
                  <w:divsChild>
                    <w:div w:id="206282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198496">
      <w:bodyDiv w:val="1"/>
      <w:marLeft w:val="0"/>
      <w:marRight w:val="0"/>
      <w:marTop w:val="0"/>
      <w:marBottom w:val="0"/>
      <w:divBdr>
        <w:top w:val="none" w:sz="0" w:space="0" w:color="auto"/>
        <w:left w:val="none" w:sz="0" w:space="0" w:color="auto"/>
        <w:bottom w:val="none" w:sz="0" w:space="0" w:color="auto"/>
        <w:right w:val="none" w:sz="0" w:space="0" w:color="auto"/>
      </w:divBdr>
      <w:divsChild>
        <w:div w:id="1317803296">
          <w:marLeft w:val="0"/>
          <w:marRight w:val="0"/>
          <w:marTop w:val="0"/>
          <w:marBottom w:val="0"/>
          <w:divBdr>
            <w:top w:val="none" w:sz="0" w:space="0" w:color="auto"/>
            <w:left w:val="none" w:sz="0" w:space="0" w:color="auto"/>
            <w:bottom w:val="none" w:sz="0" w:space="0" w:color="auto"/>
            <w:right w:val="none" w:sz="0" w:space="0" w:color="auto"/>
          </w:divBdr>
          <w:divsChild>
            <w:div w:id="436486627">
              <w:marLeft w:val="0"/>
              <w:marRight w:val="0"/>
              <w:marTop w:val="0"/>
              <w:marBottom w:val="0"/>
              <w:divBdr>
                <w:top w:val="none" w:sz="0" w:space="0" w:color="auto"/>
                <w:left w:val="none" w:sz="0" w:space="0" w:color="auto"/>
                <w:bottom w:val="none" w:sz="0" w:space="0" w:color="auto"/>
                <w:right w:val="none" w:sz="0" w:space="0" w:color="auto"/>
              </w:divBdr>
              <w:divsChild>
                <w:div w:id="239826906">
                  <w:marLeft w:val="0"/>
                  <w:marRight w:val="0"/>
                  <w:marTop w:val="0"/>
                  <w:marBottom w:val="0"/>
                  <w:divBdr>
                    <w:top w:val="none" w:sz="0" w:space="0" w:color="auto"/>
                    <w:left w:val="none" w:sz="0" w:space="0" w:color="auto"/>
                    <w:bottom w:val="none" w:sz="0" w:space="0" w:color="auto"/>
                    <w:right w:val="none" w:sz="0" w:space="0" w:color="auto"/>
                  </w:divBdr>
                  <w:divsChild>
                    <w:div w:id="53847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8822067">
      <w:bodyDiv w:val="1"/>
      <w:marLeft w:val="0"/>
      <w:marRight w:val="0"/>
      <w:marTop w:val="0"/>
      <w:marBottom w:val="0"/>
      <w:divBdr>
        <w:top w:val="none" w:sz="0" w:space="0" w:color="auto"/>
        <w:left w:val="none" w:sz="0" w:space="0" w:color="auto"/>
        <w:bottom w:val="none" w:sz="0" w:space="0" w:color="auto"/>
        <w:right w:val="none" w:sz="0" w:space="0" w:color="auto"/>
      </w:divBdr>
    </w:div>
    <w:div w:id="2106607909">
      <w:bodyDiv w:val="1"/>
      <w:marLeft w:val="0"/>
      <w:marRight w:val="0"/>
      <w:marTop w:val="0"/>
      <w:marBottom w:val="0"/>
      <w:divBdr>
        <w:top w:val="none" w:sz="0" w:space="0" w:color="auto"/>
        <w:left w:val="none" w:sz="0" w:space="0" w:color="auto"/>
        <w:bottom w:val="none" w:sz="0" w:space="0" w:color="auto"/>
        <w:right w:val="none" w:sz="0" w:space="0" w:color="auto"/>
      </w:divBdr>
      <w:divsChild>
        <w:div w:id="1811092688">
          <w:marLeft w:val="0"/>
          <w:marRight w:val="0"/>
          <w:marTop w:val="0"/>
          <w:marBottom w:val="0"/>
          <w:divBdr>
            <w:top w:val="none" w:sz="0" w:space="0" w:color="auto"/>
            <w:left w:val="none" w:sz="0" w:space="0" w:color="auto"/>
            <w:bottom w:val="none" w:sz="0" w:space="0" w:color="auto"/>
            <w:right w:val="none" w:sz="0" w:space="0" w:color="auto"/>
          </w:divBdr>
          <w:divsChild>
            <w:div w:id="2022314695">
              <w:marLeft w:val="0"/>
              <w:marRight w:val="0"/>
              <w:marTop w:val="0"/>
              <w:marBottom w:val="0"/>
              <w:divBdr>
                <w:top w:val="none" w:sz="0" w:space="0" w:color="auto"/>
                <w:left w:val="none" w:sz="0" w:space="0" w:color="auto"/>
                <w:bottom w:val="none" w:sz="0" w:space="0" w:color="auto"/>
                <w:right w:val="none" w:sz="0" w:space="0" w:color="auto"/>
              </w:divBdr>
              <w:divsChild>
                <w:div w:id="2069915034">
                  <w:marLeft w:val="0"/>
                  <w:marRight w:val="0"/>
                  <w:marTop w:val="0"/>
                  <w:marBottom w:val="0"/>
                  <w:divBdr>
                    <w:top w:val="none" w:sz="0" w:space="0" w:color="auto"/>
                    <w:left w:val="none" w:sz="0" w:space="0" w:color="auto"/>
                    <w:bottom w:val="none" w:sz="0" w:space="0" w:color="auto"/>
                    <w:right w:val="none" w:sz="0" w:space="0" w:color="auto"/>
                  </w:divBdr>
                  <w:divsChild>
                    <w:div w:id="132739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encoding w:val="windows-125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microsoft.com/office/2011/relationships/people" Target="people.xml"/></Relationships>
</file>

<file path=word/_rels/header1.xml.rels><?xml version="1.0" encoding="UTF-8" standalone="yes"?>
<Relationships xmlns="http://schemas.openxmlformats.org/package/2006/relationships"><Relationship Id="rId2" Type="http://schemas.openxmlformats.org/officeDocument/2006/relationships/image" Target="media/image17.jpg"/><Relationship Id="rId1"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33BDC2-637C-6740-80F5-6ABA5BA307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10800</TotalTime>
  <Pages>23</Pages>
  <Words>5574</Words>
  <Characters>31774</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Raghad Adel Abdullah Alshabana</dc:creator>
  <cp:keywords/>
  <dc:description/>
  <cp:lastModifiedBy>Areej Turky Sahu Alotaibi</cp:lastModifiedBy>
  <cp:revision>12</cp:revision>
  <dcterms:created xsi:type="dcterms:W3CDTF">2021-12-11T20:53:00Z</dcterms:created>
  <dcterms:modified xsi:type="dcterms:W3CDTF">2022-01-24T17:09:00Z</dcterms:modified>
</cp:coreProperties>
</file>